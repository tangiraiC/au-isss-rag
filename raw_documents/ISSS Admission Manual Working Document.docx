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8DEB7" w14:textId="6D3C0105" w:rsidR="00100D12" w:rsidRPr="00FE0A2B" w:rsidRDefault="00100D12" w:rsidP="00100D12">
      <w:pPr>
        <w:tabs>
          <w:tab w:val="clear" w:pos="6804"/>
        </w:tabs>
        <w:spacing w:after="4560"/>
        <w:ind w:left="288"/>
        <w:jc w:val="center"/>
        <w:rPr>
          <w:rFonts w:asciiTheme="minorHAnsi" w:hAnsiTheme="minorHAnsi" w:cstheme="minorHAnsi"/>
          <w:noProof/>
          <w:lang w:bidi="ar-SA"/>
        </w:rPr>
      </w:pPr>
    </w:p>
    <w:p w14:paraId="01E4C06A" w14:textId="3ACEB2C2" w:rsidR="00100D12" w:rsidRPr="00FE0A2B" w:rsidRDefault="00533938" w:rsidP="00100D12">
      <w:pPr>
        <w:spacing w:after="720"/>
        <w:ind w:left="288"/>
        <w:jc w:val="center"/>
        <w:rPr>
          <w:rFonts w:asciiTheme="minorHAnsi" w:hAnsiTheme="minorHAnsi" w:cstheme="minorHAnsi"/>
          <w:b/>
          <w:bCs/>
          <w:sz w:val="20"/>
          <w:szCs w:val="20"/>
        </w:rPr>
      </w:pPr>
      <w:r>
        <w:rPr>
          <w:noProof/>
        </w:rPr>
        <w:drawing>
          <wp:inline distT="0" distB="0" distL="0" distR="0" wp14:anchorId="26AC9F02" wp14:editId="5323E5DB">
            <wp:extent cx="4570936" cy="1624204"/>
            <wp:effectExtent l="0" t="0" r="1270" b="0"/>
            <wp:docPr id="1" name="Picture 1" descr="AU icon above American University, red rule separator, Washington,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 icon above American University, red rule separator, Washington, D.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7581" cy="1633672"/>
                    </a:xfrm>
                    <a:prstGeom prst="rect">
                      <a:avLst/>
                    </a:prstGeom>
                    <a:noFill/>
                    <a:ln>
                      <a:noFill/>
                    </a:ln>
                  </pic:spPr>
                </pic:pic>
              </a:graphicData>
            </a:graphic>
          </wp:inline>
        </w:drawing>
      </w:r>
    </w:p>
    <w:p w14:paraId="3FB6633F" w14:textId="77777777" w:rsidR="00100D12" w:rsidRPr="006A2425" w:rsidRDefault="00100D12" w:rsidP="00100D12">
      <w:pPr>
        <w:jc w:val="center"/>
        <w:rPr>
          <w:rFonts w:asciiTheme="minorHAnsi" w:hAnsiTheme="minorHAnsi" w:cstheme="minorHAnsi"/>
          <w:b/>
          <w:color w:val="1F3864" w:themeColor="accent1" w:themeShade="80"/>
          <w:sz w:val="44"/>
          <w:szCs w:val="44"/>
        </w:rPr>
      </w:pPr>
      <w:bookmarkStart w:id="0" w:name="_Toc461512248"/>
      <w:bookmarkStart w:id="1" w:name="_Toc461515466"/>
      <w:r w:rsidRPr="006A2425">
        <w:rPr>
          <w:rFonts w:asciiTheme="minorHAnsi" w:hAnsiTheme="minorHAnsi" w:cstheme="minorHAnsi"/>
          <w:b/>
          <w:color w:val="1F3864" w:themeColor="accent1" w:themeShade="80"/>
          <w:sz w:val="44"/>
          <w:szCs w:val="44"/>
        </w:rPr>
        <w:t>International Student and Scholar Services</w:t>
      </w:r>
      <w:bookmarkEnd w:id="0"/>
      <w:bookmarkEnd w:id="1"/>
    </w:p>
    <w:p w14:paraId="530A3F54" w14:textId="77777777" w:rsidR="00100D12" w:rsidRPr="006A2425" w:rsidRDefault="00100D12" w:rsidP="00100D12">
      <w:pPr>
        <w:jc w:val="center"/>
        <w:rPr>
          <w:rFonts w:asciiTheme="minorHAnsi" w:hAnsiTheme="minorHAnsi" w:cstheme="minorHAnsi"/>
          <w:b/>
          <w:color w:val="1F3864" w:themeColor="accent1" w:themeShade="80"/>
          <w:sz w:val="44"/>
          <w:szCs w:val="44"/>
        </w:rPr>
      </w:pPr>
      <w:r w:rsidRPr="006A2425">
        <w:rPr>
          <w:rFonts w:asciiTheme="minorHAnsi" w:hAnsiTheme="minorHAnsi" w:cstheme="minorHAnsi"/>
          <w:b/>
          <w:i/>
          <w:color w:val="1F3864" w:themeColor="accent1" w:themeShade="80"/>
          <w:sz w:val="44"/>
          <w:szCs w:val="44"/>
        </w:rPr>
        <w:t>Admission Policy Guide</w:t>
      </w:r>
    </w:p>
    <w:p w14:paraId="4B2C6962" w14:textId="2310CBE4" w:rsidR="00100D12" w:rsidRPr="006A2425" w:rsidRDefault="00100D12" w:rsidP="00100D12">
      <w:pPr>
        <w:jc w:val="center"/>
        <w:rPr>
          <w:rFonts w:asciiTheme="minorHAnsi" w:hAnsiTheme="minorHAnsi" w:cstheme="minorHAnsi"/>
          <w:color w:val="1F3864" w:themeColor="accent1" w:themeShade="80"/>
        </w:rPr>
      </w:pPr>
      <w:bookmarkStart w:id="2" w:name="_Toc461512250"/>
      <w:bookmarkStart w:id="3" w:name="_Toc461515468"/>
      <w:r w:rsidRPr="006A2425">
        <w:rPr>
          <w:rFonts w:asciiTheme="minorHAnsi" w:hAnsiTheme="minorHAnsi" w:cstheme="minorHAnsi"/>
          <w:b/>
          <w:color w:val="1F3864" w:themeColor="accent1" w:themeShade="80"/>
          <w:sz w:val="44"/>
          <w:szCs w:val="44"/>
        </w:rPr>
        <w:t>20</w:t>
      </w:r>
      <w:bookmarkEnd w:id="2"/>
      <w:bookmarkEnd w:id="3"/>
      <w:r w:rsidRPr="006A2425">
        <w:rPr>
          <w:rFonts w:asciiTheme="minorHAnsi" w:hAnsiTheme="minorHAnsi" w:cstheme="minorHAnsi"/>
          <w:b/>
          <w:color w:val="1F3864" w:themeColor="accent1" w:themeShade="80"/>
          <w:sz w:val="44"/>
          <w:szCs w:val="44"/>
        </w:rPr>
        <w:t>2</w:t>
      </w:r>
      <w:r w:rsidR="00D002ED">
        <w:rPr>
          <w:rFonts w:asciiTheme="minorHAnsi" w:hAnsiTheme="minorHAnsi" w:cstheme="minorHAnsi"/>
          <w:b/>
          <w:color w:val="1F3864" w:themeColor="accent1" w:themeShade="80"/>
          <w:sz w:val="44"/>
          <w:szCs w:val="44"/>
        </w:rPr>
        <w:t>3</w:t>
      </w:r>
    </w:p>
    <w:p w14:paraId="31EECA2E" w14:textId="77777777" w:rsidR="00100D12" w:rsidRPr="00FE0A2B" w:rsidRDefault="00100D12" w:rsidP="00EA1501">
      <w:pPr>
        <w:rPr>
          <w:rFonts w:asciiTheme="minorHAnsi" w:hAnsiTheme="minorHAnsi" w:cstheme="minorHAnsi"/>
          <w:sz w:val="20"/>
          <w:szCs w:val="20"/>
        </w:rPr>
        <w:sectPr w:rsidR="00100D12" w:rsidRPr="00FE0A2B" w:rsidSect="00100D12">
          <w:headerReference w:type="default" r:id="rId9"/>
          <w:footerReference w:type="even" r:id="rId10"/>
          <w:footerReference w:type="default" r:id="rId11"/>
          <w:pgSz w:w="12240" w:h="15840"/>
          <w:pgMar w:top="720" w:right="720" w:bottom="720" w:left="720" w:header="720" w:footer="720" w:gutter="0"/>
          <w:pgBorders>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p>
    <w:p w14:paraId="6E59430A" w14:textId="3325A798" w:rsidR="00100D12" w:rsidRPr="006A2425" w:rsidRDefault="00100D12" w:rsidP="00CC1307">
      <w:pPr>
        <w:jc w:val="center"/>
        <w:rPr>
          <w:rFonts w:asciiTheme="minorHAnsi" w:hAnsiTheme="minorHAnsi" w:cstheme="minorHAnsi"/>
          <w:b/>
          <w:bCs/>
          <w:color w:val="1F3864" w:themeColor="accent1" w:themeShade="80"/>
          <w:sz w:val="28"/>
          <w:szCs w:val="28"/>
        </w:rPr>
      </w:pPr>
      <w:bookmarkStart w:id="4" w:name="_Toc339509644"/>
      <w:bookmarkStart w:id="5" w:name="_Toc339509849"/>
      <w:bookmarkStart w:id="6" w:name="_Toc339510111"/>
      <w:bookmarkStart w:id="7" w:name="_Toc339589978"/>
      <w:bookmarkStart w:id="8" w:name="_Toc339603774"/>
      <w:bookmarkStart w:id="9" w:name="_Toc340122547"/>
      <w:bookmarkStart w:id="10" w:name="_Toc345394046"/>
      <w:bookmarkStart w:id="11" w:name="_Toc345561825"/>
      <w:bookmarkStart w:id="12" w:name="_Toc345659049"/>
      <w:commentRangeStart w:id="13"/>
      <w:r w:rsidRPr="006A2425">
        <w:rPr>
          <w:rFonts w:asciiTheme="minorHAnsi" w:hAnsiTheme="minorHAnsi" w:cstheme="minorHAnsi"/>
          <w:b/>
          <w:bCs/>
          <w:color w:val="1F3864" w:themeColor="accent1" w:themeShade="80"/>
          <w:sz w:val="28"/>
          <w:szCs w:val="28"/>
        </w:rPr>
        <w:lastRenderedPageBreak/>
        <w:t>TABLE OF CONTENTS</w:t>
      </w:r>
      <w:commentRangeEnd w:id="13"/>
      <w:r w:rsidR="006A2425" w:rsidRPr="006A2425">
        <w:rPr>
          <w:rStyle w:val="CommentReference"/>
          <w:color w:val="1F3864" w:themeColor="accent1" w:themeShade="80"/>
        </w:rPr>
        <w:commentReference w:id="13"/>
      </w:r>
    </w:p>
    <w:p w14:paraId="09ABDB5F" w14:textId="396A6902" w:rsidR="00F81D48" w:rsidRPr="006A2425" w:rsidRDefault="00100D12">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r w:rsidRPr="006A2425">
        <w:rPr>
          <w:rFonts w:asciiTheme="minorHAnsi" w:hAnsiTheme="minorHAnsi" w:cstheme="minorHAnsi"/>
          <w:color w:val="1F3864" w:themeColor="accent1" w:themeShade="80"/>
        </w:rPr>
        <w:fldChar w:fldCharType="begin"/>
      </w:r>
      <w:r w:rsidRPr="006A2425">
        <w:rPr>
          <w:rFonts w:asciiTheme="minorHAnsi" w:hAnsiTheme="minorHAnsi" w:cstheme="minorHAnsi"/>
          <w:color w:val="1F3864" w:themeColor="accent1" w:themeShade="80"/>
        </w:rPr>
        <w:instrText xml:space="preserve"> TOC \o "1-3" \h \z \u </w:instrText>
      </w:r>
      <w:r w:rsidRPr="006A2425">
        <w:rPr>
          <w:rFonts w:asciiTheme="minorHAnsi" w:hAnsiTheme="minorHAnsi" w:cstheme="minorHAnsi"/>
          <w:color w:val="1F3864" w:themeColor="accent1" w:themeShade="80"/>
        </w:rPr>
        <w:fldChar w:fldCharType="separate"/>
      </w:r>
      <w:hyperlink w:anchor="_Toc77246655" w:history="1">
        <w:r w:rsidR="00F81D48" w:rsidRPr="006A2425">
          <w:rPr>
            <w:rStyle w:val="Hyperlink"/>
            <w:rFonts w:cstheme="minorHAnsi"/>
            <w:noProof/>
            <w:color w:val="1F3864" w:themeColor="accent1" w:themeShade="80"/>
          </w:rPr>
          <w:t>1</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rFonts w:cstheme="minorHAnsi"/>
            <w:noProof/>
            <w:color w:val="1F3864" w:themeColor="accent1" w:themeShade="80"/>
          </w:rPr>
          <w:t>Introduction</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_Toc77246655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w:t>
        </w:r>
        <w:r w:rsidR="00F81D48" w:rsidRPr="006A2425">
          <w:rPr>
            <w:noProof/>
            <w:webHidden/>
            <w:color w:val="1F3864" w:themeColor="accent1" w:themeShade="80"/>
          </w:rPr>
          <w:fldChar w:fldCharType="end"/>
        </w:r>
      </w:hyperlink>
    </w:p>
    <w:p w14:paraId="210B7AF2" w14:textId="0ACD366F"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56" w:history="1">
        <w:r w:rsidR="00F81D48" w:rsidRPr="006A2425">
          <w:rPr>
            <w:rStyle w:val="Hyperlink"/>
            <w:rFonts w:cstheme="minorHAnsi"/>
            <w:noProof/>
            <w:color w:val="1F3864" w:themeColor="accent1" w:themeShade="80"/>
          </w:rPr>
          <w:t>Purpose of this document</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_Toc77246656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w:t>
        </w:r>
        <w:r w:rsidR="00F81D48" w:rsidRPr="006A2425">
          <w:rPr>
            <w:noProof/>
            <w:webHidden/>
            <w:color w:val="1F3864" w:themeColor="accent1" w:themeShade="80"/>
          </w:rPr>
          <w:fldChar w:fldCharType="end"/>
        </w:r>
      </w:hyperlink>
    </w:p>
    <w:p w14:paraId="50784891" w14:textId="14523DF3"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57" w:history="1">
        <w:r w:rsidR="00F81D48" w:rsidRPr="006A2425">
          <w:rPr>
            <w:rStyle w:val="Hyperlink"/>
            <w:rFonts w:cstheme="minorHAnsi"/>
            <w:noProof/>
            <w:color w:val="1F3864" w:themeColor="accent1" w:themeShade="80"/>
          </w:rPr>
          <w:t>2</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rFonts w:cstheme="minorHAnsi"/>
            <w:noProof/>
            <w:color w:val="1F3864" w:themeColor="accent1" w:themeShade="80"/>
          </w:rPr>
          <w:t>ISSS Admission Policies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_Toc77246657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4</w:t>
        </w:r>
        <w:r w:rsidR="00F81D48" w:rsidRPr="006A2425">
          <w:rPr>
            <w:noProof/>
            <w:webHidden/>
            <w:color w:val="1F3864" w:themeColor="accent1" w:themeShade="80"/>
          </w:rPr>
          <w:fldChar w:fldCharType="end"/>
        </w:r>
      </w:hyperlink>
    </w:p>
    <w:p w14:paraId="3184B46C" w14:textId="78820266"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58" w:history="1">
        <w:r w:rsidR="00F81D48" w:rsidRPr="006A2425">
          <w:rPr>
            <w:rStyle w:val="Hyperlink"/>
            <w:rFonts w:cstheme="minorHAnsi"/>
            <w:noProof/>
            <w:color w:val="1F3864" w:themeColor="accent1" w:themeShade="80"/>
          </w:rPr>
          <w:t>2.1 Immigration Documents issued by ISSS Office at AU</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_Toc77246658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4</w:t>
        </w:r>
        <w:r w:rsidR="00F81D48" w:rsidRPr="006A2425">
          <w:rPr>
            <w:noProof/>
            <w:webHidden/>
            <w:color w:val="1F3864" w:themeColor="accent1" w:themeShade="80"/>
          </w:rPr>
          <w:fldChar w:fldCharType="end"/>
        </w:r>
      </w:hyperlink>
    </w:p>
    <w:p w14:paraId="4B0A7398" w14:textId="3C87A655"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59" w:history="1">
        <w:r w:rsidR="00F81D48" w:rsidRPr="006A2425">
          <w:rPr>
            <w:rStyle w:val="Hyperlink"/>
            <w:rFonts w:cstheme="minorHAnsi"/>
            <w:noProof/>
            <w:color w:val="1F3864" w:themeColor="accent1" w:themeShade="80"/>
          </w:rPr>
          <w:t>2.2 Immigration documents process.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_Toc77246659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6</w:t>
        </w:r>
        <w:r w:rsidR="00F81D48" w:rsidRPr="006A2425">
          <w:rPr>
            <w:noProof/>
            <w:webHidden/>
            <w:color w:val="1F3864" w:themeColor="accent1" w:themeShade="80"/>
          </w:rPr>
          <w:fldChar w:fldCharType="end"/>
        </w:r>
      </w:hyperlink>
    </w:p>
    <w:p w14:paraId="6B015852" w14:textId="428E3DA2"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0" w:history="1">
        <w:r w:rsidR="00F81D48" w:rsidRPr="006A2425">
          <w:rPr>
            <w:rStyle w:val="Hyperlink"/>
            <w:rFonts w:cstheme="minorHAnsi"/>
            <w:noProof/>
            <w:color w:val="1F3864" w:themeColor="accent1" w:themeShade="80"/>
          </w:rPr>
          <w:t>2.3 Form I-20/DS-2019 Program Start and End Dates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_Toc77246660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10</w:t>
        </w:r>
        <w:r w:rsidR="00F81D48" w:rsidRPr="006A2425">
          <w:rPr>
            <w:noProof/>
            <w:webHidden/>
            <w:color w:val="1F3864" w:themeColor="accent1" w:themeShade="80"/>
          </w:rPr>
          <w:fldChar w:fldCharType="end"/>
        </w:r>
      </w:hyperlink>
    </w:p>
    <w:p w14:paraId="2DA63448" w14:textId="410F8900"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1" w:history="1">
        <w:r w:rsidR="00F81D48" w:rsidRPr="006A2425">
          <w:rPr>
            <w:rStyle w:val="Hyperlink"/>
            <w:rFonts w:cstheme="minorHAnsi"/>
            <w:noProof/>
            <w:color w:val="1F3864" w:themeColor="accent1" w:themeShade="80"/>
          </w:rPr>
          <w:t>2.4 International Students Cost Guides.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_Toc77246661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15</w:t>
        </w:r>
        <w:r w:rsidR="00F81D48" w:rsidRPr="006A2425">
          <w:rPr>
            <w:noProof/>
            <w:webHidden/>
            <w:color w:val="1F3864" w:themeColor="accent1" w:themeShade="80"/>
          </w:rPr>
          <w:fldChar w:fldCharType="end"/>
        </w:r>
      </w:hyperlink>
    </w:p>
    <w:p w14:paraId="5C30769C" w14:textId="7321D0C7"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2" w:history="1">
        <w:r w:rsidR="00F81D48" w:rsidRPr="006A2425">
          <w:rPr>
            <w:rStyle w:val="Hyperlink"/>
            <w:rFonts w:cstheme="minorHAnsi"/>
            <w:noProof/>
            <w:color w:val="1F3864" w:themeColor="accent1" w:themeShade="80"/>
          </w:rPr>
          <w:t>2.5 Required documents to issue Form I-20/DS2019</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_Toc77246662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23</w:t>
        </w:r>
        <w:r w:rsidR="00F81D48" w:rsidRPr="006A2425">
          <w:rPr>
            <w:noProof/>
            <w:webHidden/>
            <w:color w:val="1F3864" w:themeColor="accent1" w:themeShade="80"/>
          </w:rPr>
          <w:fldChar w:fldCharType="end"/>
        </w:r>
      </w:hyperlink>
    </w:p>
    <w:p w14:paraId="4A433150" w14:textId="08CD7297"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3" w:history="1">
        <w:r w:rsidR="00F81D48" w:rsidRPr="006A2425">
          <w:rPr>
            <w:rStyle w:val="Hyperlink"/>
            <w:rFonts w:cstheme="minorHAnsi"/>
            <w:noProof/>
            <w:color w:val="1F3864" w:themeColor="accent1" w:themeShade="80"/>
          </w:rPr>
          <w:t xml:space="preserve">2.6 </w:t>
        </w:r>
        <w:r w:rsidR="00E71666" w:rsidRPr="006A2425">
          <w:rPr>
            <w:rStyle w:val="Hyperlink"/>
            <w:rFonts w:cstheme="minorHAnsi"/>
            <w:noProof/>
            <w:color w:val="1F3864" w:themeColor="accent1" w:themeShade="80"/>
          </w:rPr>
          <w:t>English Language Proficiency (</w:t>
        </w:r>
        <w:r w:rsidR="00F81D48" w:rsidRPr="006A2425">
          <w:rPr>
            <w:rStyle w:val="Hyperlink"/>
            <w:rFonts w:cstheme="minorHAnsi"/>
            <w:noProof/>
            <w:color w:val="1F3864" w:themeColor="accent1" w:themeShade="80"/>
          </w:rPr>
          <w:t>ELP</w:t>
        </w:r>
        <w:r w:rsidR="00E71666" w:rsidRPr="006A2425">
          <w:rPr>
            <w:rStyle w:val="Hyperlink"/>
            <w:rFonts w:cstheme="minorHAnsi"/>
            <w:noProof/>
            <w:color w:val="1F3864" w:themeColor="accent1" w:themeShade="80"/>
          </w:rPr>
          <w:t>)</w:t>
        </w:r>
        <w:r w:rsidR="00F81D48" w:rsidRPr="006A2425">
          <w:rPr>
            <w:rStyle w:val="Hyperlink"/>
            <w:rFonts w:cstheme="minorHAnsi"/>
            <w:noProof/>
            <w:color w:val="1F3864" w:themeColor="accent1" w:themeShade="80"/>
          </w:rPr>
          <w:t xml:space="preserve"> Requirements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_Toc77246663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29</w:t>
        </w:r>
        <w:r w:rsidR="00F81D48" w:rsidRPr="006A2425">
          <w:rPr>
            <w:noProof/>
            <w:webHidden/>
            <w:color w:val="1F3864" w:themeColor="accent1" w:themeShade="80"/>
          </w:rPr>
          <w:fldChar w:fldCharType="end"/>
        </w:r>
      </w:hyperlink>
    </w:p>
    <w:p w14:paraId="0EC7A075" w14:textId="09CD0615"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4" w:history="1">
        <w:r w:rsidR="00F81D48" w:rsidRPr="006A2425">
          <w:rPr>
            <w:rStyle w:val="Hyperlink"/>
            <w:rFonts w:cstheme="minorHAnsi"/>
            <w:noProof/>
            <w:color w:val="1F3864" w:themeColor="accent1" w:themeShade="80"/>
          </w:rPr>
          <w:t>2.7 Memorandum of Agreement (MOA)</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_Toc77246664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35</w:t>
        </w:r>
        <w:r w:rsidR="00F81D48" w:rsidRPr="006A2425">
          <w:rPr>
            <w:noProof/>
            <w:webHidden/>
            <w:color w:val="1F3864" w:themeColor="accent1" w:themeShade="80"/>
          </w:rPr>
          <w:fldChar w:fldCharType="end"/>
        </w:r>
      </w:hyperlink>
    </w:p>
    <w:p w14:paraId="1B636C8B" w14:textId="5883C433"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5" w:history="1">
        <w:r w:rsidR="00F81D48" w:rsidRPr="006A2425">
          <w:rPr>
            <w:rStyle w:val="Hyperlink"/>
            <w:rFonts w:cstheme="minorHAnsi"/>
            <w:noProof/>
            <w:color w:val="1F3864" w:themeColor="accent1" w:themeShade="80"/>
          </w:rPr>
          <w:t xml:space="preserve">2.8 J-1 students </w:t>
        </w:r>
        <w:r w:rsidR="00E71666" w:rsidRPr="006A2425">
          <w:rPr>
            <w:rStyle w:val="Hyperlink"/>
            <w:rFonts w:cstheme="minorHAnsi"/>
            <w:noProof/>
            <w:color w:val="1F3864" w:themeColor="accent1" w:themeShade="80"/>
          </w:rPr>
          <w:t>i</w:t>
        </w:r>
        <w:r w:rsidR="00F81D48" w:rsidRPr="006A2425">
          <w:rPr>
            <w:rStyle w:val="Hyperlink"/>
            <w:rFonts w:cstheme="minorHAnsi"/>
            <w:noProof/>
            <w:color w:val="1F3864" w:themeColor="accent1" w:themeShade="80"/>
          </w:rPr>
          <w:t>n Degree Programs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_Toc77246665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36</w:t>
        </w:r>
        <w:r w:rsidR="00F81D48" w:rsidRPr="006A2425">
          <w:rPr>
            <w:noProof/>
            <w:webHidden/>
            <w:color w:val="1F3864" w:themeColor="accent1" w:themeShade="80"/>
          </w:rPr>
          <w:fldChar w:fldCharType="end"/>
        </w:r>
      </w:hyperlink>
    </w:p>
    <w:p w14:paraId="5047C146" w14:textId="7F5572B9"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6" w:history="1">
        <w:r w:rsidR="00F81D48" w:rsidRPr="006A2425">
          <w:rPr>
            <w:rStyle w:val="Hyperlink"/>
            <w:rFonts w:cstheme="minorHAnsi"/>
            <w:noProof/>
            <w:color w:val="1F3864" w:themeColor="accent1" w:themeShade="80"/>
          </w:rPr>
          <w:t>2.9 Follow</w:t>
        </w:r>
        <w:r w:rsidR="00E71666" w:rsidRPr="006A2425">
          <w:rPr>
            <w:rStyle w:val="Hyperlink"/>
            <w:rFonts w:cstheme="minorHAnsi"/>
            <w:noProof/>
            <w:color w:val="1F3864" w:themeColor="accent1" w:themeShade="80"/>
          </w:rPr>
          <w:t>-</w:t>
        </w:r>
        <w:r w:rsidR="00F81D48" w:rsidRPr="006A2425">
          <w:rPr>
            <w:rStyle w:val="Hyperlink"/>
            <w:rFonts w:cstheme="minorHAnsi"/>
            <w:noProof/>
            <w:color w:val="1F3864" w:themeColor="accent1" w:themeShade="80"/>
          </w:rPr>
          <w:t>up with students &amp; Reminder E-mails.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_Toc77246666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37</w:t>
        </w:r>
        <w:r w:rsidR="00F81D48" w:rsidRPr="006A2425">
          <w:rPr>
            <w:noProof/>
            <w:webHidden/>
            <w:color w:val="1F3864" w:themeColor="accent1" w:themeShade="80"/>
          </w:rPr>
          <w:fldChar w:fldCharType="end"/>
        </w:r>
      </w:hyperlink>
    </w:p>
    <w:p w14:paraId="6BCE7DC8" w14:textId="716A0EEF"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67" w:history="1">
        <w:r w:rsidR="00F81D48" w:rsidRPr="006A2425">
          <w:rPr>
            <w:rStyle w:val="Hyperlink"/>
            <w:rFonts w:cstheme="minorHAnsi"/>
            <w:noProof/>
            <w:color w:val="1F3864" w:themeColor="accent1" w:themeShade="80"/>
          </w:rPr>
          <w:t>3</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rFonts w:cstheme="minorHAnsi"/>
            <w:noProof/>
            <w:color w:val="1F3864" w:themeColor="accent1" w:themeShade="80"/>
          </w:rPr>
          <w:t>Policies for Admission OfficeS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_Toc77246667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38</w:t>
        </w:r>
        <w:r w:rsidR="00F81D48" w:rsidRPr="006A2425">
          <w:rPr>
            <w:noProof/>
            <w:webHidden/>
            <w:color w:val="1F3864" w:themeColor="accent1" w:themeShade="80"/>
          </w:rPr>
          <w:fldChar w:fldCharType="end"/>
        </w:r>
      </w:hyperlink>
    </w:p>
    <w:p w14:paraId="6BBC5C50" w14:textId="5F6B7905"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8" w:history="1">
        <w:r w:rsidR="00F81D48" w:rsidRPr="006A2425">
          <w:rPr>
            <w:rStyle w:val="Hyperlink"/>
            <w:rFonts w:cstheme="minorHAnsi"/>
            <w:noProof/>
            <w:color w:val="1F3864" w:themeColor="accent1" w:themeShade="80"/>
          </w:rPr>
          <w:t xml:space="preserve">3.1 </w:t>
        </w:r>
        <w:r w:rsidR="00602D84" w:rsidRPr="006A2425">
          <w:rPr>
            <w:rStyle w:val="Hyperlink"/>
            <w:rFonts w:cstheme="minorHAnsi"/>
            <w:noProof/>
            <w:color w:val="1F3864" w:themeColor="accent1" w:themeShade="80"/>
          </w:rPr>
          <w:t xml:space="preserve">Steps before Submitting </w:t>
        </w:r>
        <w:r w:rsidR="00F81D48" w:rsidRPr="006A2425">
          <w:rPr>
            <w:rStyle w:val="Hyperlink"/>
            <w:rFonts w:cstheme="minorHAnsi"/>
            <w:noProof/>
            <w:color w:val="1F3864" w:themeColor="accent1" w:themeShade="80"/>
          </w:rPr>
          <w:t>PIIRFs</w:t>
        </w:r>
        <w:r w:rsidR="00602D84" w:rsidRPr="006A2425">
          <w:rPr>
            <w:rStyle w:val="Hyperlink"/>
            <w:rFonts w:cstheme="minorHAnsi"/>
            <w:noProof/>
            <w:color w:val="1F3864" w:themeColor="accent1" w:themeShade="80"/>
          </w:rPr>
          <w:t xml:space="preserve"> in iEagle</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_Toc77246668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38</w:t>
        </w:r>
        <w:r w:rsidR="00F81D48" w:rsidRPr="006A2425">
          <w:rPr>
            <w:noProof/>
            <w:webHidden/>
            <w:color w:val="1F3864" w:themeColor="accent1" w:themeShade="80"/>
          </w:rPr>
          <w:fldChar w:fldCharType="end"/>
        </w:r>
      </w:hyperlink>
    </w:p>
    <w:p w14:paraId="342E503D" w14:textId="671DEA7C"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69" w:history="1">
        <w:r w:rsidR="00F81D48" w:rsidRPr="006A2425">
          <w:rPr>
            <w:rStyle w:val="Hyperlink"/>
            <w:rFonts w:cstheme="minorHAnsi"/>
            <w:noProof/>
            <w:color w:val="1F3864" w:themeColor="accent1" w:themeShade="80"/>
          </w:rPr>
          <w:t xml:space="preserve">3.2 </w:t>
        </w:r>
        <w:r w:rsidR="00602D84" w:rsidRPr="006A2425">
          <w:rPr>
            <w:rStyle w:val="Hyperlink"/>
            <w:rFonts w:cstheme="minorHAnsi"/>
            <w:noProof/>
            <w:color w:val="1F3864" w:themeColor="accent1" w:themeShade="80"/>
          </w:rPr>
          <w:t>Submitting a PIIRF in iEagle</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_Toc77246669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46</w:t>
        </w:r>
        <w:r w:rsidR="00F81D48" w:rsidRPr="006A2425">
          <w:rPr>
            <w:noProof/>
            <w:webHidden/>
            <w:color w:val="1F3864" w:themeColor="accent1" w:themeShade="80"/>
          </w:rPr>
          <w:fldChar w:fldCharType="end"/>
        </w:r>
      </w:hyperlink>
    </w:p>
    <w:p w14:paraId="6E85EE2B" w14:textId="11FDB68A" w:rsidR="00F81D48" w:rsidRPr="006A2425" w:rsidRDefault="00E71666">
      <w:pPr>
        <w:pStyle w:val="TOC2"/>
        <w:rPr>
          <w:color w:val="1F3864" w:themeColor="accent1" w:themeShade="80"/>
        </w:rPr>
      </w:pPr>
      <w:r w:rsidRPr="006A2425">
        <w:rPr>
          <w:color w:val="1F3864" w:themeColor="accent1" w:themeShade="80"/>
        </w:rPr>
        <w:t xml:space="preserve">3.3 I-20/DS-2019 Distribution Policy………………………………………………………………………………………………………………….. </w:t>
      </w:r>
    </w:p>
    <w:p w14:paraId="6570A594" w14:textId="76E2EF5D" w:rsidR="00E71666" w:rsidRPr="006A2425" w:rsidRDefault="00E71666" w:rsidP="00E71666">
      <w:pPr>
        <w:pStyle w:val="TOC2"/>
        <w:rPr>
          <w:color w:val="1F3864" w:themeColor="accent1" w:themeShade="80"/>
        </w:rPr>
      </w:pPr>
      <w:r w:rsidRPr="006A2425">
        <w:rPr>
          <w:color w:val="1F3864" w:themeColor="accent1" w:themeShade="80"/>
        </w:rPr>
        <w:t xml:space="preserve">3.4 Changing Majors or Programs……………………………………………………………………………………………………………………… </w:t>
      </w:r>
    </w:p>
    <w:p w14:paraId="7B05A84F" w14:textId="2EE3A16D" w:rsidR="00E71666" w:rsidRPr="006A2425" w:rsidRDefault="00E71666" w:rsidP="00E71666">
      <w:pPr>
        <w:pStyle w:val="TOC2"/>
        <w:rPr>
          <w:color w:val="1F3864" w:themeColor="accent1" w:themeShade="80"/>
        </w:rPr>
      </w:pPr>
      <w:r w:rsidRPr="006A2425">
        <w:rPr>
          <w:color w:val="1F3864" w:themeColor="accent1" w:themeShade="80"/>
        </w:rPr>
        <w:t xml:space="preserve">3.5 Deadlines for PIIRF Submission…..………………………………………………………………………………………………………………….. </w:t>
      </w:r>
    </w:p>
    <w:p w14:paraId="4D507DE2" w14:textId="3DD3106F" w:rsidR="00E71666" w:rsidRPr="006A2425" w:rsidRDefault="00E71666" w:rsidP="00E71666">
      <w:pPr>
        <w:pStyle w:val="TOC2"/>
        <w:rPr>
          <w:color w:val="1F3864" w:themeColor="accent1" w:themeShade="80"/>
        </w:rPr>
      </w:pPr>
      <w:r w:rsidRPr="006A2425">
        <w:rPr>
          <w:color w:val="1F3864" w:themeColor="accent1" w:themeShade="80"/>
        </w:rPr>
        <w:t>3.6 Communication with Admission Units……………………………………………………………………………………………………………</w:t>
      </w:r>
    </w:p>
    <w:p w14:paraId="230EE594" w14:textId="3B459A23"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74" w:history="1">
        <w:r w:rsidR="00F81D48" w:rsidRPr="006A2425">
          <w:rPr>
            <w:rStyle w:val="Hyperlink"/>
            <w:rFonts w:cstheme="minorHAnsi"/>
            <w:noProof/>
            <w:color w:val="1F3864" w:themeColor="accent1" w:themeShade="80"/>
          </w:rPr>
          <w:t>4</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rFonts w:cstheme="minorHAnsi"/>
            <w:noProof/>
            <w:color w:val="1F3864" w:themeColor="accent1" w:themeShade="80"/>
          </w:rPr>
          <w:t>Creating Immigration Documents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_Toc77246674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55</w:t>
        </w:r>
        <w:r w:rsidR="00F81D48" w:rsidRPr="006A2425">
          <w:rPr>
            <w:noProof/>
            <w:webHidden/>
            <w:color w:val="1F3864" w:themeColor="accent1" w:themeShade="80"/>
          </w:rPr>
          <w:fldChar w:fldCharType="end"/>
        </w:r>
      </w:hyperlink>
    </w:p>
    <w:p w14:paraId="0D8A1F48" w14:textId="736BB1F2"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75" w:history="1">
        <w:r w:rsidR="00F81D48" w:rsidRPr="006A2425">
          <w:rPr>
            <w:rStyle w:val="Hyperlink"/>
            <w:rFonts w:cstheme="minorHAnsi"/>
            <w:noProof/>
            <w:color w:val="1F3864" w:themeColor="accent1" w:themeShade="80"/>
          </w:rPr>
          <w:t>4.1 Initial Immigration Documents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_Toc77246675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55</w:t>
        </w:r>
        <w:r w:rsidR="00F81D48" w:rsidRPr="006A2425">
          <w:rPr>
            <w:noProof/>
            <w:webHidden/>
            <w:color w:val="1F3864" w:themeColor="accent1" w:themeShade="80"/>
          </w:rPr>
          <w:fldChar w:fldCharType="end"/>
        </w:r>
      </w:hyperlink>
    </w:p>
    <w:p w14:paraId="06DECFB2" w14:textId="7805AEC9"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76" w:history="1">
        <w:r w:rsidR="00F81D48" w:rsidRPr="006A2425">
          <w:rPr>
            <w:rStyle w:val="Hyperlink"/>
            <w:noProof/>
            <w:color w:val="1F3864" w:themeColor="accent1" w:themeShade="80"/>
          </w:rPr>
          <w:t>4.2 Immigration Transfer</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_Toc77246676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64</w:t>
        </w:r>
        <w:r w:rsidR="00F81D48" w:rsidRPr="006A2425">
          <w:rPr>
            <w:noProof/>
            <w:webHidden/>
            <w:color w:val="1F3864" w:themeColor="accent1" w:themeShade="80"/>
          </w:rPr>
          <w:fldChar w:fldCharType="end"/>
        </w:r>
      </w:hyperlink>
    </w:p>
    <w:p w14:paraId="2CD29E88" w14:textId="2036DE2D"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77" w:history="1">
        <w:r w:rsidR="00F81D48" w:rsidRPr="006A2425">
          <w:rPr>
            <w:rStyle w:val="Hyperlink"/>
            <w:noProof/>
            <w:color w:val="1F3864" w:themeColor="accent1" w:themeShade="80"/>
          </w:rPr>
          <w:t>4.3 Change of Level (COL)</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_Toc77246677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69</w:t>
        </w:r>
        <w:r w:rsidR="00F81D48" w:rsidRPr="006A2425">
          <w:rPr>
            <w:noProof/>
            <w:webHidden/>
            <w:color w:val="1F3864" w:themeColor="accent1" w:themeShade="80"/>
          </w:rPr>
          <w:fldChar w:fldCharType="end"/>
        </w:r>
      </w:hyperlink>
    </w:p>
    <w:p w14:paraId="27188A18" w14:textId="4818B07B"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78" w:history="1">
        <w:r w:rsidR="00F81D48" w:rsidRPr="006A2425">
          <w:rPr>
            <w:rStyle w:val="Hyperlink"/>
            <w:noProof/>
            <w:color w:val="1F3864" w:themeColor="accent1" w:themeShade="80"/>
          </w:rPr>
          <w:t>4.4 Dual Degrees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_Toc77246678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73</w:t>
        </w:r>
        <w:r w:rsidR="00F81D48" w:rsidRPr="006A2425">
          <w:rPr>
            <w:noProof/>
            <w:webHidden/>
            <w:color w:val="1F3864" w:themeColor="accent1" w:themeShade="80"/>
          </w:rPr>
          <w:fldChar w:fldCharType="end"/>
        </w:r>
      </w:hyperlink>
    </w:p>
    <w:p w14:paraId="73768784" w14:textId="4026F6DA"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79" w:history="1">
        <w:r w:rsidR="00F81D48" w:rsidRPr="006A2425">
          <w:rPr>
            <w:rStyle w:val="Hyperlink"/>
            <w:noProof/>
            <w:color w:val="1F3864" w:themeColor="accent1" w:themeShade="80"/>
          </w:rPr>
          <w:t>4.5 Change of Status (COS)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_Toc77246679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76</w:t>
        </w:r>
        <w:r w:rsidR="00F81D48" w:rsidRPr="006A2425">
          <w:rPr>
            <w:noProof/>
            <w:webHidden/>
            <w:color w:val="1F3864" w:themeColor="accent1" w:themeShade="80"/>
          </w:rPr>
          <w:fldChar w:fldCharType="end"/>
        </w:r>
      </w:hyperlink>
    </w:p>
    <w:p w14:paraId="2539DA20" w14:textId="672631FA"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0" w:history="1">
        <w:r w:rsidR="00F81D48" w:rsidRPr="006A2425">
          <w:rPr>
            <w:rStyle w:val="Hyperlink"/>
            <w:noProof/>
            <w:color w:val="1F3864" w:themeColor="accent1" w:themeShade="80"/>
          </w:rPr>
          <w:t>4.6 Returning from Approved Leave of Absence (RLOA)</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_Toc77246680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79</w:t>
        </w:r>
        <w:r w:rsidR="00F81D48" w:rsidRPr="006A2425">
          <w:rPr>
            <w:noProof/>
            <w:webHidden/>
            <w:color w:val="1F3864" w:themeColor="accent1" w:themeShade="80"/>
          </w:rPr>
          <w:fldChar w:fldCharType="end"/>
        </w:r>
      </w:hyperlink>
    </w:p>
    <w:p w14:paraId="3771CB2D" w14:textId="343CD9A2"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1" w:history="1">
        <w:r w:rsidR="00F81D48" w:rsidRPr="006A2425">
          <w:rPr>
            <w:rStyle w:val="Hyperlink"/>
            <w:noProof/>
            <w:color w:val="1F3864" w:themeColor="accent1" w:themeShade="80"/>
          </w:rPr>
          <w:t>4.7 Major Changes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_Toc77246681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82</w:t>
        </w:r>
        <w:r w:rsidR="00F81D48" w:rsidRPr="006A2425">
          <w:rPr>
            <w:noProof/>
            <w:webHidden/>
            <w:color w:val="1F3864" w:themeColor="accent1" w:themeShade="80"/>
          </w:rPr>
          <w:fldChar w:fldCharType="end"/>
        </w:r>
      </w:hyperlink>
    </w:p>
    <w:p w14:paraId="238C571D" w14:textId="517657F0"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2" w:history="1">
        <w:r w:rsidR="00F81D48" w:rsidRPr="006A2425">
          <w:rPr>
            <w:rStyle w:val="Hyperlink"/>
            <w:noProof/>
            <w:color w:val="1F3864" w:themeColor="accent1" w:themeShade="80"/>
          </w:rPr>
          <w:t>4.8 Withdrawals &amp; Deferrals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_Toc77246682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83</w:t>
        </w:r>
        <w:r w:rsidR="00F81D48" w:rsidRPr="006A2425">
          <w:rPr>
            <w:noProof/>
            <w:webHidden/>
            <w:color w:val="1F3864" w:themeColor="accent1" w:themeShade="80"/>
          </w:rPr>
          <w:fldChar w:fldCharType="end"/>
        </w:r>
      </w:hyperlink>
    </w:p>
    <w:p w14:paraId="59F6BE3D" w14:textId="78B2D1AD"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3" w:history="1">
        <w:r w:rsidR="00F81D48" w:rsidRPr="006A2425">
          <w:rPr>
            <w:rStyle w:val="Hyperlink"/>
            <w:noProof/>
            <w:color w:val="1F3864" w:themeColor="accent1" w:themeShade="80"/>
          </w:rPr>
          <w:t>4.10 Late Arrivals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_Toc77246683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84</w:t>
        </w:r>
        <w:r w:rsidR="00F81D48" w:rsidRPr="006A2425">
          <w:rPr>
            <w:noProof/>
            <w:webHidden/>
            <w:color w:val="1F3864" w:themeColor="accent1" w:themeShade="80"/>
          </w:rPr>
          <w:fldChar w:fldCharType="end"/>
        </w:r>
      </w:hyperlink>
    </w:p>
    <w:p w14:paraId="69ED07AB" w14:textId="767E7D31"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84" w:history="1">
        <w:r w:rsidR="00F81D48" w:rsidRPr="006A2425">
          <w:rPr>
            <w:rStyle w:val="Hyperlink"/>
            <w:noProof/>
            <w:color w:val="1F3864" w:themeColor="accent1" w:themeShade="80"/>
          </w:rPr>
          <w:t>5</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noProof/>
            <w:color w:val="1F3864" w:themeColor="accent1" w:themeShade="80"/>
          </w:rPr>
          <w:t>Visa &amp; Immigration Registration</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_Toc77246684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86</w:t>
        </w:r>
        <w:r w:rsidR="00F81D48" w:rsidRPr="006A2425">
          <w:rPr>
            <w:noProof/>
            <w:webHidden/>
            <w:color w:val="1F3864" w:themeColor="accent1" w:themeShade="80"/>
          </w:rPr>
          <w:fldChar w:fldCharType="end"/>
        </w:r>
      </w:hyperlink>
    </w:p>
    <w:p w14:paraId="454C1F56" w14:textId="23B5A526"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5" w:history="1">
        <w:r w:rsidR="00F81D48" w:rsidRPr="006A2425">
          <w:rPr>
            <w:rStyle w:val="Hyperlink"/>
            <w:noProof/>
            <w:color w:val="1F3864" w:themeColor="accent1" w:themeShade="80"/>
          </w:rPr>
          <w:t>5.1 Visa &amp; Advising Flowchart</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_Toc77246685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86</w:t>
        </w:r>
        <w:r w:rsidR="00F81D48" w:rsidRPr="006A2425">
          <w:rPr>
            <w:noProof/>
            <w:webHidden/>
            <w:color w:val="1F3864" w:themeColor="accent1" w:themeShade="80"/>
          </w:rPr>
          <w:fldChar w:fldCharType="end"/>
        </w:r>
      </w:hyperlink>
    </w:p>
    <w:p w14:paraId="145AF585" w14:textId="6E08393C"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6" w:history="1">
        <w:r w:rsidR="00F81D48" w:rsidRPr="006A2425">
          <w:rPr>
            <w:rStyle w:val="Hyperlink"/>
            <w:noProof/>
            <w:color w:val="1F3864" w:themeColor="accent1" w:themeShade="80"/>
          </w:rPr>
          <w:t>5.2 Initial &amp; Transfer Student Registration and Validation Flowchart</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_Toc77246686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87</w:t>
        </w:r>
        <w:r w:rsidR="00F81D48" w:rsidRPr="006A2425">
          <w:rPr>
            <w:noProof/>
            <w:webHidden/>
            <w:color w:val="1F3864" w:themeColor="accent1" w:themeShade="80"/>
          </w:rPr>
          <w:fldChar w:fldCharType="end"/>
        </w:r>
      </w:hyperlink>
    </w:p>
    <w:p w14:paraId="0089A98A" w14:textId="32CF1E2E"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87" w:history="1">
        <w:r w:rsidR="00F81D48" w:rsidRPr="006A2425">
          <w:rPr>
            <w:rStyle w:val="Hyperlink"/>
            <w:noProof/>
            <w:color w:val="1F3864" w:themeColor="accent1" w:themeShade="80"/>
          </w:rPr>
          <w:t>6</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noProof/>
            <w:color w:val="1F3864" w:themeColor="accent1" w:themeShade="80"/>
          </w:rPr>
          <w:t>Common questions &amp; answers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_Toc77246687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88</w:t>
        </w:r>
        <w:r w:rsidR="00F81D48" w:rsidRPr="006A2425">
          <w:rPr>
            <w:noProof/>
            <w:webHidden/>
            <w:color w:val="1F3864" w:themeColor="accent1" w:themeShade="80"/>
          </w:rPr>
          <w:fldChar w:fldCharType="end"/>
        </w:r>
      </w:hyperlink>
    </w:p>
    <w:p w14:paraId="3C39CBC7" w14:textId="0D71FBFA"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8" w:history="1">
        <w:r w:rsidR="00F81D48" w:rsidRPr="006A2425">
          <w:rPr>
            <w:rStyle w:val="Hyperlink"/>
            <w:noProof/>
            <w:color w:val="1F3864" w:themeColor="accent1" w:themeShade="80"/>
          </w:rPr>
          <w:t>6.1 Q&amp;A for ISSS Front Desk Staff</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_Toc77246688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88</w:t>
        </w:r>
        <w:r w:rsidR="00F81D48" w:rsidRPr="006A2425">
          <w:rPr>
            <w:noProof/>
            <w:webHidden/>
            <w:color w:val="1F3864" w:themeColor="accent1" w:themeShade="80"/>
          </w:rPr>
          <w:fldChar w:fldCharType="end"/>
        </w:r>
      </w:hyperlink>
    </w:p>
    <w:p w14:paraId="104B776D" w14:textId="6B37894D" w:rsidR="00F81D48" w:rsidRPr="006A2425" w:rsidRDefault="00963DD8">
      <w:pPr>
        <w:pStyle w:val="TOC2"/>
        <w:rPr>
          <w:rFonts w:asciiTheme="minorHAnsi" w:eastAsiaTheme="minorEastAsia" w:hAnsiTheme="minorHAnsi" w:cstheme="minorBidi"/>
          <w:smallCaps w:val="0"/>
          <w:noProof/>
          <w:color w:val="1F3864" w:themeColor="accent1" w:themeShade="80"/>
          <w:sz w:val="22"/>
          <w:szCs w:val="22"/>
          <w:lang w:eastAsia="ko-KR" w:bidi="ar-SA"/>
        </w:rPr>
      </w:pPr>
      <w:hyperlink w:anchor="_Toc77246689" w:history="1">
        <w:r w:rsidR="00F81D48" w:rsidRPr="006A2425">
          <w:rPr>
            <w:rStyle w:val="Hyperlink"/>
            <w:noProof/>
            <w:color w:val="1F3864" w:themeColor="accent1" w:themeShade="80"/>
          </w:rPr>
          <w:t>6.2 Q&amp;A for Admission Offices</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_Toc77246689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90</w:t>
        </w:r>
        <w:r w:rsidR="00F81D48" w:rsidRPr="006A2425">
          <w:rPr>
            <w:noProof/>
            <w:webHidden/>
            <w:color w:val="1F3864" w:themeColor="accent1" w:themeShade="80"/>
          </w:rPr>
          <w:fldChar w:fldCharType="end"/>
        </w:r>
      </w:hyperlink>
    </w:p>
    <w:p w14:paraId="3A313F47" w14:textId="7AE63DC9" w:rsidR="00F81D48" w:rsidRPr="006A2425" w:rsidRDefault="00963DD8">
      <w:pPr>
        <w:pStyle w:val="TOC1"/>
        <w:tabs>
          <w:tab w:val="left" w:pos="446"/>
          <w:tab w:val="right" w:leader="dot" w:pos="9350"/>
        </w:tabs>
        <w:rPr>
          <w:rFonts w:asciiTheme="minorHAnsi" w:eastAsiaTheme="minorEastAsia" w:hAnsiTheme="minorHAnsi" w:cstheme="minorBidi"/>
          <w:b w:val="0"/>
          <w:bCs w:val="0"/>
          <w:caps w:val="0"/>
          <w:noProof/>
          <w:color w:val="1F3864" w:themeColor="accent1" w:themeShade="80"/>
          <w:sz w:val="22"/>
          <w:szCs w:val="22"/>
          <w:lang w:eastAsia="ko-KR" w:bidi="ar-SA"/>
        </w:rPr>
      </w:pPr>
      <w:hyperlink w:anchor="_Toc77246690" w:history="1">
        <w:r w:rsidR="00F81D48" w:rsidRPr="006A2425">
          <w:rPr>
            <w:rStyle w:val="Hyperlink"/>
            <w:noProof/>
            <w:color w:val="1F3864" w:themeColor="accent1" w:themeShade="80"/>
          </w:rPr>
          <w:t>7</w:t>
        </w:r>
        <w:r w:rsidR="00F81D48" w:rsidRPr="006A2425">
          <w:rPr>
            <w:rFonts w:asciiTheme="minorHAnsi" w:eastAsiaTheme="minorEastAsia" w:hAnsiTheme="minorHAnsi" w:cstheme="minorBidi"/>
            <w:b w:val="0"/>
            <w:bCs w:val="0"/>
            <w:caps w:val="0"/>
            <w:noProof/>
            <w:color w:val="1F3864" w:themeColor="accent1" w:themeShade="80"/>
            <w:sz w:val="22"/>
            <w:szCs w:val="22"/>
            <w:lang w:eastAsia="ko-KR" w:bidi="ar-SA"/>
          </w:rPr>
          <w:tab/>
        </w:r>
        <w:r w:rsidR="00F81D48" w:rsidRPr="006A2425">
          <w:rPr>
            <w:rStyle w:val="Hyperlink"/>
            <w:noProof/>
            <w:color w:val="1F3864" w:themeColor="accent1" w:themeShade="80"/>
          </w:rPr>
          <w:t>Appendix: How to update this document</w:t>
        </w:r>
        <w:r w:rsidR="00F81D48" w:rsidRPr="006A2425">
          <w:rPr>
            <w:noProof/>
            <w:webHidden/>
            <w:color w:val="1F3864" w:themeColor="accent1" w:themeShade="80"/>
          </w:rPr>
          <w:tab/>
        </w:r>
        <w:r w:rsidR="00F81D48" w:rsidRPr="006A2425">
          <w:rPr>
            <w:noProof/>
            <w:webHidden/>
            <w:color w:val="1F3864" w:themeColor="accent1" w:themeShade="80"/>
          </w:rPr>
          <w:fldChar w:fldCharType="begin"/>
        </w:r>
        <w:r w:rsidR="00F81D48" w:rsidRPr="006A2425">
          <w:rPr>
            <w:noProof/>
            <w:webHidden/>
            <w:color w:val="1F3864" w:themeColor="accent1" w:themeShade="80"/>
          </w:rPr>
          <w:instrText xml:space="preserve"> PAGEREF _Toc77246690 \h </w:instrText>
        </w:r>
        <w:r w:rsidR="00F81D48" w:rsidRPr="006A2425">
          <w:rPr>
            <w:noProof/>
            <w:webHidden/>
            <w:color w:val="1F3864" w:themeColor="accent1" w:themeShade="80"/>
          </w:rPr>
        </w:r>
        <w:r w:rsidR="00F81D48" w:rsidRPr="006A2425">
          <w:rPr>
            <w:noProof/>
            <w:webHidden/>
            <w:color w:val="1F3864" w:themeColor="accent1" w:themeShade="80"/>
          </w:rPr>
          <w:fldChar w:fldCharType="separate"/>
        </w:r>
        <w:r w:rsidR="00F81D48" w:rsidRPr="006A2425">
          <w:rPr>
            <w:noProof/>
            <w:webHidden/>
            <w:color w:val="1F3864" w:themeColor="accent1" w:themeShade="80"/>
          </w:rPr>
          <w:t>92</w:t>
        </w:r>
        <w:r w:rsidR="00F81D48" w:rsidRPr="006A2425">
          <w:rPr>
            <w:noProof/>
            <w:webHidden/>
            <w:color w:val="1F3864" w:themeColor="accent1" w:themeShade="80"/>
          </w:rPr>
          <w:fldChar w:fldCharType="end"/>
        </w:r>
      </w:hyperlink>
    </w:p>
    <w:p w14:paraId="4C150092" w14:textId="0E5566DB" w:rsidR="00100D12" w:rsidRPr="00FE0A2B" w:rsidRDefault="00100D12" w:rsidP="00100D12">
      <w:pPr>
        <w:jc w:val="both"/>
        <w:outlineLvl w:val="0"/>
        <w:rPr>
          <w:rFonts w:asciiTheme="minorHAnsi" w:hAnsiTheme="minorHAnsi" w:cstheme="minorHAnsi"/>
          <w:sz w:val="20"/>
          <w:szCs w:val="20"/>
        </w:rPr>
      </w:pPr>
      <w:r w:rsidRPr="006A2425">
        <w:rPr>
          <w:rFonts w:asciiTheme="minorHAnsi" w:hAnsiTheme="minorHAnsi" w:cstheme="minorHAnsi"/>
          <w:color w:val="1F3864" w:themeColor="accent1" w:themeShade="80"/>
        </w:rPr>
        <w:fldChar w:fldCharType="end"/>
      </w:r>
    </w:p>
    <w:p w14:paraId="5CC3B81B" w14:textId="77777777" w:rsidR="00100D12" w:rsidRPr="00FE0A2B" w:rsidRDefault="00100D12"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rFonts w:asciiTheme="minorHAnsi" w:hAnsiTheme="minorHAnsi" w:cstheme="minorHAnsi"/>
          <w:noProof/>
        </w:rPr>
      </w:pPr>
      <w:bookmarkStart w:id="14" w:name="_Toc387396713"/>
      <w:bookmarkStart w:id="15" w:name="_Toc390178365"/>
      <w:bookmarkStart w:id="16" w:name="_Toc394260405"/>
      <w:bookmarkStart w:id="17" w:name="_Toc77246655"/>
      <w:bookmarkStart w:id="18" w:name="_Toc371823289"/>
      <w:bookmarkStart w:id="19" w:name="_Toc380367248"/>
      <w:bookmarkStart w:id="20" w:name="_Toc380370655"/>
      <w:bookmarkStart w:id="21" w:name="_Toc2928747"/>
      <w:bookmarkStart w:id="22" w:name="_Toc26665944"/>
      <w:bookmarkEnd w:id="4"/>
      <w:bookmarkEnd w:id="5"/>
      <w:bookmarkEnd w:id="6"/>
      <w:bookmarkEnd w:id="7"/>
      <w:bookmarkEnd w:id="8"/>
      <w:bookmarkEnd w:id="9"/>
      <w:bookmarkEnd w:id="10"/>
      <w:bookmarkEnd w:id="11"/>
      <w:bookmarkEnd w:id="12"/>
      <w:r w:rsidRPr="00FE0A2B">
        <w:rPr>
          <w:rFonts w:asciiTheme="minorHAnsi" w:hAnsiTheme="minorHAnsi" w:cstheme="minorHAnsi"/>
        </w:rPr>
        <w:lastRenderedPageBreak/>
        <w:t>Introduction</w:t>
      </w:r>
      <w:bookmarkEnd w:id="14"/>
      <w:bookmarkEnd w:id="15"/>
      <w:bookmarkEnd w:id="16"/>
      <w:bookmarkEnd w:id="17"/>
      <w:r w:rsidRPr="00FE0A2B">
        <w:rPr>
          <w:rFonts w:asciiTheme="minorHAnsi" w:hAnsiTheme="minorHAnsi" w:cstheme="minorHAnsi"/>
          <w:noProof/>
        </w:rPr>
        <w:t xml:space="preserve"> </w:t>
      </w:r>
    </w:p>
    <w:p w14:paraId="65EAA93C" w14:textId="77777777" w:rsidR="005845FE" w:rsidRPr="00045F0D" w:rsidRDefault="005845FE" w:rsidP="00B65AA4">
      <w:pPr>
        <w:pStyle w:val="Heading2"/>
      </w:pPr>
      <w:bookmarkStart w:id="23" w:name="_Toc387396715"/>
      <w:bookmarkStart w:id="24" w:name="_Toc390178367"/>
      <w:bookmarkStart w:id="25" w:name="_Toc394260407"/>
      <w:bookmarkStart w:id="26" w:name="_Toc77246656"/>
      <w:r w:rsidRPr="00045F0D">
        <w:t>Purpose of this document</w:t>
      </w:r>
      <w:bookmarkEnd w:id="23"/>
      <w:bookmarkEnd w:id="24"/>
      <w:bookmarkEnd w:id="25"/>
      <w:bookmarkEnd w:id="26"/>
    </w:p>
    <w:p w14:paraId="766B580F" w14:textId="77777777" w:rsidR="005845FE" w:rsidRDefault="005845FE" w:rsidP="005845FE">
      <w:pPr>
        <w:tabs>
          <w:tab w:val="clear" w:pos="851"/>
        </w:tabs>
        <w:ind w:left="63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This document serves</w:t>
      </w:r>
      <w:r w:rsidRPr="00685E9C">
        <w:rPr>
          <w:rFonts w:asciiTheme="minorHAnsi" w:hAnsiTheme="minorHAnsi" w:cstheme="minorHAnsi"/>
          <w:color w:val="1F3864" w:themeColor="accent1" w:themeShade="80"/>
          <w:szCs w:val="24"/>
        </w:rPr>
        <w:t xml:space="preserve"> as a comprehensive guide specific to </w:t>
      </w:r>
      <w:r>
        <w:rPr>
          <w:rFonts w:asciiTheme="minorHAnsi" w:hAnsiTheme="minorHAnsi" w:cstheme="minorHAnsi"/>
          <w:color w:val="1F3864" w:themeColor="accent1" w:themeShade="80"/>
          <w:szCs w:val="24"/>
        </w:rPr>
        <w:t>American University International Student and Scholar Services’ (</w:t>
      </w:r>
      <w:r w:rsidRPr="00685E9C">
        <w:rPr>
          <w:rFonts w:asciiTheme="minorHAnsi" w:hAnsiTheme="minorHAnsi" w:cstheme="minorHAnsi"/>
          <w:color w:val="1F3864" w:themeColor="accent1" w:themeShade="80"/>
          <w:szCs w:val="24"/>
        </w:rPr>
        <w:t>ISSS</w:t>
      </w:r>
      <w:r>
        <w:rPr>
          <w:rFonts w:asciiTheme="minorHAnsi" w:hAnsiTheme="minorHAnsi" w:cstheme="minorHAnsi"/>
          <w:color w:val="1F3864" w:themeColor="accent1" w:themeShade="80"/>
          <w:szCs w:val="24"/>
        </w:rPr>
        <w:t>)</w:t>
      </w:r>
      <w:r w:rsidRPr="00685E9C">
        <w:rPr>
          <w:rFonts w:asciiTheme="minorHAnsi" w:hAnsiTheme="minorHAnsi" w:cstheme="minorHAnsi"/>
          <w:color w:val="1F3864" w:themeColor="accent1" w:themeShade="80"/>
          <w:szCs w:val="24"/>
        </w:rPr>
        <w:t xml:space="preserve"> </w:t>
      </w:r>
      <w:r>
        <w:rPr>
          <w:rFonts w:asciiTheme="minorHAnsi" w:hAnsiTheme="minorHAnsi" w:cstheme="minorHAnsi"/>
          <w:color w:val="1F3864" w:themeColor="accent1" w:themeShade="80"/>
          <w:szCs w:val="24"/>
        </w:rPr>
        <w:t>a</w:t>
      </w:r>
      <w:r w:rsidRPr="00685E9C">
        <w:rPr>
          <w:rFonts w:asciiTheme="minorHAnsi" w:hAnsiTheme="minorHAnsi" w:cstheme="minorHAnsi"/>
          <w:color w:val="1F3864" w:themeColor="accent1" w:themeShade="80"/>
          <w:szCs w:val="24"/>
        </w:rPr>
        <w:t xml:space="preserve">dmission </w:t>
      </w:r>
      <w:r>
        <w:rPr>
          <w:rFonts w:asciiTheme="minorHAnsi" w:hAnsiTheme="minorHAnsi" w:cstheme="minorHAnsi"/>
          <w:color w:val="1F3864" w:themeColor="accent1" w:themeShade="80"/>
          <w:szCs w:val="24"/>
        </w:rPr>
        <w:t>p</w:t>
      </w:r>
      <w:r w:rsidRPr="00685E9C">
        <w:rPr>
          <w:rFonts w:asciiTheme="minorHAnsi" w:hAnsiTheme="minorHAnsi" w:cstheme="minorHAnsi"/>
          <w:color w:val="1F3864" w:themeColor="accent1" w:themeShade="80"/>
          <w:szCs w:val="24"/>
        </w:rPr>
        <w:t>olicies</w:t>
      </w:r>
      <w:r>
        <w:rPr>
          <w:rFonts w:asciiTheme="minorHAnsi" w:hAnsiTheme="minorHAnsi" w:cstheme="minorHAnsi"/>
          <w:color w:val="1F3864" w:themeColor="accent1" w:themeShade="80"/>
          <w:szCs w:val="24"/>
        </w:rPr>
        <w:t xml:space="preserve"> and procedures. The scope of the information includes types of immigration documents created by the ISSS office, required information/documents to create immigration documents, DHS requirements, and ISSS office policies. </w:t>
      </w:r>
    </w:p>
    <w:p w14:paraId="0F1E1B8F" w14:textId="0111F3B3" w:rsidR="005845FE" w:rsidRDefault="005845FE" w:rsidP="005845FE">
      <w:pPr>
        <w:tabs>
          <w:tab w:val="clear" w:pos="851"/>
        </w:tabs>
        <w:ind w:left="63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This manual also covers preparing and creating the international student cost guides, English Proficiency requirements and updates, program dates for each school, and communication with students. Additionally, it contains detailed information needed by the Admission Offices at AU, covering all aspects of immigration documents requirements and </w:t>
      </w:r>
      <w:r w:rsidR="001A5AFA">
        <w:rPr>
          <w:rFonts w:asciiTheme="minorHAnsi" w:hAnsiTheme="minorHAnsi" w:cstheme="minorHAnsi"/>
          <w:color w:val="1F3864" w:themeColor="accent1" w:themeShade="80"/>
          <w:szCs w:val="24"/>
        </w:rPr>
        <w:t>policies,</w:t>
      </w:r>
      <w:r>
        <w:rPr>
          <w:rFonts w:asciiTheme="minorHAnsi" w:hAnsiTheme="minorHAnsi" w:cstheme="minorHAnsi"/>
          <w:color w:val="1F3864" w:themeColor="accent1" w:themeShade="80"/>
          <w:szCs w:val="24"/>
        </w:rPr>
        <w:t xml:space="preserve"> and submitting immigration documents requests (PIIRFs) in Sunapsis, ISSS’s international student database.</w:t>
      </w:r>
    </w:p>
    <w:p w14:paraId="1113E3D7" w14:textId="77777777" w:rsidR="005845FE" w:rsidRDefault="005845FE" w:rsidP="005845FE">
      <w:pPr>
        <w:tabs>
          <w:tab w:val="clear" w:pos="851"/>
        </w:tabs>
        <w:ind w:left="63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This manual can be used for training new DSOs about the admission area policies and procedures, including step-by-step instructions about creating initial and transfer immigration documents for different student groups and understanding policies surrounding major changes, withdrawal and deferrals, and late arrivals.</w:t>
      </w:r>
    </w:p>
    <w:p w14:paraId="2F6E1135" w14:textId="77777777" w:rsidR="00FB2914" w:rsidRDefault="00FB2914" w:rsidP="00F56D6D">
      <w:pPr>
        <w:tabs>
          <w:tab w:val="clear" w:pos="851"/>
        </w:tabs>
        <w:rPr>
          <w:rFonts w:asciiTheme="minorHAnsi" w:hAnsiTheme="minorHAnsi" w:cstheme="minorHAnsi"/>
          <w:color w:val="1F3864" w:themeColor="accent1" w:themeShade="80"/>
          <w:szCs w:val="24"/>
        </w:rPr>
      </w:pPr>
    </w:p>
    <w:p w14:paraId="296B127E" w14:textId="77777777" w:rsidR="00100D12" w:rsidRPr="00FE0A2B" w:rsidRDefault="00100D12"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rFonts w:asciiTheme="minorHAnsi" w:hAnsiTheme="minorHAnsi" w:cstheme="minorHAnsi"/>
          <w:noProof/>
        </w:rPr>
      </w:pPr>
      <w:bookmarkStart w:id="27" w:name="_Toc77246657"/>
      <w:bookmarkStart w:id="28" w:name="_Toc61861410"/>
      <w:r w:rsidRPr="00FE0A2B">
        <w:rPr>
          <w:rFonts w:asciiTheme="minorHAnsi" w:hAnsiTheme="minorHAnsi" w:cstheme="minorHAnsi"/>
          <w:noProof/>
        </w:rPr>
        <w:lastRenderedPageBreak/>
        <w:t>ISSS Admission Policies</w:t>
      </w:r>
      <w:bookmarkEnd w:id="27"/>
    </w:p>
    <w:p w14:paraId="0BB146BD" w14:textId="089BC6CF" w:rsidR="00100D12" w:rsidRPr="00FE0A2B" w:rsidRDefault="00100D12" w:rsidP="00B65AA4">
      <w:pPr>
        <w:pStyle w:val="Heading2"/>
        <w:rPr>
          <w:smallCaps/>
        </w:rPr>
      </w:pPr>
      <w:bookmarkStart w:id="29" w:name="_Toc77246658"/>
      <w:bookmarkEnd w:id="18"/>
      <w:bookmarkEnd w:id="19"/>
      <w:bookmarkEnd w:id="20"/>
      <w:bookmarkEnd w:id="21"/>
      <w:bookmarkEnd w:id="22"/>
      <w:bookmarkEnd w:id="28"/>
      <w:r w:rsidRPr="00FE0A2B">
        <w:t xml:space="preserve">2.1 Immigration </w:t>
      </w:r>
      <w:r w:rsidR="001E47DB" w:rsidRPr="00FE0A2B">
        <w:t>D</w:t>
      </w:r>
      <w:r w:rsidRPr="00FE0A2B">
        <w:t xml:space="preserve">ocuments </w:t>
      </w:r>
      <w:r w:rsidR="001E47DB" w:rsidRPr="00FE0A2B">
        <w:t>issued by ISSS Office</w:t>
      </w:r>
      <w:r w:rsidR="00883652" w:rsidRPr="00FE0A2B">
        <w:t xml:space="preserve"> at AU</w:t>
      </w:r>
      <w:bookmarkEnd w:id="29"/>
    </w:p>
    <w:p w14:paraId="3217AE4B" w14:textId="37345D8E" w:rsidR="007F7237" w:rsidRPr="005A3FF6" w:rsidRDefault="007F7237" w:rsidP="007F7237">
      <w:pPr>
        <w:rPr>
          <w:rFonts w:asciiTheme="minorHAnsi" w:hAnsiTheme="minorHAnsi" w:cstheme="minorHAnsi"/>
          <w:color w:val="000000"/>
          <w:szCs w:val="24"/>
          <w:lang w:bidi="ar-SA"/>
        </w:rPr>
      </w:pPr>
      <w:r w:rsidRPr="005A3FF6">
        <w:rPr>
          <w:rFonts w:asciiTheme="minorHAnsi" w:hAnsiTheme="minorHAnsi" w:cstheme="minorHAnsi"/>
          <w:color w:val="002060"/>
          <w:szCs w:val="24"/>
          <w:shd w:val="clear" w:color="auto" w:fill="FFFFFF"/>
        </w:rPr>
        <w:t xml:space="preserve">American University is authorized to issue an I-20 "Certificate of Eligibility for Nonimmigrant Student Status" and DS-2019 "Certificate of Eligibility for Exchange Visitor (J-1) Status" for students admitted to full-time, degree-seeking programs. </w:t>
      </w:r>
    </w:p>
    <w:p w14:paraId="518630C3" w14:textId="77777777" w:rsidR="007F7237" w:rsidRPr="005A3FF6" w:rsidRDefault="007F7237" w:rsidP="007F7237">
      <w:pPr>
        <w:rPr>
          <w:rFonts w:asciiTheme="minorHAnsi" w:hAnsiTheme="minorHAnsi" w:cstheme="minorHAnsi"/>
          <w:color w:val="002060"/>
          <w:szCs w:val="24"/>
        </w:rPr>
      </w:pPr>
      <w:r w:rsidRPr="005A3FF6">
        <w:rPr>
          <w:rFonts w:asciiTheme="minorHAnsi" w:hAnsiTheme="minorHAnsi" w:cstheme="minorHAnsi"/>
          <w:b/>
          <w:bCs/>
          <w:color w:val="002060"/>
          <w:szCs w:val="24"/>
        </w:rPr>
        <w:t>Degree Programs</w:t>
      </w:r>
      <w:r w:rsidRPr="005A3FF6">
        <w:rPr>
          <w:rFonts w:asciiTheme="minorHAnsi" w:hAnsiTheme="minorHAnsi" w:cstheme="minorHAnsi"/>
          <w:color w:val="002060"/>
          <w:szCs w:val="24"/>
        </w:rPr>
        <w:t xml:space="preserve">: </w:t>
      </w:r>
      <w:proofErr w:type="gramStart"/>
      <w:r w:rsidRPr="005A3FF6">
        <w:rPr>
          <w:rFonts w:asciiTheme="minorHAnsi" w:hAnsiTheme="minorHAnsi" w:cstheme="minorHAnsi"/>
          <w:color w:val="002060"/>
          <w:szCs w:val="24"/>
        </w:rPr>
        <w:t>In order to</w:t>
      </w:r>
      <w:proofErr w:type="gramEnd"/>
      <w:r w:rsidRPr="005A3FF6">
        <w:rPr>
          <w:rFonts w:asciiTheme="minorHAnsi" w:hAnsiTheme="minorHAnsi" w:cstheme="minorHAnsi"/>
          <w:color w:val="002060"/>
          <w:szCs w:val="24"/>
        </w:rPr>
        <w:t xml:space="preserve"> be eligible for immigration document issuance, each program of study should be a full-time program in the AU academic catalog with documented admissions standards. A minimum of </w:t>
      </w:r>
      <w:r w:rsidRPr="00F51A53">
        <w:rPr>
          <w:rFonts w:asciiTheme="minorHAnsi" w:hAnsiTheme="minorHAnsi" w:cstheme="minorHAnsi"/>
          <w:color w:val="002060"/>
          <w:szCs w:val="24"/>
        </w:rPr>
        <w:t>9 credits enrollment is required for graduate level (</w:t>
      </w:r>
      <w:proofErr w:type="gramStart"/>
      <w:r w:rsidRPr="00F51A53">
        <w:rPr>
          <w:rFonts w:asciiTheme="minorHAnsi" w:hAnsiTheme="minorHAnsi" w:cstheme="minorHAnsi"/>
          <w:color w:val="002060"/>
          <w:szCs w:val="24"/>
        </w:rPr>
        <w:t>with the exception of</w:t>
      </w:r>
      <w:proofErr w:type="gramEnd"/>
      <w:r w:rsidRPr="00F51A53">
        <w:rPr>
          <w:rFonts w:asciiTheme="minorHAnsi" w:hAnsiTheme="minorHAnsi" w:cstheme="minorHAnsi"/>
          <w:color w:val="002060"/>
          <w:szCs w:val="24"/>
        </w:rPr>
        <w:t xml:space="preserve"> JD, which is 12 credits, and LLM &amp; SJD, which are 8 credits), and 12 credits for undergraduate</w:t>
      </w:r>
      <w:r w:rsidRPr="005A3FF6">
        <w:rPr>
          <w:rFonts w:asciiTheme="minorHAnsi" w:hAnsiTheme="minorHAnsi" w:cstheme="minorHAnsi"/>
          <w:color w:val="002060"/>
          <w:szCs w:val="24"/>
        </w:rPr>
        <w:t xml:space="preserve"> level for each fall/spring semester. Students should receive a degree or certificate of completion at the end of the program. </w:t>
      </w:r>
    </w:p>
    <w:p w14:paraId="2409878D" w14:textId="53C88731" w:rsidR="007F7237" w:rsidRPr="005A3FF6" w:rsidRDefault="007F7237" w:rsidP="007F7237">
      <w:pPr>
        <w:rPr>
          <w:rFonts w:asciiTheme="minorHAnsi" w:hAnsiTheme="minorHAnsi" w:cstheme="minorHAnsi"/>
          <w:color w:val="002060"/>
          <w:szCs w:val="24"/>
        </w:rPr>
      </w:pPr>
      <w:r w:rsidRPr="005A3FF6">
        <w:rPr>
          <w:rFonts w:asciiTheme="minorHAnsi" w:hAnsiTheme="minorHAnsi" w:cstheme="minorHAnsi"/>
          <w:b/>
          <w:bCs/>
          <w:color w:val="002060"/>
          <w:szCs w:val="24"/>
        </w:rPr>
        <w:t>Graduate Certificate Programs:</w:t>
      </w:r>
      <w:r w:rsidRPr="005A3FF6">
        <w:rPr>
          <w:rFonts w:asciiTheme="minorHAnsi" w:hAnsiTheme="minorHAnsi" w:cstheme="minorHAnsi"/>
          <w:color w:val="002060"/>
          <w:szCs w:val="24"/>
        </w:rPr>
        <w:t xml:space="preserve"> Students should be enrolled full</w:t>
      </w:r>
      <w:r w:rsidR="00040FB1">
        <w:rPr>
          <w:rFonts w:asciiTheme="minorHAnsi" w:hAnsiTheme="minorHAnsi" w:cstheme="minorHAnsi"/>
          <w:color w:val="002060"/>
          <w:szCs w:val="24"/>
        </w:rPr>
        <w:t>-</w:t>
      </w:r>
      <w:r w:rsidRPr="005A3FF6">
        <w:rPr>
          <w:rFonts w:asciiTheme="minorHAnsi" w:hAnsiTheme="minorHAnsi" w:cstheme="minorHAnsi"/>
          <w:color w:val="002060"/>
          <w:szCs w:val="24"/>
        </w:rPr>
        <w:t xml:space="preserve">time for 9 credits each semester. </w:t>
      </w:r>
    </w:p>
    <w:p w14:paraId="1CA1F67B" w14:textId="77777777" w:rsidR="007F7237" w:rsidRPr="005A3FF6" w:rsidRDefault="007F7237" w:rsidP="007F7237">
      <w:pPr>
        <w:rPr>
          <w:rFonts w:asciiTheme="minorHAnsi" w:hAnsiTheme="minorHAnsi" w:cstheme="minorHAnsi"/>
          <w:color w:val="002060"/>
          <w:szCs w:val="24"/>
        </w:rPr>
      </w:pPr>
      <w:r w:rsidRPr="005A3FF6">
        <w:rPr>
          <w:rFonts w:asciiTheme="minorHAnsi" w:hAnsiTheme="minorHAnsi" w:cstheme="minorHAnsi"/>
          <w:b/>
          <w:bCs/>
          <w:color w:val="002060"/>
          <w:szCs w:val="24"/>
        </w:rPr>
        <w:t>Exchange Programs:</w:t>
      </w:r>
      <w:r w:rsidRPr="005A3FF6">
        <w:rPr>
          <w:rFonts w:asciiTheme="minorHAnsi" w:hAnsiTheme="minorHAnsi" w:cstheme="minorHAnsi"/>
          <w:color w:val="002060"/>
          <w:szCs w:val="24"/>
        </w:rPr>
        <w:t xml:space="preserve"> American University issues immigration documents for students who are enrolled in degree-seeking programs in their home institution and are taking classes for one semester, one year, or two years at AU based on the exchange agreements </w:t>
      </w:r>
      <w:r>
        <w:rPr>
          <w:rFonts w:asciiTheme="minorHAnsi" w:hAnsiTheme="minorHAnsi" w:cstheme="minorHAnsi"/>
          <w:color w:val="002060"/>
          <w:szCs w:val="24"/>
        </w:rPr>
        <w:t xml:space="preserve">(MOAs) </w:t>
      </w:r>
      <w:r w:rsidRPr="005A3FF6">
        <w:rPr>
          <w:rFonts w:asciiTheme="minorHAnsi" w:hAnsiTheme="minorHAnsi" w:cstheme="minorHAnsi"/>
          <w:color w:val="002060"/>
          <w:szCs w:val="24"/>
        </w:rPr>
        <w:t>between American University and their home institution</w:t>
      </w:r>
      <w:r>
        <w:rPr>
          <w:rFonts w:asciiTheme="minorHAnsi" w:hAnsiTheme="minorHAnsi" w:cstheme="minorHAnsi"/>
          <w:color w:val="002060"/>
          <w:szCs w:val="24"/>
        </w:rPr>
        <w:t>.</w:t>
      </w:r>
    </w:p>
    <w:p w14:paraId="0C798063" w14:textId="77777777" w:rsidR="007F7237" w:rsidRPr="005A3FF6" w:rsidRDefault="007F7237" w:rsidP="007F7237">
      <w:pPr>
        <w:rPr>
          <w:rFonts w:asciiTheme="minorHAnsi" w:hAnsiTheme="minorHAnsi" w:cstheme="minorHAnsi"/>
          <w:color w:val="002060"/>
          <w:szCs w:val="24"/>
        </w:rPr>
      </w:pPr>
      <w:r w:rsidRPr="005A3FF6">
        <w:rPr>
          <w:rFonts w:asciiTheme="minorHAnsi" w:hAnsiTheme="minorHAnsi" w:cstheme="minorHAnsi"/>
          <w:b/>
          <w:bCs/>
          <w:color w:val="002060"/>
          <w:szCs w:val="24"/>
        </w:rPr>
        <w:t>Non-Degree Short Programs</w:t>
      </w:r>
      <w:r w:rsidRPr="005A3FF6">
        <w:rPr>
          <w:rFonts w:asciiTheme="minorHAnsi" w:hAnsiTheme="minorHAnsi" w:cstheme="minorHAnsi"/>
          <w:color w:val="002060"/>
          <w:szCs w:val="24"/>
        </w:rPr>
        <w:t>: American University does not issue immigration documents for non-degree programs, other than English Language Training Academy (ELTA) and American Access (ACDC). The immigration document is issued for at least one year.</w:t>
      </w:r>
    </w:p>
    <w:p w14:paraId="2C3F162E" w14:textId="77777777" w:rsidR="007F7237" w:rsidRPr="005A3FF6" w:rsidRDefault="007F7237" w:rsidP="007F7237">
      <w:pPr>
        <w:rPr>
          <w:rFonts w:asciiTheme="minorHAnsi" w:hAnsiTheme="minorHAnsi" w:cstheme="minorHAnsi"/>
          <w:color w:val="002060"/>
          <w:szCs w:val="24"/>
        </w:rPr>
      </w:pPr>
      <w:r w:rsidRPr="005A3FF6">
        <w:rPr>
          <w:rFonts w:asciiTheme="minorHAnsi" w:hAnsiTheme="minorHAnsi" w:cstheme="minorHAnsi"/>
          <w:b/>
          <w:bCs/>
          <w:color w:val="002060"/>
          <w:szCs w:val="24"/>
        </w:rPr>
        <w:t>International Accelerator Program (IAP)</w:t>
      </w:r>
      <w:r w:rsidRPr="005A3FF6">
        <w:rPr>
          <w:rFonts w:asciiTheme="minorHAnsi" w:hAnsiTheme="minorHAnsi" w:cstheme="minorHAnsi"/>
          <w:color w:val="002060"/>
          <w:szCs w:val="24"/>
        </w:rPr>
        <w:t>: American University issues immigration documents for pathway programs for students who are conditionally approved to degree-seeking programs at AU.</w:t>
      </w:r>
    </w:p>
    <w:p w14:paraId="0B42AFBE" w14:textId="77777777" w:rsidR="007F7237" w:rsidRPr="00DB12EE" w:rsidRDefault="007F7237" w:rsidP="007F7237">
      <w:pPr>
        <w:rPr>
          <w:rFonts w:asciiTheme="minorHAnsi" w:hAnsiTheme="minorHAnsi" w:cstheme="minorHAnsi"/>
          <w:color w:val="002060"/>
          <w:szCs w:val="24"/>
          <w:shd w:val="clear" w:color="auto" w:fill="FFFFFF"/>
        </w:rPr>
      </w:pPr>
      <w:r w:rsidRPr="005A3FF6">
        <w:rPr>
          <w:rFonts w:asciiTheme="minorHAnsi" w:hAnsiTheme="minorHAnsi" w:cstheme="minorHAnsi"/>
          <w:color w:val="002060"/>
          <w:szCs w:val="24"/>
          <w:shd w:val="clear" w:color="auto" w:fill="FFFFFF"/>
        </w:rPr>
        <w:t>Most American University international students hold F-1 visa status; however, some students may be eligible for or required to have J-1 visa status.</w:t>
      </w:r>
      <w:r>
        <w:rPr>
          <w:rFonts w:asciiTheme="minorHAnsi" w:hAnsiTheme="minorHAnsi" w:cstheme="minorHAnsi"/>
          <w:color w:val="002060"/>
          <w:szCs w:val="24"/>
          <w:shd w:val="clear" w:color="auto" w:fill="FFFFFF"/>
        </w:rPr>
        <w:t xml:space="preserve"> Students requesting the </w:t>
      </w:r>
      <w:r w:rsidRPr="00DB12EE">
        <w:rPr>
          <w:rFonts w:asciiTheme="minorHAnsi" w:hAnsiTheme="minorHAnsi" w:cstheme="minorHAnsi"/>
          <w:color w:val="002060"/>
          <w:spacing w:val="-5"/>
          <w:szCs w:val="24"/>
        </w:rPr>
        <w:t>Certificate of Eligibility for Nonimmigrant Student status (</w:t>
      </w:r>
      <w:r>
        <w:rPr>
          <w:rFonts w:asciiTheme="minorHAnsi" w:hAnsiTheme="minorHAnsi" w:cstheme="minorHAnsi"/>
          <w:color w:val="002060"/>
          <w:spacing w:val="-5"/>
          <w:szCs w:val="24"/>
        </w:rPr>
        <w:t xml:space="preserve">Form I-20) will apply for an F-1 student visa, and students requesting a </w:t>
      </w:r>
      <w:r w:rsidRPr="00DB12EE">
        <w:rPr>
          <w:rFonts w:asciiTheme="minorHAnsi" w:hAnsiTheme="minorHAnsi" w:cstheme="minorHAnsi"/>
          <w:color w:val="002060"/>
          <w:szCs w:val="24"/>
        </w:rPr>
        <w:t>Certificate of Eligibility for Exchange Visitor Status (</w:t>
      </w:r>
      <w:r>
        <w:rPr>
          <w:rFonts w:asciiTheme="minorHAnsi" w:hAnsiTheme="minorHAnsi" w:cstheme="minorHAnsi"/>
          <w:color w:val="002060"/>
          <w:szCs w:val="24"/>
        </w:rPr>
        <w:t>DS-2019</w:t>
      </w:r>
      <w:r w:rsidRPr="00DB12EE">
        <w:rPr>
          <w:rFonts w:asciiTheme="minorHAnsi" w:hAnsiTheme="minorHAnsi" w:cstheme="minorHAnsi"/>
          <w:color w:val="002060"/>
          <w:szCs w:val="24"/>
        </w:rPr>
        <w:t>)</w:t>
      </w:r>
      <w:r>
        <w:rPr>
          <w:rFonts w:asciiTheme="minorHAnsi" w:hAnsiTheme="minorHAnsi" w:cstheme="minorHAnsi"/>
          <w:color w:val="002060"/>
          <w:szCs w:val="24"/>
        </w:rPr>
        <w:t xml:space="preserve">, will apply for a J-1 exchange visitor visa. </w:t>
      </w:r>
    </w:p>
    <w:p w14:paraId="3798F547" w14:textId="6EF5F0F1" w:rsidR="007F7237" w:rsidRPr="00CD2261" w:rsidRDefault="007F7237" w:rsidP="007F7237">
      <w:pPr>
        <w:keepLines w:val="0"/>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szCs w:val="24"/>
        </w:rPr>
      </w:pPr>
      <w:r>
        <w:rPr>
          <w:rFonts w:asciiTheme="minorHAnsi" w:hAnsiTheme="minorHAnsi" w:cstheme="minorHAnsi"/>
          <w:color w:val="002060"/>
          <w:spacing w:val="-5"/>
          <w:szCs w:val="24"/>
        </w:rPr>
        <w:t xml:space="preserve">Students who are unsure of which visa to choose may review our webpage here: </w:t>
      </w:r>
      <w:hyperlink r:id="rId16" w:history="1">
        <w:r w:rsidRPr="00A50A1D">
          <w:rPr>
            <w:rStyle w:val="Hyperlink"/>
            <w:rFonts w:asciiTheme="minorHAnsi" w:hAnsiTheme="minorHAnsi" w:cstheme="minorHAnsi"/>
            <w:szCs w:val="24"/>
          </w:rPr>
          <w:t>https://www.american.edu/ocl/isss/upload/f1-and-j1-student-visa-comparison.pdf</w:t>
        </w:r>
      </w:hyperlink>
      <w:r>
        <w:rPr>
          <w:rFonts w:asciiTheme="minorHAnsi" w:hAnsiTheme="minorHAnsi" w:cstheme="minorHAnsi"/>
          <w:szCs w:val="24"/>
        </w:rPr>
        <w:t>.</w:t>
      </w:r>
    </w:p>
    <w:p w14:paraId="1FCC1885" w14:textId="77777777" w:rsidR="00CD2261" w:rsidRDefault="00CD2261" w:rsidP="007F7237">
      <w:pPr>
        <w:rPr>
          <w:rFonts w:asciiTheme="minorHAnsi" w:hAnsiTheme="minorHAnsi" w:cstheme="minorHAnsi"/>
          <w:b/>
          <w:bCs/>
          <w:color w:val="002060"/>
          <w:szCs w:val="24"/>
        </w:rPr>
      </w:pPr>
    </w:p>
    <w:p w14:paraId="02067FAF" w14:textId="61D0BC13" w:rsidR="007F7237" w:rsidRPr="005A3FF6" w:rsidRDefault="007F7237" w:rsidP="007F7237">
      <w:pPr>
        <w:rPr>
          <w:rFonts w:asciiTheme="minorHAnsi" w:hAnsiTheme="minorHAnsi" w:cstheme="minorHAnsi"/>
          <w:szCs w:val="24"/>
        </w:rPr>
      </w:pPr>
      <w:r w:rsidRPr="005A3FF6">
        <w:rPr>
          <w:rFonts w:asciiTheme="minorHAnsi" w:hAnsiTheme="minorHAnsi" w:cstheme="minorHAnsi"/>
          <w:b/>
          <w:bCs/>
          <w:color w:val="002060"/>
          <w:szCs w:val="24"/>
        </w:rPr>
        <w:t>F-1 Student Visa Status</w:t>
      </w:r>
      <w:r w:rsidRPr="005A3FF6">
        <w:rPr>
          <w:rFonts w:asciiTheme="minorHAnsi" w:hAnsiTheme="minorHAnsi" w:cstheme="minorHAnsi"/>
          <w:color w:val="002060"/>
          <w:szCs w:val="24"/>
        </w:rPr>
        <w:t> </w:t>
      </w:r>
      <w:hyperlink r:id="rId17" w:history="1">
        <w:r w:rsidRPr="005A3FF6">
          <w:rPr>
            <w:rStyle w:val="Hyperlink"/>
            <w:rFonts w:asciiTheme="minorHAnsi" w:hAnsiTheme="minorHAnsi" w:cstheme="minorHAnsi"/>
            <w:color w:val="006796"/>
            <w:szCs w:val="24"/>
          </w:rPr>
          <w:t>8 CFR 214.2(f)</w:t>
        </w:r>
      </w:hyperlink>
    </w:p>
    <w:p w14:paraId="0A7C8C94" w14:textId="2775661A" w:rsidR="00773687" w:rsidRPr="005A3FF6" w:rsidRDefault="00773687" w:rsidP="00773687">
      <w:pPr>
        <w:pStyle w:val="NormalWeb"/>
        <w:shd w:val="clear" w:color="auto" w:fill="FFFFFF"/>
        <w:spacing w:before="0" w:beforeAutospacing="0" w:after="0" w:afterAutospacing="0"/>
        <w:rPr>
          <w:rFonts w:asciiTheme="minorHAnsi" w:hAnsiTheme="minorHAnsi" w:cstheme="minorHAnsi"/>
          <w:color w:val="002060"/>
          <w:sz w:val="24"/>
          <w:szCs w:val="24"/>
        </w:rPr>
      </w:pPr>
      <w:r w:rsidRPr="005A3FF6">
        <w:rPr>
          <w:rFonts w:asciiTheme="minorHAnsi" w:hAnsiTheme="minorHAnsi" w:cstheme="minorHAnsi"/>
          <w:color w:val="002060"/>
          <w:sz w:val="24"/>
          <w:szCs w:val="24"/>
        </w:rPr>
        <w:lastRenderedPageBreak/>
        <w:t>The F-1 is the most common visa for students studying in the United States. Full-time</w:t>
      </w:r>
      <w:r w:rsidR="00DE2006" w:rsidRPr="005A3FF6">
        <w:rPr>
          <w:rFonts w:asciiTheme="minorHAnsi" w:hAnsiTheme="minorHAnsi" w:cstheme="minorHAnsi"/>
          <w:color w:val="002060"/>
          <w:sz w:val="24"/>
          <w:szCs w:val="24"/>
        </w:rPr>
        <w:t>,</w:t>
      </w:r>
      <w:r w:rsidRPr="005A3FF6">
        <w:rPr>
          <w:rFonts w:asciiTheme="minorHAnsi" w:hAnsiTheme="minorHAnsi" w:cstheme="minorHAnsi"/>
          <w:color w:val="002060"/>
          <w:sz w:val="24"/>
          <w:szCs w:val="24"/>
        </w:rPr>
        <w:t xml:space="preserve"> degree</w:t>
      </w:r>
      <w:r w:rsidR="00DE2006" w:rsidRPr="005A3FF6">
        <w:rPr>
          <w:rFonts w:asciiTheme="minorHAnsi" w:hAnsiTheme="minorHAnsi" w:cstheme="minorHAnsi"/>
          <w:color w:val="002060"/>
          <w:sz w:val="24"/>
          <w:szCs w:val="24"/>
        </w:rPr>
        <w:t>-</w:t>
      </w:r>
      <w:r w:rsidRPr="005A3FF6">
        <w:rPr>
          <w:rFonts w:asciiTheme="minorHAnsi" w:hAnsiTheme="minorHAnsi" w:cstheme="minorHAnsi"/>
          <w:color w:val="002060"/>
          <w:sz w:val="24"/>
          <w:szCs w:val="24"/>
        </w:rPr>
        <w:t>seeking students at AU are eligible for the F-1 visa.</w:t>
      </w:r>
    </w:p>
    <w:p w14:paraId="6729BCF1" w14:textId="77777777" w:rsidR="00773687" w:rsidRPr="005A3FF6" w:rsidRDefault="00773687" w:rsidP="00773687">
      <w:pPr>
        <w:pStyle w:val="NormalWeb"/>
        <w:shd w:val="clear" w:color="auto" w:fill="FFFFFF"/>
        <w:spacing w:before="0" w:beforeAutospacing="0" w:after="0" w:afterAutospacing="0"/>
        <w:rPr>
          <w:rFonts w:asciiTheme="minorHAnsi" w:hAnsiTheme="minorHAnsi" w:cstheme="minorHAnsi"/>
          <w:b/>
          <w:bCs/>
          <w:color w:val="002060"/>
          <w:sz w:val="24"/>
          <w:szCs w:val="24"/>
        </w:rPr>
      </w:pPr>
    </w:p>
    <w:p w14:paraId="474245B6" w14:textId="77777777" w:rsidR="00773687" w:rsidRPr="005A3FF6" w:rsidRDefault="00773687" w:rsidP="00773687">
      <w:pPr>
        <w:pStyle w:val="NormalWeb"/>
        <w:shd w:val="clear" w:color="auto" w:fill="FFFFFF"/>
        <w:spacing w:before="0" w:beforeAutospacing="0" w:after="0" w:afterAutospacing="0"/>
        <w:rPr>
          <w:rFonts w:asciiTheme="minorHAnsi" w:hAnsiTheme="minorHAnsi" w:cstheme="minorHAnsi"/>
          <w:b/>
          <w:bCs/>
          <w:color w:val="00B050"/>
          <w:sz w:val="24"/>
          <w:szCs w:val="24"/>
        </w:rPr>
      </w:pPr>
      <w:r w:rsidRPr="005A3FF6">
        <w:rPr>
          <w:rFonts w:asciiTheme="minorHAnsi" w:hAnsiTheme="minorHAnsi" w:cstheme="minorHAnsi"/>
          <w:b/>
          <w:bCs/>
          <w:color w:val="002060"/>
          <w:sz w:val="24"/>
          <w:szCs w:val="24"/>
        </w:rPr>
        <w:t>J-1 Exchange Visitors Status</w:t>
      </w:r>
      <w:r w:rsidRPr="005A3FF6">
        <w:rPr>
          <w:rFonts w:asciiTheme="minorHAnsi" w:hAnsiTheme="minorHAnsi" w:cstheme="minorHAnsi"/>
          <w:color w:val="002060"/>
          <w:sz w:val="24"/>
          <w:szCs w:val="24"/>
        </w:rPr>
        <w:t> </w:t>
      </w:r>
      <w:hyperlink r:id="rId18" w:history="1">
        <w:r w:rsidRPr="005A3FF6">
          <w:rPr>
            <w:rStyle w:val="Hyperlink"/>
            <w:rFonts w:asciiTheme="minorHAnsi" w:hAnsiTheme="minorHAnsi" w:cstheme="minorHAnsi"/>
            <w:color w:val="1774A9"/>
            <w:sz w:val="24"/>
            <w:szCs w:val="24"/>
            <w:bdr w:val="none" w:sz="0" w:space="0" w:color="auto" w:frame="1"/>
          </w:rPr>
          <w:t>22 CFR Part 62</w:t>
        </w:r>
      </w:hyperlink>
    </w:p>
    <w:p w14:paraId="547940FD" w14:textId="77777777" w:rsidR="00773687" w:rsidRPr="005A3FF6" w:rsidRDefault="00773687" w:rsidP="00773687">
      <w:pPr>
        <w:pStyle w:val="NormalWeb"/>
        <w:shd w:val="clear" w:color="auto" w:fill="FFFFFF"/>
        <w:spacing w:before="0" w:beforeAutospacing="0" w:after="0" w:afterAutospacing="0"/>
        <w:rPr>
          <w:rFonts w:asciiTheme="minorHAnsi" w:hAnsiTheme="minorHAnsi" w:cstheme="minorHAnsi"/>
          <w:color w:val="002060"/>
          <w:sz w:val="24"/>
          <w:szCs w:val="24"/>
        </w:rPr>
      </w:pPr>
      <w:r w:rsidRPr="005A3FF6">
        <w:rPr>
          <w:rFonts w:asciiTheme="minorHAnsi" w:hAnsiTheme="minorHAnsi" w:cstheme="minorHAnsi"/>
          <w:color w:val="002060"/>
          <w:sz w:val="24"/>
          <w:szCs w:val="24"/>
        </w:rPr>
        <w:t>To be eligible for J-1 status, the prospective student must meet the following criteria:</w:t>
      </w:r>
    </w:p>
    <w:p w14:paraId="4ABF1D00" w14:textId="77777777" w:rsidR="00773687" w:rsidRPr="005A3FF6" w:rsidRDefault="00773687" w:rsidP="00802C10">
      <w:pPr>
        <w:keepLines w:val="0"/>
        <w:numPr>
          <w:ilvl w:val="0"/>
          <w:numId w:val="4"/>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szCs w:val="24"/>
        </w:rPr>
      </w:pPr>
      <w:r w:rsidRPr="005A3FF6">
        <w:rPr>
          <w:rFonts w:asciiTheme="minorHAnsi" w:hAnsiTheme="minorHAnsi" w:cstheme="minorHAnsi"/>
          <w:color w:val="002060"/>
          <w:szCs w:val="24"/>
        </w:rPr>
        <w:t>The student or his or her program are financed directly or indirectly by:</w:t>
      </w:r>
      <w:r w:rsidRPr="005A3FF6">
        <w:rPr>
          <w:rFonts w:asciiTheme="minorHAnsi" w:hAnsiTheme="minorHAnsi" w:cstheme="minorHAnsi"/>
          <w:color w:val="002060"/>
          <w:szCs w:val="24"/>
        </w:rPr>
        <w:br/>
        <w:t>(</w:t>
      </w:r>
      <w:proofErr w:type="spellStart"/>
      <w:r w:rsidRPr="005A3FF6">
        <w:rPr>
          <w:rFonts w:asciiTheme="minorHAnsi" w:hAnsiTheme="minorHAnsi" w:cstheme="minorHAnsi"/>
          <w:color w:val="002060"/>
          <w:szCs w:val="24"/>
        </w:rPr>
        <w:t>i</w:t>
      </w:r>
      <w:proofErr w:type="spellEnd"/>
      <w:r w:rsidRPr="005A3FF6">
        <w:rPr>
          <w:rFonts w:asciiTheme="minorHAnsi" w:hAnsiTheme="minorHAnsi" w:cstheme="minorHAnsi"/>
          <w:color w:val="002060"/>
          <w:szCs w:val="24"/>
        </w:rPr>
        <w:t>) The United States Government;</w:t>
      </w:r>
      <w:r w:rsidRPr="005A3FF6">
        <w:rPr>
          <w:rFonts w:asciiTheme="minorHAnsi" w:hAnsiTheme="minorHAnsi" w:cstheme="minorHAnsi"/>
          <w:color w:val="002060"/>
          <w:szCs w:val="24"/>
        </w:rPr>
        <w:br/>
        <w:t>(ii) The government of the student's home country; or</w:t>
      </w:r>
      <w:r w:rsidRPr="005A3FF6">
        <w:rPr>
          <w:rFonts w:asciiTheme="minorHAnsi" w:hAnsiTheme="minorHAnsi" w:cstheme="minorHAnsi"/>
          <w:color w:val="002060"/>
          <w:szCs w:val="24"/>
        </w:rPr>
        <w:br/>
        <w:t>(iii) An international organization of which the United States is a member by treaty or statute.</w:t>
      </w:r>
    </w:p>
    <w:p w14:paraId="20C862D7" w14:textId="77777777" w:rsidR="00773687" w:rsidRPr="005A3FF6" w:rsidRDefault="00773687" w:rsidP="00802C10">
      <w:pPr>
        <w:keepLines w:val="0"/>
        <w:numPr>
          <w:ilvl w:val="0"/>
          <w:numId w:val="4"/>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szCs w:val="24"/>
        </w:rPr>
      </w:pPr>
      <w:r w:rsidRPr="005A3FF6">
        <w:rPr>
          <w:rFonts w:asciiTheme="minorHAnsi" w:hAnsiTheme="minorHAnsi" w:cstheme="minorHAnsi"/>
          <w:color w:val="002060"/>
          <w:szCs w:val="24"/>
        </w:rPr>
        <w:t>The program is carried out pursuant to an agreement between the United States Government and a foreign government.</w:t>
      </w:r>
    </w:p>
    <w:p w14:paraId="4284A3C7" w14:textId="77777777" w:rsidR="00773687" w:rsidRPr="005A3FF6" w:rsidRDefault="00773687" w:rsidP="00802C10">
      <w:pPr>
        <w:keepLines w:val="0"/>
        <w:numPr>
          <w:ilvl w:val="0"/>
          <w:numId w:val="4"/>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szCs w:val="24"/>
        </w:rPr>
      </w:pPr>
      <w:r w:rsidRPr="005A3FF6">
        <w:rPr>
          <w:rFonts w:asciiTheme="minorHAnsi" w:hAnsiTheme="minorHAnsi" w:cstheme="minorHAnsi"/>
          <w:color w:val="002060"/>
          <w:szCs w:val="24"/>
        </w:rPr>
        <w:t>The program is carried out pursuant to written agreement between:</w:t>
      </w:r>
      <w:r w:rsidRPr="005A3FF6">
        <w:rPr>
          <w:rFonts w:asciiTheme="minorHAnsi" w:hAnsiTheme="minorHAnsi" w:cstheme="minorHAnsi"/>
          <w:color w:val="002060"/>
          <w:szCs w:val="24"/>
        </w:rPr>
        <w:br/>
        <w:t>(</w:t>
      </w:r>
      <w:proofErr w:type="spellStart"/>
      <w:r w:rsidRPr="005A3FF6">
        <w:rPr>
          <w:rFonts w:asciiTheme="minorHAnsi" w:hAnsiTheme="minorHAnsi" w:cstheme="minorHAnsi"/>
          <w:color w:val="002060"/>
          <w:szCs w:val="24"/>
        </w:rPr>
        <w:t>i</w:t>
      </w:r>
      <w:proofErr w:type="spellEnd"/>
      <w:r w:rsidRPr="005A3FF6">
        <w:rPr>
          <w:rFonts w:asciiTheme="minorHAnsi" w:hAnsiTheme="minorHAnsi" w:cstheme="minorHAnsi"/>
          <w:color w:val="002060"/>
          <w:szCs w:val="24"/>
        </w:rPr>
        <w:t>) American and foreign academic institutions, such as Abroad at AU or Washington Semester Program;</w:t>
      </w:r>
      <w:r w:rsidRPr="005A3FF6">
        <w:rPr>
          <w:rFonts w:asciiTheme="minorHAnsi" w:hAnsiTheme="minorHAnsi" w:cstheme="minorHAnsi"/>
          <w:color w:val="002060"/>
          <w:szCs w:val="24"/>
        </w:rPr>
        <w:br/>
        <w:t>(ii) An American academic institution and a foreign government; or</w:t>
      </w:r>
      <w:r w:rsidRPr="005A3FF6">
        <w:rPr>
          <w:rFonts w:asciiTheme="minorHAnsi" w:hAnsiTheme="minorHAnsi" w:cstheme="minorHAnsi"/>
          <w:color w:val="002060"/>
          <w:szCs w:val="24"/>
        </w:rPr>
        <w:br/>
        <w:t>(iii) A state or local government in the United States and a foreign government; or</w:t>
      </w:r>
    </w:p>
    <w:p w14:paraId="758BE2AE" w14:textId="77777777" w:rsidR="00773687" w:rsidRPr="005A3FF6" w:rsidRDefault="00773687" w:rsidP="00802C10">
      <w:pPr>
        <w:pStyle w:val="Normal2"/>
        <w:numPr>
          <w:ilvl w:val="0"/>
          <w:numId w:val="4"/>
        </w:numPr>
        <w:rPr>
          <w:rFonts w:asciiTheme="minorHAnsi" w:hAnsiTheme="minorHAnsi" w:cstheme="minorHAnsi"/>
          <w:color w:val="002060"/>
          <w:szCs w:val="24"/>
        </w:rPr>
      </w:pPr>
      <w:proofErr w:type="gramStart"/>
      <w:r w:rsidRPr="005A3FF6">
        <w:rPr>
          <w:rFonts w:asciiTheme="minorHAnsi" w:hAnsiTheme="minorHAnsi" w:cstheme="minorHAnsi"/>
          <w:color w:val="002060"/>
          <w:szCs w:val="24"/>
        </w:rPr>
        <w:t>Student is</w:t>
      </w:r>
      <w:proofErr w:type="gramEnd"/>
      <w:r w:rsidRPr="005A3FF6">
        <w:rPr>
          <w:rFonts w:asciiTheme="minorHAnsi" w:hAnsiTheme="minorHAnsi" w:cstheme="minorHAnsi"/>
          <w:color w:val="002060"/>
          <w:szCs w:val="24"/>
        </w:rPr>
        <w:t xml:space="preserve"> supported substantially by funding from any source other than personal or family funds.</w:t>
      </w:r>
    </w:p>
    <w:p w14:paraId="298C3DA2" w14:textId="6C10FAF6" w:rsidR="00100D12" w:rsidRPr="00FE0A2B" w:rsidRDefault="0063257D" w:rsidP="00B65AA4">
      <w:pPr>
        <w:pStyle w:val="Heading2"/>
      </w:pPr>
      <w:r w:rsidRPr="00FE0A2B">
        <w:t xml:space="preserve"> </w:t>
      </w:r>
      <w:bookmarkStart w:id="30" w:name="_Toc77246659"/>
      <w:r w:rsidR="00100D12" w:rsidRPr="00FE0A2B">
        <w:t xml:space="preserve">2.2 </w:t>
      </w:r>
      <w:r w:rsidR="008D598C" w:rsidRPr="00FE0A2B">
        <w:t>I</w:t>
      </w:r>
      <w:r w:rsidR="008644B7" w:rsidRPr="00FE0A2B">
        <w:t xml:space="preserve">mmigration </w:t>
      </w:r>
      <w:r w:rsidR="00197753">
        <w:t>D</w:t>
      </w:r>
      <w:r w:rsidR="008644B7" w:rsidRPr="00FE0A2B">
        <w:t xml:space="preserve">ocuments </w:t>
      </w:r>
      <w:r w:rsidR="00197753">
        <w:t>P</w:t>
      </w:r>
      <w:r w:rsidR="008644B7" w:rsidRPr="00FE0A2B">
        <w:t>rocess</w:t>
      </w:r>
      <w:bookmarkEnd w:id="30"/>
    </w:p>
    <w:p w14:paraId="7A1D5541" w14:textId="77777777" w:rsidR="00EC6158" w:rsidRPr="005A3FF6" w:rsidRDefault="00EC6158" w:rsidP="00EC6158">
      <w:pPr>
        <w:pStyle w:val="NoSpacing"/>
        <w:rPr>
          <w:rFonts w:cstheme="minorHAnsi"/>
          <w:color w:val="002060"/>
          <w:sz w:val="24"/>
          <w:szCs w:val="24"/>
        </w:rPr>
      </w:pPr>
      <w:bookmarkStart w:id="31" w:name="_Toc255471173"/>
      <w:bookmarkStart w:id="32" w:name="_Toc260916203"/>
      <w:r w:rsidRPr="005A3FF6">
        <w:rPr>
          <w:rFonts w:cstheme="minorHAnsi"/>
          <w:color w:val="002060"/>
          <w:sz w:val="24"/>
          <w:szCs w:val="24"/>
        </w:rPr>
        <w:t>Students must first be admitted to American University before ISSS can begin processing their immigration paperwork. After they are admitted, they will need an immigration document (I-20 or DS-2019) to apply for an F-1 or J-1 visa at a U.S. Embassy or Consulate in their country.</w:t>
      </w:r>
    </w:p>
    <w:p w14:paraId="525CA914" w14:textId="77777777" w:rsidR="00EC6158" w:rsidRPr="005A3FF6" w:rsidRDefault="00EC6158" w:rsidP="00EC6158">
      <w:pPr>
        <w:pStyle w:val="NoSpacing"/>
        <w:rPr>
          <w:rFonts w:cstheme="minorHAnsi"/>
          <w:color w:val="002060"/>
          <w:sz w:val="24"/>
          <w:szCs w:val="24"/>
        </w:rPr>
      </w:pPr>
    </w:p>
    <w:p w14:paraId="47CF57E1" w14:textId="77777777" w:rsidR="00EC6158" w:rsidRPr="005A3FF6" w:rsidRDefault="00EC6158" w:rsidP="00EC6158">
      <w:pPr>
        <w:pStyle w:val="NoSpacing"/>
        <w:rPr>
          <w:rFonts w:cstheme="minorHAnsi"/>
          <w:color w:val="002060"/>
          <w:sz w:val="24"/>
          <w:szCs w:val="24"/>
        </w:rPr>
      </w:pPr>
      <w:r>
        <w:rPr>
          <w:rFonts w:cstheme="minorHAnsi"/>
          <w:color w:val="002060"/>
          <w:sz w:val="24"/>
          <w:szCs w:val="24"/>
        </w:rPr>
        <w:t xml:space="preserve">Below </w:t>
      </w:r>
      <w:r w:rsidRPr="005A3FF6">
        <w:rPr>
          <w:rFonts w:cstheme="minorHAnsi"/>
          <w:color w:val="002060"/>
          <w:sz w:val="24"/>
          <w:szCs w:val="24"/>
        </w:rPr>
        <w:t>are the steps the student needs to take to receive an I-20 or DS-2019 from the ISSS office at AU:</w:t>
      </w:r>
    </w:p>
    <w:p w14:paraId="786B36FD" w14:textId="77777777" w:rsidR="00EC6158" w:rsidRPr="005A3FF6" w:rsidRDefault="00EC6158" w:rsidP="00EC6158">
      <w:pPr>
        <w:pStyle w:val="NoSpacing"/>
        <w:rPr>
          <w:rFonts w:cstheme="minorHAnsi"/>
          <w:color w:val="002060"/>
          <w:sz w:val="24"/>
          <w:szCs w:val="24"/>
        </w:rPr>
      </w:pPr>
    </w:p>
    <w:p w14:paraId="44298976" w14:textId="39BD362D" w:rsidR="00EC6158" w:rsidRPr="005A3FF6" w:rsidRDefault="00EC6158" w:rsidP="00EC6158">
      <w:pPr>
        <w:pStyle w:val="NoSpacing"/>
        <w:rPr>
          <w:rFonts w:cstheme="minorHAnsi"/>
          <w:color w:val="002060"/>
          <w:sz w:val="24"/>
          <w:szCs w:val="24"/>
        </w:rPr>
      </w:pPr>
      <w:r w:rsidRPr="005A3FF6">
        <w:rPr>
          <w:rFonts w:cstheme="minorHAnsi"/>
          <w:b/>
          <w:bCs/>
          <w:color w:val="002060"/>
          <w:sz w:val="24"/>
          <w:szCs w:val="24"/>
          <w:u w:val="single"/>
        </w:rPr>
        <w:t>Step 1</w:t>
      </w:r>
      <w:r w:rsidRPr="005A3FF6">
        <w:rPr>
          <w:rFonts w:cstheme="minorHAnsi"/>
          <w:b/>
          <w:bCs/>
          <w:color w:val="002060"/>
          <w:sz w:val="24"/>
          <w:szCs w:val="24"/>
        </w:rPr>
        <w:t>:</w:t>
      </w:r>
      <w:r w:rsidRPr="005A3FF6">
        <w:rPr>
          <w:rFonts w:cstheme="minorHAnsi"/>
          <w:color w:val="002060"/>
          <w:sz w:val="24"/>
          <w:szCs w:val="24"/>
        </w:rPr>
        <w:t xml:space="preserve">  </w:t>
      </w:r>
      <w:r w:rsidRPr="005A3FF6">
        <w:rPr>
          <w:rFonts w:cstheme="minorHAnsi"/>
          <w:b/>
          <w:bCs/>
          <w:color w:val="002060"/>
          <w:sz w:val="24"/>
          <w:szCs w:val="24"/>
        </w:rPr>
        <w:t xml:space="preserve">Student submits the </w:t>
      </w:r>
      <w:r w:rsidR="00F05794">
        <w:rPr>
          <w:rFonts w:cstheme="minorHAnsi"/>
          <w:b/>
          <w:bCs/>
          <w:color w:val="002060"/>
          <w:sz w:val="24"/>
          <w:szCs w:val="24"/>
        </w:rPr>
        <w:t>d</w:t>
      </w:r>
      <w:r w:rsidRPr="005A3FF6">
        <w:rPr>
          <w:rFonts w:cstheme="minorHAnsi"/>
          <w:b/>
          <w:bCs/>
          <w:color w:val="002060"/>
          <w:sz w:val="24"/>
          <w:szCs w:val="24"/>
        </w:rPr>
        <w:t>eposit to their Admission Office</w:t>
      </w:r>
    </w:p>
    <w:p w14:paraId="088B4FF5" w14:textId="77777777" w:rsidR="00EC6158" w:rsidRPr="005A3FF6" w:rsidRDefault="00EC6158" w:rsidP="00EC6158">
      <w:pPr>
        <w:pStyle w:val="NoSpacing"/>
        <w:rPr>
          <w:rFonts w:cstheme="minorHAnsi"/>
          <w:color w:val="002060"/>
          <w:sz w:val="24"/>
          <w:szCs w:val="24"/>
        </w:rPr>
      </w:pPr>
    </w:p>
    <w:p w14:paraId="6387268B" w14:textId="4C0A4864" w:rsidR="00EC6158" w:rsidRPr="005A3FF6" w:rsidRDefault="00EC6158" w:rsidP="00EC6158">
      <w:pPr>
        <w:pStyle w:val="NoSpacing"/>
        <w:rPr>
          <w:rFonts w:cstheme="minorHAnsi"/>
          <w:color w:val="002060"/>
          <w:sz w:val="24"/>
          <w:szCs w:val="24"/>
        </w:rPr>
      </w:pPr>
      <w:r w:rsidRPr="005A3FF6">
        <w:rPr>
          <w:rFonts w:cstheme="minorHAnsi"/>
          <w:color w:val="002060"/>
          <w:sz w:val="24"/>
          <w:szCs w:val="24"/>
        </w:rPr>
        <w:t xml:space="preserve">After the student is admitted to American University, they must submit their deposit (if required by the admission office). A deposit is generally required before any immigration document is issued (for more information on deposits, the student should contact their admission office, or the student should refer to their letter of admission for </w:t>
      </w:r>
      <w:commentRangeStart w:id="33"/>
      <w:r w:rsidRPr="005A3FF6">
        <w:rPr>
          <w:rFonts w:cstheme="minorHAnsi"/>
          <w:color w:val="002060"/>
          <w:sz w:val="24"/>
          <w:szCs w:val="24"/>
        </w:rPr>
        <w:t>instructions</w:t>
      </w:r>
      <w:commentRangeEnd w:id="33"/>
      <w:r w:rsidR="00974B30">
        <w:rPr>
          <w:rStyle w:val="CommentReference"/>
          <w:rFonts w:ascii="Calibri" w:eastAsia="Times New Roman" w:hAnsi="Calibri" w:cs="Traditional Arabic"/>
          <w:lang w:bidi="ar-BH"/>
        </w:rPr>
        <w:commentReference w:id="33"/>
      </w:r>
      <w:r w:rsidRPr="005A3FF6">
        <w:rPr>
          <w:rFonts w:cstheme="minorHAnsi"/>
          <w:color w:val="002060"/>
          <w:sz w:val="24"/>
          <w:szCs w:val="24"/>
        </w:rPr>
        <w:t xml:space="preserve">). </w:t>
      </w:r>
      <w:r w:rsidR="00E310B7" w:rsidRPr="00E310B7">
        <w:rPr>
          <w:rFonts w:cstheme="minorHAnsi"/>
          <w:color w:val="002060"/>
          <w:sz w:val="24"/>
          <w:szCs w:val="24"/>
        </w:rPr>
        <w:t>Admissions units should not send PIIRFs to ISSS without a deposit confirmed, if applicable</w:t>
      </w:r>
      <w:r w:rsidR="00381CB7">
        <w:rPr>
          <w:rFonts w:cstheme="minorHAnsi"/>
          <w:color w:val="002060"/>
          <w:sz w:val="24"/>
          <w:szCs w:val="24"/>
        </w:rPr>
        <w:t>.</w:t>
      </w:r>
    </w:p>
    <w:p w14:paraId="044AA2B3" w14:textId="77777777" w:rsidR="00773687" w:rsidRPr="005A3FF6" w:rsidRDefault="00773687" w:rsidP="00773687">
      <w:pPr>
        <w:pStyle w:val="NoSpacing"/>
        <w:rPr>
          <w:rFonts w:cstheme="minorHAnsi"/>
          <w:color w:val="002060"/>
          <w:sz w:val="24"/>
          <w:szCs w:val="24"/>
        </w:rPr>
      </w:pPr>
    </w:p>
    <w:p w14:paraId="2F262AA8" w14:textId="77777777" w:rsidR="00F15FD2" w:rsidRPr="005A3FF6" w:rsidRDefault="00F15FD2" w:rsidP="00F15FD2">
      <w:pPr>
        <w:pStyle w:val="NoSpacing"/>
        <w:rPr>
          <w:rFonts w:cstheme="minorHAnsi"/>
          <w:b/>
          <w:bCs/>
          <w:color w:val="002060"/>
          <w:sz w:val="24"/>
          <w:szCs w:val="24"/>
        </w:rPr>
      </w:pPr>
      <w:r w:rsidRPr="005A3FF6">
        <w:rPr>
          <w:rFonts w:cstheme="minorHAnsi"/>
          <w:b/>
          <w:bCs/>
          <w:color w:val="002060"/>
          <w:sz w:val="24"/>
          <w:szCs w:val="24"/>
          <w:u w:val="single"/>
        </w:rPr>
        <w:t>Step 2</w:t>
      </w:r>
      <w:r w:rsidRPr="005A3FF6">
        <w:rPr>
          <w:rFonts w:cstheme="minorHAnsi"/>
          <w:color w:val="002060"/>
          <w:sz w:val="24"/>
          <w:szCs w:val="24"/>
        </w:rPr>
        <w:t xml:space="preserve">:  </w:t>
      </w:r>
      <w:r w:rsidRPr="005A3FF6">
        <w:rPr>
          <w:rFonts w:cstheme="minorHAnsi"/>
          <w:b/>
          <w:bCs/>
          <w:color w:val="002060"/>
          <w:sz w:val="24"/>
          <w:szCs w:val="24"/>
        </w:rPr>
        <w:t>Student</w:t>
      </w:r>
      <w:r w:rsidRPr="005A3FF6">
        <w:rPr>
          <w:rFonts w:cstheme="minorHAnsi"/>
          <w:color w:val="002060"/>
          <w:sz w:val="24"/>
          <w:szCs w:val="24"/>
        </w:rPr>
        <w:t xml:space="preserve"> </w:t>
      </w:r>
      <w:r w:rsidRPr="005A3FF6">
        <w:rPr>
          <w:rFonts w:cstheme="minorHAnsi"/>
          <w:b/>
          <w:bCs/>
          <w:color w:val="002060"/>
          <w:sz w:val="24"/>
          <w:szCs w:val="24"/>
        </w:rPr>
        <w:t>submits Passport, CFIS Form, and Supporting Financial Proof to the Admission Office</w:t>
      </w:r>
    </w:p>
    <w:p w14:paraId="663F3AB5" w14:textId="77777777" w:rsidR="00F15FD2" w:rsidRPr="005A3FF6" w:rsidRDefault="00F15FD2" w:rsidP="00F15FD2">
      <w:pPr>
        <w:pStyle w:val="NoSpacing"/>
        <w:rPr>
          <w:rFonts w:cstheme="minorHAnsi"/>
          <w:color w:val="002060"/>
          <w:sz w:val="24"/>
          <w:szCs w:val="24"/>
        </w:rPr>
      </w:pPr>
    </w:p>
    <w:p w14:paraId="22BC1D21" w14:textId="77777777" w:rsidR="00F15FD2" w:rsidRPr="005A3FF6" w:rsidRDefault="00F15FD2" w:rsidP="00F15FD2">
      <w:pPr>
        <w:pStyle w:val="NoSpacing"/>
        <w:rPr>
          <w:rFonts w:cstheme="minorHAnsi"/>
          <w:color w:val="002060"/>
          <w:sz w:val="24"/>
          <w:szCs w:val="24"/>
        </w:rPr>
      </w:pPr>
      <w:r w:rsidRPr="005A3FF6">
        <w:rPr>
          <w:rFonts w:cstheme="minorHAnsi"/>
          <w:color w:val="002060"/>
          <w:sz w:val="24"/>
          <w:szCs w:val="24"/>
        </w:rPr>
        <w:t xml:space="preserve">All F-1 students are required to demonstrate financial ability to pay for at least one year of expenses for their program of study. All J-1 students are required to demonstrate financial ability to pay for the entire length of their program of study. Program cost includes tuition, fees, and living expenses, and is indicated in the International Student </w:t>
      </w:r>
      <w:r>
        <w:rPr>
          <w:rFonts w:cstheme="minorHAnsi"/>
          <w:color w:val="002060"/>
          <w:sz w:val="24"/>
          <w:szCs w:val="24"/>
        </w:rPr>
        <w:t>C</w:t>
      </w:r>
      <w:r w:rsidRPr="005A3FF6">
        <w:rPr>
          <w:rFonts w:cstheme="minorHAnsi"/>
          <w:color w:val="002060"/>
          <w:sz w:val="24"/>
          <w:szCs w:val="24"/>
        </w:rPr>
        <w:t xml:space="preserve">ost </w:t>
      </w:r>
      <w:r>
        <w:rPr>
          <w:rFonts w:cstheme="minorHAnsi"/>
          <w:color w:val="002060"/>
          <w:sz w:val="24"/>
          <w:szCs w:val="24"/>
        </w:rPr>
        <w:t>G</w:t>
      </w:r>
      <w:r w:rsidRPr="005A3FF6">
        <w:rPr>
          <w:rFonts w:cstheme="minorHAnsi"/>
          <w:color w:val="002060"/>
          <w:sz w:val="24"/>
          <w:szCs w:val="24"/>
        </w:rPr>
        <w:t xml:space="preserve">uides prepared by ISSS. </w:t>
      </w:r>
    </w:p>
    <w:p w14:paraId="25B639A1" w14:textId="77777777" w:rsidR="00F15FD2" w:rsidRPr="005A3FF6" w:rsidRDefault="00F15FD2" w:rsidP="00F15FD2">
      <w:pPr>
        <w:pStyle w:val="NoSpacing"/>
        <w:rPr>
          <w:rFonts w:cstheme="minorHAnsi"/>
          <w:color w:val="002060"/>
          <w:sz w:val="24"/>
          <w:szCs w:val="24"/>
        </w:rPr>
      </w:pPr>
    </w:p>
    <w:p w14:paraId="5ACDA9A2" w14:textId="5D3B7066" w:rsidR="00F15FD2" w:rsidRPr="005A3FF6" w:rsidRDefault="00F15FD2">
      <w:pPr>
        <w:pStyle w:val="NoSpacing"/>
        <w:numPr>
          <w:ilvl w:val="0"/>
          <w:numId w:val="106"/>
        </w:numPr>
        <w:rPr>
          <w:rFonts w:cstheme="minorHAnsi"/>
          <w:sz w:val="24"/>
          <w:szCs w:val="24"/>
        </w:rPr>
      </w:pPr>
      <w:r w:rsidRPr="005A3FF6">
        <w:rPr>
          <w:rFonts w:cstheme="minorHAnsi"/>
          <w:color w:val="002060"/>
          <w:sz w:val="24"/>
          <w:szCs w:val="24"/>
        </w:rPr>
        <w:t xml:space="preserve">For the estimated costs of their program of study, </w:t>
      </w:r>
      <w:r>
        <w:rPr>
          <w:rFonts w:cstheme="minorHAnsi"/>
          <w:color w:val="002060"/>
          <w:sz w:val="24"/>
          <w:szCs w:val="24"/>
        </w:rPr>
        <w:t xml:space="preserve">a </w:t>
      </w:r>
      <w:r w:rsidRPr="005A3FF6">
        <w:rPr>
          <w:rFonts w:cstheme="minorHAnsi"/>
          <w:color w:val="002060"/>
          <w:sz w:val="24"/>
          <w:szCs w:val="24"/>
        </w:rPr>
        <w:t>student should visit</w:t>
      </w:r>
      <w:r w:rsidRPr="005A3FF6">
        <w:rPr>
          <w:rFonts w:cstheme="minorHAnsi"/>
          <w:sz w:val="24"/>
          <w:szCs w:val="24"/>
        </w:rPr>
        <w:t xml:space="preserve">: </w:t>
      </w:r>
      <w:hyperlink r:id="rId19" w:history="1">
        <w:r w:rsidR="00381CB7" w:rsidRPr="00780E65">
          <w:rPr>
            <w:rStyle w:val="Hyperlink"/>
            <w:rFonts w:cstheme="minorBidi"/>
          </w:rPr>
          <w:t>https://www.american.edu/student-affairs/isss/cost-guides.cfm</w:t>
        </w:r>
      </w:hyperlink>
      <w:r w:rsidR="00381CB7">
        <w:t xml:space="preserve"> </w:t>
      </w:r>
      <w:r w:rsidRPr="005A3FF6">
        <w:rPr>
          <w:rFonts w:cstheme="minorHAnsi"/>
          <w:sz w:val="24"/>
          <w:szCs w:val="24"/>
        </w:rPr>
        <w:t xml:space="preserve"> </w:t>
      </w:r>
    </w:p>
    <w:p w14:paraId="1EF18505" w14:textId="77777777" w:rsidR="00F15FD2" w:rsidRPr="005A3FF6" w:rsidRDefault="00F15FD2" w:rsidP="00F15FD2">
      <w:pPr>
        <w:pStyle w:val="NoSpacing"/>
        <w:rPr>
          <w:rFonts w:cstheme="minorHAnsi"/>
          <w:sz w:val="24"/>
          <w:szCs w:val="24"/>
        </w:rPr>
      </w:pPr>
    </w:p>
    <w:p w14:paraId="3288CA23" w14:textId="6A597E63" w:rsidR="00F15FD2" w:rsidRPr="005A3FF6" w:rsidRDefault="69A2EC7D" w:rsidP="69A2EC7D">
      <w:pPr>
        <w:pStyle w:val="NoSpacing"/>
        <w:numPr>
          <w:ilvl w:val="0"/>
          <w:numId w:val="106"/>
        </w:numPr>
        <w:rPr>
          <w:sz w:val="24"/>
          <w:szCs w:val="24"/>
        </w:rPr>
      </w:pPr>
      <w:proofErr w:type="gramStart"/>
      <w:r w:rsidRPr="69A2EC7D">
        <w:rPr>
          <w:color w:val="002060"/>
          <w:sz w:val="24"/>
          <w:szCs w:val="24"/>
        </w:rPr>
        <w:t>Student</w:t>
      </w:r>
      <w:proofErr w:type="gramEnd"/>
      <w:r w:rsidRPr="69A2EC7D">
        <w:rPr>
          <w:color w:val="002060"/>
          <w:sz w:val="24"/>
          <w:szCs w:val="24"/>
        </w:rPr>
        <w:t xml:space="preserve"> must submit a completed Certification of Finances for International Students Form (CFIS) and supporting financial proof to their admission office. The CFIS Form can be found at </w:t>
      </w:r>
      <w:hyperlink r:id="rId20" w:history="1">
        <w:r w:rsidR="00381CB7" w:rsidRPr="00780E65">
          <w:rPr>
            <w:rStyle w:val="Hyperlink"/>
            <w:rFonts w:cstheme="minorBidi"/>
          </w:rPr>
          <w:t>https://www.american.edu/student-affairs/isss/upload/cfis_2023.pdf</w:t>
        </w:r>
      </w:hyperlink>
      <w:r w:rsidRPr="69A2EC7D">
        <w:rPr>
          <w:sz w:val="24"/>
          <w:szCs w:val="24"/>
        </w:rPr>
        <w:t xml:space="preserve">. </w:t>
      </w:r>
      <w:r w:rsidRPr="69A2EC7D">
        <w:rPr>
          <w:color w:val="002060"/>
          <w:sz w:val="24"/>
          <w:szCs w:val="24"/>
        </w:rPr>
        <w:t>For additional sources of funds that will not fit on the CFIS, student should also complete the form “Attachment A: Additional Sources of Funds,” which is located here</w:t>
      </w:r>
      <w:r w:rsidRPr="69A2EC7D">
        <w:rPr>
          <w:sz w:val="24"/>
          <w:szCs w:val="24"/>
        </w:rPr>
        <w:t xml:space="preserve"> </w:t>
      </w:r>
      <w:hyperlink r:id="rId21" w:history="1">
        <w:r w:rsidR="00381CB7" w:rsidRPr="00780E65">
          <w:rPr>
            <w:rStyle w:val="Hyperlink"/>
            <w:rFonts w:cstheme="minorBidi"/>
          </w:rPr>
          <w:t>https://www.american.edu/student-affairs/isss/upload/cfis-form-attachment-a.pdf</w:t>
        </w:r>
      </w:hyperlink>
      <w:r w:rsidR="00381CB7">
        <w:t>.</w:t>
      </w:r>
      <w:r w:rsidRPr="69A2EC7D">
        <w:rPr>
          <w:sz w:val="24"/>
          <w:szCs w:val="24"/>
        </w:rPr>
        <w:t xml:space="preserve">  </w:t>
      </w:r>
    </w:p>
    <w:p w14:paraId="44BF78D5" w14:textId="77777777" w:rsidR="00F15FD2" w:rsidRPr="005A3FF6" w:rsidRDefault="00F15FD2" w:rsidP="00F15FD2">
      <w:pPr>
        <w:pStyle w:val="NoSpacing"/>
        <w:rPr>
          <w:rFonts w:cstheme="minorHAnsi"/>
          <w:sz w:val="24"/>
          <w:szCs w:val="24"/>
        </w:rPr>
      </w:pPr>
    </w:p>
    <w:p w14:paraId="008B4E3D" w14:textId="711022AF" w:rsidR="00F15FD2" w:rsidRPr="005A3FF6" w:rsidRDefault="00F15FD2">
      <w:pPr>
        <w:pStyle w:val="NoSpacing"/>
        <w:numPr>
          <w:ilvl w:val="0"/>
          <w:numId w:val="106"/>
        </w:numPr>
        <w:rPr>
          <w:rFonts w:cstheme="minorHAnsi"/>
          <w:sz w:val="24"/>
          <w:szCs w:val="24"/>
        </w:rPr>
      </w:pPr>
      <w:r w:rsidRPr="005A3FF6">
        <w:rPr>
          <w:rFonts w:cstheme="minorHAnsi"/>
          <w:color w:val="002060"/>
          <w:sz w:val="24"/>
          <w:szCs w:val="24"/>
        </w:rPr>
        <w:t xml:space="preserve">All supporting financial documents must be in English or accompanied by a </w:t>
      </w:r>
      <w:r>
        <w:rPr>
          <w:rFonts w:cstheme="minorHAnsi"/>
          <w:color w:val="002060"/>
          <w:sz w:val="24"/>
          <w:szCs w:val="24"/>
        </w:rPr>
        <w:t>certified</w:t>
      </w:r>
      <w:r w:rsidRPr="005A3FF6">
        <w:rPr>
          <w:rFonts w:cstheme="minorHAnsi"/>
          <w:color w:val="002060"/>
          <w:sz w:val="24"/>
          <w:szCs w:val="24"/>
        </w:rPr>
        <w:t xml:space="preserve"> English translation showing available, liquid</w:t>
      </w:r>
      <w:r w:rsidR="007C247B">
        <w:rPr>
          <w:rFonts w:cstheme="minorHAnsi"/>
          <w:color w:val="002060"/>
          <w:sz w:val="24"/>
          <w:szCs w:val="24"/>
        </w:rPr>
        <w:t xml:space="preserve"> </w:t>
      </w:r>
      <w:r w:rsidRPr="005A3FF6">
        <w:rPr>
          <w:rFonts w:cstheme="minorHAnsi"/>
          <w:color w:val="002060"/>
          <w:sz w:val="24"/>
          <w:szCs w:val="24"/>
        </w:rPr>
        <w:t xml:space="preserve">funds. The financial documents cannot be older than three months at the time of submission to </w:t>
      </w:r>
      <w:r w:rsidR="00404410">
        <w:rPr>
          <w:rFonts w:cstheme="minorHAnsi"/>
          <w:color w:val="002060"/>
          <w:sz w:val="24"/>
          <w:szCs w:val="24"/>
        </w:rPr>
        <w:t xml:space="preserve">the admitting </w:t>
      </w:r>
      <w:r>
        <w:rPr>
          <w:rFonts w:cstheme="minorHAnsi"/>
          <w:color w:val="002060"/>
          <w:sz w:val="24"/>
          <w:szCs w:val="24"/>
        </w:rPr>
        <w:t>unit</w:t>
      </w:r>
      <w:r w:rsidRPr="005A3FF6">
        <w:rPr>
          <w:rFonts w:cstheme="minorHAnsi"/>
          <w:color w:val="002060"/>
          <w:sz w:val="24"/>
          <w:szCs w:val="24"/>
        </w:rPr>
        <w:t xml:space="preserve"> </w:t>
      </w:r>
      <w:proofErr w:type="gramStart"/>
      <w:r w:rsidRPr="005A3FF6">
        <w:rPr>
          <w:rFonts w:cstheme="minorHAnsi"/>
          <w:color w:val="002060"/>
          <w:sz w:val="24"/>
          <w:szCs w:val="24"/>
        </w:rPr>
        <w:t>in order to</w:t>
      </w:r>
      <w:proofErr w:type="gramEnd"/>
      <w:r w:rsidRPr="005A3FF6">
        <w:rPr>
          <w:rFonts w:cstheme="minorHAnsi"/>
          <w:color w:val="002060"/>
          <w:sz w:val="24"/>
          <w:szCs w:val="24"/>
        </w:rPr>
        <w:t xml:space="preserve"> be considered valid. </w:t>
      </w:r>
      <w:r>
        <w:rPr>
          <w:rFonts w:cstheme="minorHAnsi"/>
          <w:color w:val="002060"/>
          <w:sz w:val="24"/>
          <w:szCs w:val="24"/>
        </w:rPr>
        <w:t xml:space="preserve">For more information about acceptable financial documents, students can visit: </w:t>
      </w:r>
      <w:hyperlink r:id="rId22" w:history="1">
        <w:r w:rsidR="00381CB7" w:rsidRPr="00780E65">
          <w:rPr>
            <w:rStyle w:val="Hyperlink"/>
            <w:rFonts w:cstheme="minorBidi"/>
          </w:rPr>
          <w:t>https://www.american.edu/student-affairs/isss/financial-documents.cfm</w:t>
        </w:r>
      </w:hyperlink>
      <w:r w:rsidR="00381CB7">
        <w:t>.</w:t>
      </w:r>
    </w:p>
    <w:p w14:paraId="7B4518E1" w14:textId="77777777" w:rsidR="00F15FD2" w:rsidRPr="005A3FF6" w:rsidRDefault="00F15FD2" w:rsidP="00F15FD2">
      <w:pPr>
        <w:pStyle w:val="NoSpacing"/>
        <w:rPr>
          <w:rFonts w:cstheme="minorHAnsi"/>
          <w:sz w:val="24"/>
          <w:szCs w:val="24"/>
        </w:rPr>
      </w:pPr>
    </w:p>
    <w:p w14:paraId="24D85BB7" w14:textId="57B64A43" w:rsidR="00F15FD2" w:rsidRPr="005A3FF6" w:rsidRDefault="00F15FD2">
      <w:pPr>
        <w:pStyle w:val="NoSpacing"/>
        <w:numPr>
          <w:ilvl w:val="0"/>
          <w:numId w:val="106"/>
        </w:numPr>
        <w:rPr>
          <w:rFonts w:cstheme="minorHAnsi"/>
          <w:b/>
          <w:bCs/>
          <w:color w:val="002060"/>
          <w:sz w:val="24"/>
          <w:szCs w:val="24"/>
          <w:u w:val="single"/>
        </w:rPr>
      </w:pPr>
      <w:r w:rsidRPr="005A3FF6">
        <w:rPr>
          <w:rFonts w:cstheme="minorHAnsi"/>
          <w:color w:val="002060"/>
          <w:sz w:val="24"/>
          <w:szCs w:val="24"/>
        </w:rPr>
        <w:t xml:space="preserve">If </w:t>
      </w:r>
      <w:r>
        <w:rPr>
          <w:rFonts w:cstheme="minorHAnsi"/>
          <w:color w:val="002060"/>
          <w:sz w:val="24"/>
          <w:szCs w:val="24"/>
        </w:rPr>
        <w:t xml:space="preserve">an F-1 </w:t>
      </w:r>
      <w:r w:rsidRPr="005A3FF6">
        <w:rPr>
          <w:rFonts w:cstheme="minorHAnsi"/>
          <w:color w:val="002060"/>
          <w:sz w:val="24"/>
          <w:szCs w:val="24"/>
        </w:rPr>
        <w:t xml:space="preserve">student is transferring to American University from another U.S. institution, they </w:t>
      </w:r>
      <w:r w:rsidR="00381CB7" w:rsidRPr="005A3FF6">
        <w:rPr>
          <w:rFonts w:cstheme="minorHAnsi"/>
          <w:color w:val="002060"/>
          <w:sz w:val="24"/>
          <w:szCs w:val="24"/>
        </w:rPr>
        <w:t>must</w:t>
      </w:r>
      <w:r w:rsidRPr="005A3FF6">
        <w:rPr>
          <w:rFonts w:cstheme="minorHAnsi"/>
          <w:color w:val="002060"/>
          <w:sz w:val="24"/>
          <w:szCs w:val="24"/>
        </w:rPr>
        <w:t xml:space="preserve"> submit the </w:t>
      </w:r>
      <w:r w:rsidRPr="00381CB7">
        <w:rPr>
          <w:rFonts w:cstheme="minorHAnsi"/>
          <w:color w:val="002060"/>
          <w:sz w:val="24"/>
          <w:szCs w:val="24"/>
          <w:shd w:val="clear" w:color="auto" w:fill="FFFFFF"/>
        </w:rPr>
        <w:t>Transfer-In e-Form</w:t>
      </w:r>
      <w:r w:rsidRPr="005A3FF6">
        <w:rPr>
          <w:rFonts w:cstheme="minorHAnsi"/>
          <w:color w:val="002060"/>
          <w:sz w:val="24"/>
          <w:szCs w:val="24"/>
          <w:shd w:val="clear" w:color="auto" w:fill="FFFFFF"/>
        </w:rPr>
        <w:t xml:space="preserve"> in</w:t>
      </w:r>
      <w:r>
        <w:rPr>
          <w:rFonts w:cstheme="minorHAnsi"/>
          <w:color w:val="002060"/>
          <w:sz w:val="24"/>
          <w:szCs w:val="24"/>
          <w:shd w:val="clear" w:color="auto" w:fill="FFFFFF"/>
        </w:rPr>
        <w:t xml:space="preserve"> </w:t>
      </w:r>
      <w:proofErr w:type="spellStart"/>
      <w:r>
        <w:rPr>
          <w:rFonts w:cstheme="minorHAnsi"/>
          <w:color w:val="002060"/>
          <w:sz w:val="24"/>
          <w:szCs w:val="24"/>
          <w:shd w:val="clear" w:color="auto" w:fill="FFFFFF"/>
        </w:rPr>
        <w:t>iEagle</w:t>
      </w:r>
      <w:proofErr w:type="spellEnd"/>
      <w:r w:rsidRPr="005A3FF6">
        <w:rPr>
          <w:rFonts w:cstheme="minorHAnsi"/>
          <w:color w:val="00B050"/>
          <w:sz w:val="24"/>
          <w:szCs w:val="24"/>
          <w:shd w:val="clear" w:color="auto" w:fill="FFFFFF"/>
        </w:rPr>
        <w:t xml:space="preserve"> </w:t>
      </w:r>
      <w:r w:rsidRPr="005A3FF6">
        <w:rPr>
          <w:rFonts w:cstheme="minorHAnsi"/>
          <w:color w:val="002060"/>
          <w:sz w:val="24"/>
          <w:szCs w:val="24"/>
          <w:shd w:val="clear" w:color="auto" w:fill="FFFFFF"/>
        </w:rPr>
        <w:t>(ieagle.american.edu).</w:t>
      </w:r>
      <w:r>
        <w:rPr>
          <w:rFonts w:cstheme="minorHAnsi"/>
          <w:color w:val="002060"/>
          <w:sz w:val="24"/>
          <w:szCs w:val="24"/>
          <w:shd w:val="clear" w:color="auto" w:fill="FFFFFF"/>
        </w:rPr>
        <w:t xml:space="preserve"> J-1 transfer-ins should contact </w:t>
      </w:r>
      <w:hyperlink r:id="rId23" w:history="1">
        <w:r w:rsidRPr="00A50A1D">
          <w:rPr>
            <w:rStyle w:val="Hyperlink"/>
            <w:rFonts w:cstheme="minorHAnsi"/>
            <w:sz w:val="24"/>
            <w:szCs w:val="24"/>
            <w:shd w:val="clear" w:color="auto" w:fill="FFFFFF"/>
          </w:rPr>
          <w:t>isssdocuments@american.edu</w:t>
        </w:r>
      </w:hyperlink>
      <w:r>
        <w:rPr>
          <w:rFonts w:cstheme="minorHAnsi"/>
          <w:color w:val="002060"/>
          <w:sz w:val="24"/>
          <w:szCs w:val="24"/>
          <w:shd w:val="clear" w:color="auto" w:fill="FFFFFF"/>
        </w:rPr>
        <w:t xml:space="preserve"> to discuss their eligibility for transfer. </w:t>
      </w:r>
    </w:p>
    <w:p w14:paraId="1B4330C2" w14:textId="77777777" w:rsidR="00F15FD2" w:rsidRPr="00FE0A2B" w:rsidRDefault="00F15FD2" w:rsidP="00F15FD2">
      <w:pPr>
        <w:pStyle w:val="xxmsonormal"/>
        <w:rPr>
          <w:rFonts w:asciiTheme="minorHAnsi" w:hAnsiTheme="minorHAnsi" w:cstheme="minorHAnsi"/>
          <w:color w:val="002060"/>
        </w:rPr>
      </w:pPr>
      <w:r w:rsidRPr="00FE0A2B">
        <w:rPr>
          <w:rFonts w:asciiTheme="minorHAnsi" w:hAnsiTheme="minorHAnsi" w:cstheme="minorHAnsi"/>
          <w:color w:val="002060"/>
        </w:rPr>
        <w:t xml:space="preserve">For additional information on the </w:t>
      </w:r>
      <w:r w:rsidRPr="005A3FF6">
        <w:rPr>
          <w:rFonts w:asciiTheme="minorHAnsi" w:hAnsiTheme="minorHAnsi" w:cstheme="minorHAnsi"/>
          <w:b/>
          <w:bCs/>
          <w:i/>
          <w:iCs/>
          <w:color w:val="002060"/>
        </w:rPr>
        <w:t>academic</w:t>
      </w:r>
      <w:r>
        <w:rPr>
          <w:rFonts w:asciiTheme="minorHAnsi" w:hAnsiTheme="minorHAnsi" w:cstheme="minorHAnsi"/>
          <w:color w:val="002060"/>
        </w:rPr>
        <w:t xml:space="preserve"> </w:t>
      </w:r>
      <w:r w:rsidRPr="00FE0A2B">
        <w:rPr>
          <w:rFonts w:asciiTheme="minorHAnsi" w:hAnsiTheme="minorHAnsi" w:cstheme="minorHAnsi"/>
          <w:color w:val="002060"/>
        </w:rPr>
        <w:t>transfer process</w:t>
      </w:r>
      <w:r>
        <w:rPr>
          <w:rFonts w:asciiTheme="minorHAnsi" w:hAnsiTheme="minorHAnsi" w:cstheme="minorHAnsi"/>
          <w:color w:val="002060"/>
        </w:rPr>
        <w:t>,</w:t>
      </w:r>
      <w:r w:rsidRPr="00FE0A2B">
        <w:rPr>
          <w:rFonts w:asciiTheme="minorHAnsi" w:hAnsiTheme="minorHAnsi" w:cstheme="minorHAnsi"/>
          <w:color w:val="002060"/>
        </w:rPr>
        <w:t xml:space="preserve"> students should visit</w:t>
      </w:r>
      <w:r>
        <w:rPr>
          <w:rFonts w:asciiTheme="minorHAnsi" w:hAnsiTheme="minorHAnsi" w:cstheme="minorHAnsi"/>
          <w:color w:val="002060"/>
        </w:rPr>
        <w:t xml:space="preserve"> the</w:t>
      </w:r>
      <w:r w:rsidRPr="00FE0A2B">
        <w:rPr>
          <w:rFonts w:asciiTheme="minorHAnsi" w:hAnsiTheme="minorHAnsi" w:cstheme="minorHAnsi"/>
          <w:color w:val="002060"/>
        </w:rPr>
        <w:t xml:space="preserve"> </w:t>
      </w:r>
      <w:hyperlink r:id="rId24" w:history="1">
        <w:r w:rsidRPr="00FE0A2B">
          <w:rPr>
            <w:rStyle w:val="Hyperlink"/>
            <w:rFonts w:asciiTheme="minorHAnsi" w:hAnsiTheme="minorHAnsi" w:cstheme="minorHAnsi"/>
          </w:rPr>
          <w:t>New Transfer Student webpage</w:t>
        </w:r>
      </w:hyperlink>
      <w:r w:rsidRPr="00FE0A2B">
        <w:rPr>
          <w:rFonts w:asciiTheme="minorHAnsi" w:hAnsiTheme="minorHAnsi" w:cstheme="minorHAnsi"/>
        </w:rPr>
        <w:t xml:space="preserve">. </w:t>
      </w:r>
      <w:r w:rsidRPr="00FE0A2B">
        <w:rPr>
          <w:rFonts w:asciiTheme="minorHAnsi" w:hAnsiTheme="minorHAnsi" w:cstheme="minorHAnsi"/>
          <w:color w:val="002060"/>
        </w:rPr>
        <w:t xml:space="preserve">This </w:t>
      </w:r>
      <w:r>
        <w:rPr>
          <w:rFonts w:asciiTheme="minorHAnsi" w:hAnsiTheme="minorHAnsi" w:cstheme="minorHAnsi"/>
          <w:color w:val="002060"/>
        </w:rPr>
        <w:t>page is a</w:t>
      </w:r>
      <w:r w:rsidRPr="00FE0A2B">
        <w:rPr>
          <w:rFonts w:asciiTheme="minorHAnsi" w:hAnsiTheme="minorHAnsi" w:cstheme="minorHAnsi"/>
          <w:color w:val="002060"/>
        </w:rPr>
        <w:t xml:space="preserve"> central hub of information for both admitted and deposit</w:t>
      </w:r>
      <w:r>
        <w:rPr>
          <w:rFonts w:asciiTheme="minorHAnsi" w:hAnsiTheme="minorHAnsi" w:cstheme="minorHAnsi"/>
          <w:color w:val="002060"/>
        </w:rPr>
        <w:t>-</w:t>
      </w:r>
      <w:r w:rsidRPr="00FE0A2B">
        <w:rPr>
          <w:rFonts w:asciiTheme="minorHAnsi" w:hAnsiTheme="minorHAnsi" w:cstheme="minorHAnsi"/>
          <w:color w:val="002060"/>
        </w:rPr>
        <w:t xml:space="preserve">paid transfers. </w:t>
      </w:r>
    </w:p>
    <w:p w14:paraId="7BB23B92" w14:textId="77777777" w:rsidR="00F15FD2" w:rsidRPr="00FE0A2B" w:rsidRDefault="00F15FD2" w:rsidP="00F15FD2">
      <w:pPr>
        <w:pStyle w:val="NoSpacing"/>
        <w:rPr>
          <w:rFonts w:cstheme="minorHAnsi"/>
          <w:color w:val="002060"/>
          <w:sz w:val="24"/>
          <w:szCs w:val="24"/>
        </w:rPr>
      </w:pPr>
      <w:r w:rsidRPr="00FE0A2B">
        <w:rPr>
          <w:rFonts w:cstheme="minorHAnsi"/>
          <w:color w:val="002060"/>
          <w:sz w:val="24"/>
          <w:szCs w:val="24"/>
        </w:rPr>
        <w:t xml:space="preserve">Students </w:t>
      </w:r>
      <w:r>
        <w:rPr>
          <w:rFonts w:cstheme="minorHAnsi"/>
          <w:color w:val="002060"/>
          <w:sz w:val="24"/>
          <w:szCs w:val="24"/>
        </w:rPr>
        <w:t>t</w:t>
      </w:r>
      <w:r w:rsidRPr="00FE0A2B">
        <w:rPr>
          <w:rFonts w:cstheme="minorHAnsi"/>
          <w:color w:val="002060"/>
          <w:sz w:val="24"/>
          <w:szCs w:val="24"/>
        </w:rPr>
        <w:t xml:space="preserve">ransferring </w:t>
      </w:r>
      <w:r>
        <w:rPr>
          <w:rFonts w:cstheme="minorHAnsi"/>
          <w:color w:val="002060"/>
          <w:sz w:val="24"/>
          <w:szCs w:val="24"/>
        </w:rPr>
        <w:t>their i</w:t>
      </w:r>
      <w:r w:rsidRPr="00FE0A2B">
        <w:rPr>
          <w:rFonts w:cstheme="minorHAnsi"/>
          <w:color w:val="002060"/>
          <w:sz w:val="24"/>
          <w:szCs w:val="24"/>
        </w:rPr>
        <w:t xml:space="preserve">mmigration </w:t>
      </w:r>
      <w:r>
        <w:rPr>
          <w:rFonts w:cstheme="minorHAnsi"/>
          <w:color w:val="002060"/>
          <w:sz w:val="24"/>
          <w:szCs w:val="24"/>
        </w:rPr>
        <w:t>s</w:t>
      </w:r>
      <w:r w:rsidRPr="00FE0A2B">
        <w:rPr>
          <w:rFonts w:cstheme="minorHAnsi"/>
          <w:color w:val="002060"/>
          <w:sz w:val="24"/>
          <w:szCs w:val="24"/>
        </w:rPr>
        <w:t xml:space="preserve">tatus from another U.S. </w:t>
      </w:r>
      <w:r>
        <w:rPr>
          <w:rFonts w:cstheme="minorHAnsi"/>
          <w:color w:val="002060"/>
          <w:sz w:val="24"/>
          <w:szCs w:val="24"/>
        </w:rPr>
        <w:t>i</w:t>
      </w:r>
      <w:r w:rsidRPr="00FE0A2B">
        <w:rPr>
          <w:rFonts w:cstheme="minorHAnsi"/>
          <w:color w:val="002060"/>
          <w:sz w:val="24"/>
          <w:szCs w:val="24"/>
        </w:rPr>
        <w:t xml:space="preserve">nstitution can remain in </w:t>
      </w:r>
      <w:r>
        <w:rPr>
          <w:rFonts w:cstheme="minorHAnsi"/>
          <w:color w:val="002060"/>
          <w:sz w:val="24"/>
          <w:szCs w:val="24"/>
        </w:rPr>
        <w:t xml:space="preserve">the </w:t>
      </w:r>
      <w:r w:rsidRPr="00FE0A2B">
        <w:rPr>
          <w:rFonts w:cstheme="minorHAnsi"/>
          <w:color w:val="002060"/>
          <w:sz w:val="24"/>
          <w:szCs w:val="24"/>
        </w:rPr>
        <w:t xml:space="preserve">U.S. between programs, even if their visa has expired. To </w:t>
      </w:r>
      <w:r>
        <w:rPr>
          <w:rFonts w:cstheme="minorHAnsi"/>
          <w:color w:val="002060"/>
          <w:sz w:val="24"/>
          <w:szCs w:val="24"/>
        </w:rPr>
        <w:t>re-</w:t>
      </w:r>
      <w:r w:rsidRPr="00FE0A2B">
        <w:rPr>
          <w:rFonts w:cstheme="minorHAnsi"/>
          <w:color w:val="002060"/>
          <w:sz w:val="24"/>
          <w:szCs w:val="24"/>
        </w:rPr>
        <w:t xml:space="preserve">enter </w:t>
      </w:r>
      <w:r>
        <w:rPr>
          <w:rFonts w:cstheme="minorHAnsi"/>
          <w:color w:val="002060"/>
          <w:sz w:val="24"/>
          <w:szCs w:val="24"/>
        </w:rPr>
        <w:t>the</w:t>
      </w:r>
      <w:r w:rsidRPr="00FE0A2B">
        <w:rPr>
          <w:rFonts w:cstheme="minorHAnsi"/>
          <w:color w:val="002060"/>
          <w:sz w:val="24"/>
          <w:szCs w:val="24"/>
        </w:rPr>
        <w:t xml:space="preserve"> U</w:t>
      </w:r>
      <w:r>
        <w:rPr>
          <w:rFonts w:cstheme="minorHAnsi"/>
          <w:color w:val="002060"/>
          <w:sz w:val="24"/>
          <w:szCs w:val="24"/>
        </w:rPr>
        <w:t>.</w:t>
      </w:r>
      <w:r w:rsidRPr="00FE0A2B">
        <w:rPr>
          <w:rFonts w:cstheme="minorHAnsi"/>
          <w:color w:val="002060"/>
          <w:sz w:val="24"/>
          <w:szCs w:val="24"/>
        </w:rPr>
        <w:t>S</w:t>
      </w:r>
      <w:r>
        <w:rPr>
          <w:rFonts w:cstheme="minorHAnsi"/>
          <w:color w:val="002060"/>
          <w:sz w:val="24"/>
          <w:szCs w:val="24"/>
        </w:rPr>
        <w:t>., the</w:t>
      </w:r>
      <w:r w:rsidRPr="00FE0A2B">
        <w:rPr>
          <w:rFonts w:cstheme="minorHAnsi"/>
          <w:color w:val="002060"/>
          <w:sz w:val="24"/>
          <w:szCs w:val="24"/>
        </w:rPr>
        <w:t xml:space="preserve"> student must have a valid visa with </w:t>
      </w:r>
      <w:r>
        <w:rPr>
          <w:rFonts w:cstheme="minorHAnsi"/>
          <w:color w:val="002060"/>
          <w:sz w:val="24"/>
          <w:szCs w:val="24"/>
        </w:rPr>
        <w:t xml:space="preserve">an </w:t>
      </w:r>
      <w:r w:rsidRPr="00FE0A2B">
        <w:rPr>
          <w:rFonts w:cstheme="minorHAnsi"/>
          <w:color w:val="002060"/>
          <w:sz w:val="24"/>
          <w:szCs w:val="24"/>
        </w:rPr>
        <w:t xml:space="preserve">expiration </w:t>
      </w:r>
      <w:r>
        <w:rPr>
          <w:rFonts w:cstheme="minorHAnsi"/>
          <w:color w:val="002060"/>
          <w:sz w:val="24"/>
          <w:szCs w:val="24"/>
        </w:rPr>
        <w:t xml:space="preserve">date </w:t>
      </w:r>
      <w:r w:rsidRPr="00FE0A2B">
        <w:rPr>
          <w:rFonts w:cstheme="minorHAnsi"/>
          <w:color w:val="002060"/>
          <w:sz w:val="24"/>
          <w:szCs w:val="24"/>
        </w:rPr>
        <w:t xml:space="preserve">in the future. The F-1 visa received from their previous school can still be used with the new AU I-20 issued by American University if it expires in the future. If </w:t>
      </w:r>
      <w:r>
        <w:rPr>
          <w:rFonts w:cstheme="minorHAnsi"/>
          <w:color w:val="002060"/>
          <w:sz w:val="24"/>
          <w:szCs w:val="24"/>
        </w:rPr>
        <w:t xml:space="preserve">their </w:t>
      </w:r>
      <w:r w:rsidRPr="00FE0A2B">
        <w:rPr>
          <w:rFonts w:cstheme="minorHAnsi"/>
          <w:color w:val="002060"/>
          <w:sz w:val="24"/>
          <w:szCs w:val="24"/>
        </w:rPr>
        <w:t xml:space="preserve">visa has expired, </w:t>
      </w:r>
      <w:r>
        <w:rPr>
          <w:rFonts w:cstheme="minorHAnsi"/>
          <w:color w:val="002060"/>
          <w:sz w:val="24"/>
          <w:szCs w:val="24"/>
        </w:rPr>
        <w:t xml:space="preserve">the </w:t>
      </w:r>
      <w:r w:rsidRPr="00FE0A2B">
        <w:rPr>
          <w:rFonts w:cstheme="minorHAnsi"/>
          <w:color w:val="002060"/>
          <w:sz w:val="24"/>
          <w:szCs w:val="24"/>
        </w:rPr>
        <w:t xml:space="preserve">student must apply for a new visa with the </w:t>
      </w:r>
      <w:r>
        <w:rPr>
          <w:rFonts w:cstheme="minorHAnsi"/>
          <w:color w:val="002060"/>
          <w:sz w:val="24"/>
          <w:szCs w:val="24"/>
        </w:rPr>
        <w:t xml:space="preserve">I-20 </w:t>
      </w:r>
      <w:r w:rsidRPr="00FE0A2B">
        <w:rPr>
          <w:rFonts w:cstheme="minorHAnsi"/>
          <w:color w:val="002060"/>
          <w:sz w:val="24"/>
          <w:szCs w:val="24"/>
        </w:rPr>
        <w:t>issued by American University</w:t>
      </w:r>
      <w:r>
        <w:rPr>
          <w:rFonts w:cstheme="minorHAnsi"/>
          <w:color w:val="002060"/>
          <w:sz w:val="24"/>
          <w:szCs w:val="24"/>
        </w:rPr>
        <w:t xml:space="preserve"> before returning to the U.S.</w:t>
      </w:r>
    </w:p>
    <w:p w14:paraId="15B828EA" w14:textId="22044656" w:rsidR="00B754E4" w:rsidRPr="00FE0A2B" w:rsidRDefault="00B754E4" w:rsidP="00B754E4">
      <w:pPr>
        <w:pStyle w:val="xxmsonormal"/>
        <w:rPr>
          <w:rFonts w:asciiTheme="minorHAnsi" w:hAnsiTheme="minorHAnsi" w:cstheme="minorHAnsi"/>
          <w:color w:val="002060"/>
        </w:rPr>
      </w:pPr>
      <w:r w:rsidRPr="00FE0A2B">
        <w:rPr>
          <w:rFonts w:asciiTheme="minorHAnsi" w:hAnsiTheme="minorHAnsi" w:cstheme="minorHAnsi"/>
          <w:b/>
          <w:bCs/>
          <w:color w:val="002060"/>
          <w:u w:val="single"/>
        </w:rPr>
        <w:t>Step 3:</w:t>
      </w:r>
      <w:r w:rsidRPr="00FE0A2B">
        <w:rPr>
          <w:rFonts w:asciiTheme="minorHAnsi" w:hAnsiTheme="minorHAnsi" w:cstheme="minorHAnsi"/>
          <w:color w:val="002060"/>
        </w:rPr>
        <w:t xml:space="preserve">  </w:t>
      </w:r>
      <w:r w:rsidRPr="00FE0A2B">
        <w:rPr>
          <w:rFonts w:asciiTheme="minorHAnsi" w:hAnsiTheme="minorHAnsi" w:cstheme="minorHAnsi"/>
          <w:b/>
          <w:bCs/>
          <w:color w:val="002060"/>
        </w:rPr>
        <w:t xml:space="preserve">Admission office </w:t>
      </w:r>
      <w:r>
        <w:rPr>
          <w:rFonts w:asciiTheme="minorHAnsi" w:hAnsiTheme="minorHAnsi" w:cstheme="minorHAnsi"/>
          <w:b/>
          <w:bCs/>
          <w:color w:val="002060"/>
        </w:rPr>
        <w:t xml:space="preserve">submits a </w:t>
      </w:r>
      <w:r w:rsidRPr="00FE0A2B">
        <w:rPr>
          <w:rFonts w:asciiTheme="minorHAnsi" w:hAnsiTheme="minorHAnsi" w:cstheme="minorHAnsi"/>
          <w:b/>
          <w:bCs/>
          <w:color w:val="002060"/>
        </w:rPr>
        <w:t xml:space="preserve">PIIRF to ISSS </w:t>
      </w:r>
      <w:proofErr w:type="gramStart"/>
      <w:r w:rsidR="009376F3" w:rsidRPr="00FE0A2B">
        <w:rPr>
          <w:rFonts w:asciiTheme="minorHAnsi" w:hAnsiTheme="minorHAnsi" w:cstheme="minorHAnsi"/>
          <w:b/>
          <w:bCs/>
          <w:color w:val="002060"/>
        </w:rPr>
        <w:t>office</w:t>
      </w:r>
      <w:proofErr w:type="gramEnd"/>
    </w:p>
    <w:p w14:paraId="55064D9B" w14:textId="787346C1" w:rsidR="00B754E4" w:rsidRPr="00FE0A2B" w:rsidRDefault="00B754E4" w:rsidP="00B754E4">
      <w:pPr>
        <w:pStyle w:val="xxmsonormal"/>
        <w:rPr>
          <w:rFonts w:asciiTheme="minorHAnsi" w:hAnsiTheme="minorHAnsi" w:cstheme="minorHAnsi"/>
          <w:color w:val="002060"/>
        </w:rPr>
      </w:pPr>
      <w:r w:rsidRPr="00FE0A2B">
        <w:rPr>
          <w:rFonts w:asciiTheme="minorHAnsi" w:hAnsiTheme="minorHAnsi" w:cstheme="minorHAnsi"/>
          <w:color w:val="002060"/>
        </w:rPr>
        <w:t>After all required documents are received</w:t>
      </w:r>
      <w:r>
        <w:rPr>
          <w:rFonts w:asciiTheme="minorHAnsi" w:hAnsiTheme="minorHAnsi" w:cstheme="minorHAnsi"/>
          <w:color w:val="002060"/>
        </w:rPr>
        <w:t xml:space="preserve"> by the admission office from the student</w:t>
      </w:r>
      <w:r w:rsidRPr="00FE0A2B">
        <w:rPr>
          <w:rFonts w:asciiTheme="minorHAnsi" w:hAnsiTheme="minorHAnsi" w:cstheme="minorHAnsi"/>
          <w:color w:val="002060"/>
        </w:rPr>
        <w:t xml:space="preserve">, </w:t>
      </w:r>
      <w:r>
        <w:rPr>
          <w:rFonts w:asciiTheme="minorHAnsi" w:hAnsiTheme="minorHAnsi" w:cstheme="minorHAnsi"/>
          <w:color w:val="002060"/>
        </w:rPr>
        <w:t>the</w:t>
      </w:r>
      <w:r w:rsidRPr="00FE0A2B">
        <w:rPr>
          <w:rFonts w:asciiTheme="minorHAnsi" w:hAnsiTheme="minorHAnsi" w:cstheme="minorHAnsi"/>
          <w:color w:val="002060"/>
        </w:rPr>
        <w:t xml:space="preserve"> admission office will send a</w:t>
      </w:r>
      <w:r>
        <w:rPr>
          <w:rFonts w:asciiTheme="minorHAnsi" w:hAnsiTheme="minorHAnsi" w:cstheme="minorHAnsi"/>
          <w:color w:val="002060"/>
        </w:rPr>
        <w:t xml:space="preserve"> Personal and Immigration Information Request Form (PIIRF) </w:t>
      </w:r>
      <w:r w:rsidRPr="00FE0A2B">
        <w:rPr>
          <w:rFonts w:asciiTheme="minorHAnsi" w:hAnsiTheme="minorHAnsi" w:cstheme="minorHAnsi"/>
          <w:color w:val="002060"/>
        </w:rPr>
        <w:t xml:space="preserve">to </w:t>
      </w:r>
      <w:r>
        <w:rPr>
          <w:rFonts w:asciiTheme="minorHAnsi" w:hAnsiTheme="minorHAnsi" w:cstheme="minorHAnsi"/>
          <w:color w:val="002060"/>
        </w:rPr>
        <w:t xml:space="preserve">the </w:t>
      </w:r>
      <w:r w:rsidRPr="00FE0A2B">
        <w:rPr>
          <w:rFonts w:asciiTheme="minorHAnsi" w:hAnsiTheme="minorHAnsi" w:cstheme="minorHAnsi"/>
          <w:color w:val="002060"/>
        </w:rPr>
        <w:t xml:space="preserve">ISSS office in </w:t>
      </w:r>
      <w:proofErr w:type="spellStart"/>
      <w:r w:rsidRPr="00FE0A2B">
        <w:rPr>
          <w:rFonts w:asciiTheme="minorHAnsi" w:hAnsiTheme="minorHAnsi" w:cstheme="minorHAnsi"/>
          <w:color w:val="002060"/>
        </w:rPr>
        <w:t>iEagle</w:t>
      </w:r>
      <w:proofErr w:type="spellEnd"/>
      <w:r>
        <w:rPr>
          <w:rFonts w:asciiTheme="minorHAnsi" w:hAnsiTheme="minorHAnsi" w:cstheme="minorHAnsi"/>
          <w:color w:val="002060"/>
        </w:rPr>
        <w:t xml:space="preserve">. The PIIRF is proof of </w:t>
      </w:r>
      <w:commentRangeStart w:id="34"/>
      <w:r>
        <w:rPr>
          <w:rFonts w:asciiTheme="minorHAnsi" w:hAnsiTheme="minorHAnsi" w:cstheme="minorHAnsi"/>
          <w:color w:val="002060"/>
        </w:rPr>
        <w:t>admission</w:t>
      </w:r>
      <w:commentRangeEnd w:id="34"/>
      <w:r w:rsidR="007659C5">
        <w:rPr>
          <w:rStyle w:val="CommentReference"/>
          <w:rFonts w:ascii="Calibri" w:hAnsi="Calibri" w:cs="Traditional Arabic"/>
          <w:lang w:bidi="ar-BH"/>
        </w:rPr>
        <w:commentReference w:id="34"/>
      </w:r>
      <w:r>
        <w:rPr>
          <w:rFonts w:asciiTheme="minorHAnsi" w:hAnsiTheme="minorHAnsi" w:cstheme="minorHAnsi"/>
          <w:color w:val="002060"/>
        </w:rPr>
        <w:t xml:space="preserve"> </w:t>
      </w:r>
      <w:r w:rsidR="003D1F32">
        <w:rPr>
          <w:rFonts w:asciiTheme="minorHAnsi" w:hAnsiTheme="minorHAnsi" w:cstheme="minorHAnsi"/>
          <w:color w:val="002060"/>
        </w:rPr>
        <w:t xml:space="preserve">and applicable deposit </w:t>
      </w:r>
      <w:r>
        <w:rPr>
          <w:rFonts w:asciiTheme="minorHAnsi" w:hAnsiTheme="minorHAnsi" w:cstheme="minorHAnsi"/>
          <w:color w:val="002060"/>
        </w:rPr>
        <w:t xml:space="preserve">to the university and is the official request for an immigration document from the admission office. </w:t>
      </w:r>
    </w:p>
    <w:p w14:paraId="6DDC20C7" w14:textId="77777777" w:rsidR="00B754E4" w:rsidRDefault="00B754E4" w:rsidP="00B754E4">
      <w:pPr>
        <w:pStyle w:val="NoSpacing"/>
        <w:rPr>
          <w:rFonts w:cstheme="minorHAnsi"/>
          <w:color w:val="002060"/>
          <w:sz w:val="24"/>
          <w:szCs w:val="24"/>
          <w:shd w:val="clear" w:color="auto" w:fill="FFFFFF"/>
        </w:rPr>
      </w:pPr>
      <w:r w:rsidRPr="00FE0A2B">
        <w:rPr>
          <w:rFonts w:cstheme="minorHAnsi"/>
          <w:color w:val="002060"/>
          <w:sz w:val="24"/>
          <w:szCs w:val="24"/>
          <w:shd w:val="clear" w:color="auto" w:fill="FFFFFF"/>
        </w:rPr>
        <w:lastRenderedPageBreak/>
        <w:t xml:space="preserve">Any issues that may arise during the </w:t>
      </w:r>
      <w:r>
        <w:rPr>
          <w:rFonts w:cstheme="minorHAnsi"/>
          <w:color w:val="002060"/>
          <w:sz w:val="24"/>
          <w:szCs w:val="24"/>
          <w:shd w:val="clear" w:color="auto" w:fill="FFFFFF"/>
        </w:rPr>
        <w:t xml:space="preserve">PIIRF </w:t>
      </w:r>
      <w:r w:rsidRPr="00FE0A2B">
        <w:rPr>
          <w:rFonts w:cstheme="minorHAnsi"/>
          <w:color w:val="002060"/>
          <w:sz w:val="24"/>
          <w:szCs w:val="24"/>
          <w:shd w:val="clear" w:color="auto" w:fill="FFFFFF"/>
        </w:rPr>
        <w:t xml:space="preserve">review process may delay the issuance of the immigration document. If issues do arise, ISSS will contact </w:t>
      </w:r>
      <w:r>
        <w:rPr>
          <w:rFonts w:cstheme="minorHAnsi"/>
          <w:color w:val="002060"/>
          <w:sz w:val="24"/>
          <w:szCs w:val="24"/>
          <w:shd w:val="clear" w:color="auto" w:fill="FFFFFF"/>
        </w:rPr>
        <w:t xml:space="preserve">the </w:t>
      </w:r>
      <w:r w:rsidRPr="00FE0A2B">
        <w:rPr>
          <w:rFonts w:cstheme="minorHAnsi"/>
          <w:color w:val="002060"/>
          <w:sz w:val="24"/>
          <w:szCs w:val="24"/>
          <w:shd w:val="clear" w:color="auto" w:fill="FFFFFF"/>
        </w:rPr>
        <w:t>student through both the</w:t>
      </w:r>
      <w:r>
        <w:rPr>
          <w:rFonts w:cstheme="minorHAnsi"/>
          <w:color w:val="002060"/>
          <w:sz w:val="24"/>
          <w:szCs w:val="24"/>
          <w:shd w:val="clear" w:color="auto" w:fill="FFFFFF"/>
        </w:rPr>
        <w:t>ir</w:t>
      </w:r>
      <w:r w:rsidRPr="00FE0A2B">
        <w:rPr>
          <w:rFonts w:cstheme="minorHAnsi"/>
          <w:color w:val="002060"/>
          <w:sz w:val="24"/>
          <w:szCs w:val="24"/>
          <w:shd w:val="clear" w:color="auto" w:fill="FFFFFF"/>
        </w:rPr>
        <w:t xml:space="preserve"> AU email account and the email </w:t>
      </w:r>
      <w:r>
        <w:rPr>
          <w:rFonts w:cstheme="minorHAnsi"/>
          <w:color w:val="002060"/>
          <w:sz w:val="24"/>
          <w:szCs w:val="24"/>
          <w:shd w:val="clear" w:color="auto" w:fill="FFFFFF"/>
        </w:rPr>
        <w:t xml:space="preserve">that the </w:t>
      </w:r>
      <w:r w:rsidRPr="00FE0A2B">
        <w:rPr>
          <w:rFonts w:cstheme="minorHAnsi"/>
          <w:color w:val="002060"/>
          <w:sz w:val="24"/>
          <w:szCs w:val="24"/>
          <w:shd w:val="clear" w:color="auto" w:fill="FFFFFF"/>
        </w:rPr>
        <w:t xml:space="preserve">student provided at the time of their application. </w:t>
      </w:r>
      <w:r>
        <w:rPr>
          <w:rFonts w:cstheme="minorHAnsi"/>
          <w:color w:val="002060"/>
          <w:sz w:val="24"/>
          <w:szCs w:val="24"/>
          <w:shd w:val="clear" w:color="auto" w:fill="FFFFFF"/>
        </w:rPr>
        <w:t>The s</w:t>
      </w:r>
      <w:r w:rsidRPr="00FE0A2B">
        <w:rPr>
          <w:rFonts w:cstheme="minorHAnsi"/>
          <w:color w:val="002060"/>
          <w:sz w:val="24"/>
          <w:szCs w:val="24"/>
          <w:shd w:val="clear" w:color="auto" w:fill="FFFFFF"/>
        </w:rPr>
        <w:t xml:space="preserve">tudent should contact their admissions office if they would like to change their email address or mailing address. </w:t>
      </w:r>
    </w:p>
    <w:p w14:paraId="30E25A98" w14:textId="77777777" w:rsidR="00B754E4" w:rsidRDefault="00B754E4" w:rsidP="00B754E4">
      <w:pPr>
        <w:pStyle w:val="NoSpacing"/>
        <w:rPr>
          <w:rFonts w:cstheme="minorHAnsi"/>
          <w:color w:val="002060"/>
          <w:sz w:val="24"/>
          <w:szCs w:val="24"/>
          <w:shd w:val="clear" w:color="auto" w:fill="FFFFFF"/>
        </w:rPr>
      </w:pPr>
    </w:p>
    <w:p w14:paraId="76BA4D0F" w14:textId="77777777" w:rsidR="00B754E4" w:rsidRPr="00FE0A2B" w:rsidRDefault="00B754E4" w:rsidP="00B754E4">
      <w:pPr>
        <w:pStyle w:val="NoSpacing"/>
        <w:rPr>
          <w:rFonts w:cstheme="minorHAnsi"/>
          <w:color w:val="002060"/>
          <w:sz w:val="24"/>
          <w:szCs w:val="24"/>
          <w:shd w:val="clear" w:color="auto" w:fill="FFFFFF"/>
        </w:rPr>
      </w:pPr>
      <w:r w:rsidRPr="00FE0A2B">
        <w:rPr>
          <w:rFonts w:cstheme="minorHAnsi"/>
          <w:color w:val="002060"/>
          <w:sz w:val="24"/>
          <w:szCs w:val="24"/>
          <w:shd w:val="clear" w:color="auto" w:fill="FFFFFF"/>
        </w:rPr>
        <w:t xml:space="preserve">For Washington Semester </w:t>
      </w:r>
      <w:r>
        <w:rPr>
          <w:rFonts w:cstheme="minorHAnsi"/>
          <w:color w:val="002060"/>
          <w:sz w:val="24"/>
          <w:szCs w:val="24"/>
          <w:shd w:val="clear" w:color="auto" w:fill="FFFFFF"/>
        </w:rPr>
        <w:t xml:space="preserve">Program, </w:t>
      </w:r>
      <w:r w:rsidRPr="00FE0A2B">
        <w:rPr>
          <w:rFonts w:cstheme="minorHAnsi"/>
          <w:color w:val="002060"/>
          <w:sz w:val="24"/>
          <w:szCs w:val="24"/>
          <w:shd w:val="clear" w:color="auto" w:fill="FFFFFF"/>
        </w:rPr>
        <w:t>Abroad at AU</w:t>
      </w:r>
      <w:r>
        <w:rPr>
          <w:rFonts w:cstheme="minorHAnsi"/>
          <w:color w:val="002060"/>
          <w:sz w:val="24"/>
          <w:szCs w:val="24"/>
          <w:shd w:val="clear" w:color="auto" w:fill="FFFFFF"/>
        </w:rPr>
        <w:t xml:space="preserve"> students</w:t>
      </w:r>
      <w:r w:rsidRPr="00FE0A2B">
        <w:rPr>
          <w:rFonts w:cstheme="minorHAnsi"/>
          <w:color w:val="002060"/>
          <w:sz w:val="24"/>
          <w:szCs w:val="24"/>
          <w:shd w:val="clear" w:color="auto" w:fill="FFFFFF"/>
        </w:rPr>
        <w:t xml:space="preserve">, </w:t>
      </w:r>
      <w:r>
        <w:rPr>
          <w:rFonts w:cstheme="minorHAnsi"/>
          <w:color w:val="002060"/>
          <w:sz w:val="24"/>
          <w:szCs w:val="24"/>
          <w:shd w:val="clear" w:color="auto" w:fill="FFFFFF"/>
        </w:rPr>
        <w:t>and IAP programs, ISSS</w:t>
      </w:r>
      <w:r w:rsidRPr="00FE0A2B">
        <w:rPr>
          <w:rFonts w:cstheme="minorHAnsi"/>
          <w:color w:val="002060"/>
          <w:sz w:val="24"/>
          <w:szCs w:val="24"/>
          <w:shd w:val="clear" w:color="auto" w:fill="FFFFFF"/>
        </w:rPr>
        <w:t xml:space="preserve"> contact</w:t>
      </w:r>
      <w:r>
        <w:rPr>
          <w:rFonts w:cstheme="minorHAnsi"/>
          <w:color w:val="002060"/>
          <w:sz w:val="24"/>
          <w:szCs w:val="24"/>
          <w:shd w:val="clear" w:color="auto" w:fill="FFFFFF"/>
        </w:rPr>
        <w:t>s</w:t>
      </w:r>
      <w:r w:rsidRPr="00FE0A2B">
        <w:rPr>
          <w:rFonts w:cstheme="minorHAnsi"/>
          <w:color w:val="002060"/>
          <w:sz w:val="24"/>
          <w:szCs w:val="24"/>
          <w:shd w:val="clear" w:color="auto" w:fill="FFFFFF"/>
        </w:rPr>
        <w:t xml:space="preserve"> the admission department directly</w:t>
      </w:r>
      <w:r>
        <w:rPr>
          <w:rFonts w:cstheme="minorHAnsi"/>
          <w:color w:val="002060"/>
          <w:sz w:val="24"/>
          <w:szCs w:val="24"/>
          <w:shd w:val="clear" w:color="auto" w:fill="FFFFFF"/>
        </w:rPr>
        <w:t xml:space="preserve"> when issues arise in the PIIRF review process.</w:t>
      </w:r>
    </w:p>
    <w:p w14:paraId="642B4277" w14:textId="77777777" w:rsidR="00B754E4" w:rsidRPr="00FE0A2B" w:rsidRDefault="00B754E4" w:rsidP="00B754E4">
      <w:pPr>
        <w:pStyle w:val="NoSpacing"/>
        <w:rPr>
          <w:rFonts w:cstheme="minorHAnsi"/>
          <w:color w:val="002060"/>
          <w:sz w:val="24"/>
          <w:szCs w:val="24"/>
          <w:shd w:val="clear" w:color="auto" w:fill="FFFFFF"/>
        </w:rPr>
      </w:pPr>
    </w:p>
    <w:p w14:paraId="6AA1BF8C" w14:textId="77777777" w:rsidR="00B754E4" w:rsidRPr="00FE0A2B" w:rsidRDefault="00B754E4" w:rsidP="00B754E4">
      <w:pPr>
        <w:pStyle w:val="NoSpacing"/>
        <w:rPr>
          <w:rFonts w:cstheme="minorHAnsi"/>
          <w:b/>
          <w:bCs/>
          <w:color w:val="002060"/>
          <w:sz w:val="24"/>
          <w:szCs w:val="24"/>
        </w:rPr>
      </w:pPr>
      <w:r w:rsidRPr="00FE0A2B">
        <w:rPr>
          <w:rFonts w:cstheme="minorHAnsi"/>
          <w:b/>
          <w:bCs/>
          <w:color w:val="002060"/>
          <w:sz w:val="24"/>
          <w:szCs w:val="24"/>
          <w:u w:val="single"/>
        </w:rPr>
        <w:t>Step 4</w:t>
      </w:r>
      <w:r w:rsidRPr="00FE0A2B">
        <w:rPr>
          <w:rFonts w:cstheme="minorHAnsi"/>
          <w:b/>
          <w:bCs/>
          <w:color w:val="002060"/>
          <w:sz w:val="24"/>
          <w:szCs w:val="24"/>
        </w:rPr>
        <w:t>: Student receives their Immigration Document</w:t>
      </w:r>
    </w:p>
    <w:p w14:paraId="5A3E4269" w14:textId="77777777" w:rsidR="00B754E4" w:rsidRDefault="00B754E4" w:rsidP="00B754E4">
      <w:pPr>
        <w:pStyle w:val="NoSpacing"/>
        <w:rPr>
          <w:rFonts w:cstheme="minorHAnsi"/>
          <w:color w:val="002060"/>
          <w:sz w:val="24"/>
          <w:szCs w:val="24"/>
        </w:rPr>
      </w:pPr>
      <w:r>
        <w:rPr>
          <w:rFonts w:cstheme="minorHAnsi"/>
          <w:color w:val="002060"/>
          <w:sz w:val="24"/>
          <w:szCs w:val="24"/>
        </w:rPr>
        <w:t>Once a complete PIIRF is received, t</w:t>
      </w:r>
      <w:r w:rsidRPr="00FE0A2B">
        <w:rPr>
          <w:rFonts w:cstheme="minorHAnsi"/>
          <w:color w:val="002060"/>
          <w:sz w:val="24"/>
          <w:szCs w:val="24"/>
        </w:rPr>
        <w:t xml:space="preserve">he I-20 or DS-2019 will be issued within </w:t>
      </w:r>
      <w:r>
        <w:rPr>
          <w:rFonts w:cstheme="minorHAnsi"/>
          <w:color w:val="002060"/>
          <w:sz w:val="24"/>
          <w:szCs w:val="24"/>
        </w:rPr>
        <w:t>3-5 days</w:t>
      </w:r>
      <w:r w:rsidRPr="00FE0A2B">
        <w:rPr>
          <w:rFonts w:cstheme="minorHAnsi"/>
          <w:color w:val="002060"/>
          <w:sz w:val="24"/>
          <w:szCs w:val="24"/>
        </w:rPr>
        <w:t xml:space="preserve">. </w:t>
      </w:r>
      <w:r>
        <w:rPr>
          <w:rFonts w:cstheme="minorHAnsi"/>
          <w:color w:val="002060"/>
          <w:sz w:val="24"/>
          <w:szCs w:val="24"/>
        </w:rPr>
        <w:t xml:space="preserve">If the student is issued an I-20, the form will be made available for download in </w:t>
      </w:r>
      <w:proofErr w:type="spellStart"/>
      <w:r>
        <w:rPr>
          <w:rFonts w:cstheme="minorHAnsi"/>
          <w:color w:val="002060"/>
          <w:sz w:val="24"/>
          <w:szCs w:val="24"/>
        </w:rPr>
        <w:t>iEagle</w:t>
      </w:r>
      <w:proofErr w:type="spellEnd"/>
      <w:r>
        <w:rPr>
          <w:rFonts w:cstheme="minorHAnsi"/>
          <w:color w:val="002060"/>
          <w:sz w:val="24"/>
          <w:szCs w:val="24"/>
        </w:rPr>
        <w:t xml:space="preserve"> (DHS guidance on electronic I-20 issuance can be reviewed </w:t>
      </w:r>
      <w:hyperlink r:id="rId25" w:history="1">
        <w:r w:rsidRPr="005C3463">
          <w:rPr>
            <w:rStyle w:val="Hyperlink"/>
            <w:rFonts w:cstheme="minorHAnsi"/>
            <w:sz w:val="24"/>
            <w:szCs w:val="24"/>
          </w:rPr>
          <w:t>here</w:t>
        </w:r>
      </w:hyperlink>
      <w:r>
        <w:rPr>
          <w:rFonts w:cstheme="minorHAnsi"/>
          <w:color w:val="002060"/>
          <w:sz w:val="24"/>
          <w:szCs w:val="24"/>
        </w:rPr>
        <w:t xml:space="preserve">). </w:t>
      </w:r>
    </w:p>
    <w:p w14:paraId="2186AD35" w14:textId="77777777" w:rsidR="00B754E4" w:rsidRDefault="00B754E4" w:rsidP="00B754E4">
      <w:pPr>
        <w:pStyle w:val="NoSpacing"/>
        <w:rPr>
          <w:rFonts w:cstheme="minorHAnsi"/>
          <w:color w:val="002060"/>
          <w:sz w:val="24"/>
          <w:szCs w:val="24"/>
        </w:rPr>
      </w:pPr>
    </w:p>
    <w:p w14:paraId="46AF95C8" w14:textId="79AD8C31" w:rsidR="00B754E4" w:rsidRPr="00FE0A2B" w:rsidRDefault="00381CB7" w:rsidP="00B754E4">
      <w:pPr>
        <w:pStyle w:val="NoSpacing"/>
        <w:rPr>
          <w:rFonts w:cstheme="minorHAnsi"/>
          <w:color w:val="002060"/>
          <w:sz w:val="24"/>
          <w:szCs w:val="24"/>
        </w:rPr>
      </w:pPr>
      <w:r>
        <w:rPr>
          <w:rFonts w:cstheme="minorHAnsi"/>
          <w:color w:val="002060"/>
          <w:sz w:val="24"/>
          <w:szCs w:val="24"/>
        </w:rPr>
        <w:t>As of April 27, 2023, s</w:t>
      </w:r>
      <w:r w:rsidR="00C93568">
        <w:rPr>
          <w:rFonts w:cstheme="minorHAnsi"/>
          <w:color w:val="002060"/>
          <w:sz w:val="24"/>
          <w:szCs w:val="24"/>
        </w:rPr>
        <w:t>ponsor</w:t>
      </w:r>
      <w:r>
        <w:rPr>
          <w:rFonts w:cstheme="minorHAnsi"/>
          <w:color w:val="002060"/>
          <w:sz w:val="24"/>
          <w:szCs w:val="24"/>
        </w:rPr>
        <w:t xml:space="preserve">s </w:t>
      </w:r>
      <w:r w:rsidR="00C93568">
        <w:rPr>
          <w:rFonts w:cstheme="minorHAnsi"/>
          <w:color w:val="002060"/>
          <w:sz w:val="24"/>
          <w:szCs w:val="24"/>
        </w:rPr>
        <w:t xml:space="preserve">may now also digitally sign and electronically submit DS-2019s to exchange visitors. More information about electronic DS-2019 issuance can be found </w:t>
      </w:r>
      <w:hyperlink r:id="rId26" w:history="1">
        <w:r w:rsidR="00C93568" w:rsidRPr="00C93568">
          <w:rPr>
            <w:rStyle w:val="Hyperlink"/>
            <w:rFonts w:cstheme="minorHAnsi"/>
            <w:sz w:val="24"/>
            <w:szCs w:val="24"/>
          </w:rPr>
          <w:t>here</w:t>
        </w:r>
      </w:hyperlink>
      <w:r w:rsidR="00C93568">
        <w:rPr>
          <w:rFonts w:cstheme="minorHAnsi"/>
          <w:color w:val="002060"/>
          <w:sz w:val="24"/>
          <w:szCs w:val="24"/>
        </w:rPr>
        <w:t>.</w:t>
      </w:r>
      <w:r w:rsidR="00217FAD">
        <w:rPr>
          <w:rFonts w:cstheme="minorHAnsi"/>
          <w:color w:val="002060"/>
          <w:sz w:val="24"/>
          <w:szCs w:val="24"/>
        </w:rPr>
        <w:t xml:space="preserve"> </w:t>
      </w:r>
    </w:p>
    <w:p w14:paraId="5911F717" w14:textId="77777777" w:rsidR="00B754E4" w:rsidRPr="00FE0A2B" w:rsidRDefault="00B754E4" w:rsidP="00B754E4">
      <w:pPr>
        <w:pStyle w:val="NoSpacing"/>
        <w:ind w:left="720"/>
        <w:rPr>
          <w:rFonts w:cstheme="minorHAnsi"/>
          <w:color w:val="002060"/>
          <w:sz w:val="24"/>
          <w:szCs w:val="24"/>
        </w:rPr>
      </w:pPr>
    </w:p>
    <w:p w14:paraId="21411A9A" w14:textId="5523DBC5" w:rsidR="00B754E4" w:rsidRDefault="00B754E4" w:rsidP="00B754E4">
      <w:pPr>
        <w:pStyle w:val="NoSpacing"/>
        <w:rPr>
          <w:rFonts w:cstheme="minorHAnsi"/>
          <w:color w:val="002060"/>
          <w:sz w:val="24"/>
          <w:szCs w:val="24"/>
          <w:shd w:val="clear" w:color="auto" w:fill="FFFFFF"/>
        </w:rPr>
      </w:pPr>
      <w:r w:rsidRPr="00FE0A2B">
        <w:rPr>
          <w:rFonts w:cstheme="minorHAnsi"/>
          <w:color w:val="002060"/>
          <w:sz w:val="24"/>
          <w:szCs w:val="24"/>
          <w:shd w:val="clear" w:color="auto" w:fill="FFFFFF"/>
        </w:rPr>
        <w:t>Along with their I-20</w:t>
      </w:r>
      <w:r>
        <w:rPr>
          <w:rFonts w:cstheme="minorHAnsi"/>
          <w:color w:val="002060"/>
          <w:sz w:val="24"/>
          <w:szCs w:val="24"/>
          <w:shd w:val="clear" w:color="auto" w:fill="FFFFFF"/>
        </w:rPr>
        <w:t xml:space="preserve"> or DS-2019</w:t>
      </w:r>
      <w:r w:rsidRPr="00FE0A2B">
        <w:rPr>
          <w:rFonts w:cstheme="minorHAnsi"/>
          <w:color w:val="002060"/>
          <w:sz w:val="24"/>
          <w:szCs w:val="24"/>
          <w:shd w:val="clear" w:color="auto" w:fill="FFFFFF"/>
        </w:rPr>
        <w:t xml:space="preserve">, </w:t>
      </w:r>
      <w:r>
        <w:rPr>
          <w:rFonts w:cstheme="minorHAnsi"/>
          <w:color w:val="002060"/>
          <w:sz w:val="24"/>
          <w:szCs w:val="24"/>
          <w:shd w:val="clear" w:color="auto" w:fill="FFFFFF"/>
        </w:rPr>
        <w:t xml:space="preserve">the </w:t>
      </w:r>
      <w:r w:rsidRPr="00FE0A2B">
        <w:rPr>
          <w:rFonts w:cstheme="minorHAnsi"/>
          <w:color w:val="002060"/>
          <w:sz w:val="24"/>
          <w:szCs w:val="24"/>
          <w:shd w:val="clear" w:color="auto" w:fill="FFFFFF"/>
        </w:rPr>
        <w:t>student will receive</w:t>
      </w:r>
      <w:r>
        <w:rPr>
          <w:rFonts w:cstheme="minorHAnsi"/>
          <w:color w:val="002060"/>
          <w:sz w:val="24"/>
          <w:szCs w:val="24"/>
          <w:shd w:val="clear" w:color="auto" w:fill="FFFFFF"/>
        </w:rPr>
        <w:t xml:space="preserve"> a link to </w:t>
      </w:r>
      <w:r w:rsidRPr="00FE0A2B">
        <w:rPr>
          <w:rFonts w:cstheme="minorHAnsi"/>
          <w:color w:val="002060"/>
          <w:sz w:val="24"/>
          <w:szCs w:val="24"/>
          <w:shd w:val="clear" w:color="auto" w:fill="FFFFFF"/>
        </w:rPr>
        <w:t>the</w:t>
      </w:r>
      <w:r w:rsidRPr="00FE0A2B">
        <w:rPr>
          <w:rFonts w:cstheme="minorHAnsi"/>
          <w:color w:val="002060"/>
          <w:shd w:val="clear" w:color="auto" w:fill="FFFFFF"/>
        </w:rPr>
        <w:t> </w:t>
      </w:r>
      <w:hyperlink r:id="rId27" w:history="1">
        <w:r w:rsidRPr="004D6A7C">
          <w:rPr>
            <w:rStyle w:val="Hyperlink"/>
            <w:rFonts w:cstheme="minorBidi"/>
            <w:sz w:val="24"/>
            <w:szCs w:val="24"/>
          </w:rPr>
          <w:t>pre-arrival guide</w:t>
        </w:r>
        <w:r w:rsidRPr="0075791A">
          <w:rPr>
            <w:rStyle w:val="Hyperlink"/>
            <w:rFonts w:cstheme="minorHAnsi"/>
            <w:shd w:val="clear" w:color="auto" w:fill="FFFFFF"/>
          </w:rPr>
          <w:t> </w:t>
        </w:r>
      </w:hyperlink>
      <w:r w:rsidRPr="00FE0A2B">
        <w:rPr>
          <w:rFonts w:cstheme="minorHAnsi"/>
          <w:color w:val="002060"/>
          <w:sz w:val="24"/>
          <w:szCs w:val="24"/>
          <w:shd w:val="clear" w:color="auto" w:fill="FFFFFF"/>
        </w:rPr>
        <w:t xml:space="preserve">with information about the </w:t>
      </w:r>
      <w:r>
        <w:rPr>
          <w:rFonts w:cstheme="minorHAnsi"/>
          <w:color w:val="002060"/>
          <w:sz w:val="24"/>
          <w:szCs w:val="24"/>
          <w:shd w:val="clear" w:color="auto" w:fill="FFFFFF"/>
        </w:rPr>
        <w:t>n</w:t>
      </w:r>
      <w:r w:rsidRPr="005C3463">
        <w:rPr>
          <w:rFonts w:cstheme="minorHAnsi"/>
          <w:color w:val="002060"/>
          <w:sz w:val="24"/>
          <w:szCs w:val="24"/>
          <w:shd w:val="clear" w:color="auto" w:fill="FFFFFF"/>
        </w:rPr>
        <w:t xml:space="preserve">ext </w:t>
      </w:r>
      <w:r>
        <w:rPr>
          <w:rFonts w:cstheme="minorHAnsi"/>
          <w:color w:val="002060"/>
          <w:sz w:val="24"/>
          <w:szCs w:val="24"/>
          <w:shd w:val="clear" w:color="auto" w:fill="FFFFFF"/>
        </w:rPr>
        <w:t>s</w:t>
      </w:r>
      <w:r w:rsidRPr="005C3463">
        <w:rPr>
          <w:rFonts w:cstheme="minorHAnsi"/>
          <w:color w:val="002060"/>
          <w:sz w:val="24"/>
          <w:szCs w:val="24"/>
          <w:shd w:val="clear" w:color="auto" w:fill="FFFFFF"/>
        </w:rPr>
        <w:t>teps</w:t>
      </w:r>
      <w:bookmarkStart w:id="35" w:name="_Toc259457662"/>
      <w:bookmarkStart w:id="36" w:name="_Toc259458392"/>
      <w:bookmarkStart w:id="37" w:name="_Toc259521664"/>
      <w:bookmarkStart w:id="38" w:name="_Toc259536399"/>
      <w:bookmarkStart w:id="39" w:name="_Toc259536993"/>
      <w:bookmarkStart w:id="40" w:name="_Toc259537104"/>
      <w:bookmarkStart w:id="41" w:name="_Toc259616986"/>
      <w:bookmarkStart w:id="42" w:name="_Toc259617999"/>
      <w:bookmarkStart w:id="43" w:name="_Toc259618012"/>
      <w:bookmarkStart w:id="44" w:name="_Toc259618450"/>
      <w:bookmarkStart w:id="45" w:name="_Toc259618758"/>
      <w:bookmarkStart w:id="46" w:name="_Toc259618948"/>
      <w:bookmarkStart w:id="47" w:name="_Toc259618995"/>
      <w:bookmarkStart w:id="48" w:name="_Toc259619069"/>
      <w:bookmarkStart w:id="49" w:name="_Toc259619105"/>
      <w:bookmarkStart w:id="50" w:name="_Toc259619151"/>
      <w:bookmarkStart w:id="51" w:name="_Toc259619627"/>
      <w:bookmarkStart w:id="52" w:name="_Toc259620303"/>
      <w:bookmarkStart w:id="53" w:name="_Toc259620719"/>
      <w:bookmarkStart w:id="54" w:name="_Toc259621108"/>
      <w:bookmarkStart w:id="55" w:name="_Toc259621157"/>
      <w:bookmarkStart w:id="56" w:name="_Toc259621747"/>
      <w:bookmarkStart w:id="57" w:name="_Toc259621772"/>
      <w:bookmarkStart w:id="58" w:name="_Toc259621919"/>
      <w:bookmarkStart w:id="59" w:name="_Toc259623535"/>
      <w:bookmarkStart w:id="60" w:name="_Toc259624901"/>
      <w:bookmarkStart w:id="61" w:name="_Toc259627848"/>
      <w:bookmarkStart w:id="62" w:name="_Toc259627938"/>
      <w:bookmarkStart w:id="63" w:name="_Toc259627958"/>
      <w:bookmarkStart w:id="64" w:name="_Toc259628814"/>
      <w:bookmarkStart w:id="65" w:name="_Toc259628844"/>
      <w:bookmarkStart w:id="66" w:name="_Toc259628883"/>
      <w:bookmarkStart w:id="67" w:name="_Toc259628942"/>
      <w:bookmarkStart w:id="68" w:name="_Toc259630184"/>
      <w:bookmarkStart w:id="69" w:name="_Toc259630597"/>
      <w:bookmarkStart w:id="70" w:name="_Toc259630650"/>
      <w:bookmarkStart w:id="71" w:name="_Toc259631272"/>
      <w:bookmarkStart w:id="72" w:name="_Toc259631316"/>
      <w:bookmarkStart w:id="73" w:name="_Toc259635777"/>
      <w:bookmarkStart w:id="74" w:name="_Toc259708232"/>
      <w:bookmarkStart w:id="75" w:name="_Toc259708281"/>
      <w:bookmarkStart w:id="76" w:name="_Toc259709306"/>
      <w:bookmarkStart w:id="77" w:name="_Toc259709337"/>
      <w:bookmarkStart w:id="78" w:name="_Toc259709368"/>
      <w:bookmarkStart w:id="79" w:name="_Toc259709405"/>
      <w:bookmarkStart w:id="80" w:name="_Toc259710777"/>
      <w:bookmarkStart w:id="81" w:name="_Toc259711253"/>
      <w:bookmarkStart w:id="82" w:name="_Toc259711393"/>
      <w:bookmarkStart w:id="83" w:name="_Toc260219956"/>
      <w:bookmarkStart w:id="84" w:name="_Toc260219992"/>
      <w:bookmarkStart w:id="85" w:name="_Toc260220041"/>
      <w:bookmarkStart w:id="86" w:name="_Toc260220164"/>
      <w:bookmarkStart w:id="87" w:name="_Toc260220295"/>
      <w:bookmarkStart w:id="88" w:name="_Toc260220536"/>
      <w:bookmarkStart w:id="89" w:name="_Toc260220610"/>
      <w:bookmarkStart w:id="90" w:name="_Toc260234769"/>
      <w:bookmarkStart w:id="91" w:name="_Toc260299526"/>
      <w:bookmarkStart w:id="92" w:name="_Toc260300314"/>
      <w:bookmarkStart w:id="93" w:name="_Toc260300414"/>
      <w:bookmarkStart w:id="94" w:name="_Toc260300750"/>
      <w:bookmarkStart w:id="95" w:name="_Toc260300978"/>
      <w:bookmarkStart w:id="96" w:name="_Toc260301009"/>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FE0A2B">
        <w:rPr>
          <w:rFonts w:cstheme="minorHAnsi"/>
          <w:color w:val="002060"/>
          <w:sz w:val="24"/>
          <w:szCs w:val="24"/>
          <w:shd w:val="clear" w:color="auto" w:fill="FFFFFF"/>
        </w:rPr>
        <w:t xml:space="preserve"> of the immigration process</w:t>
      </w:r>
      <w:r w:rsidR="00C93568">
        <w:rPr>
          <w:rFonts w:cstheme="minorHAnsi"/>
          <w:color w:val="002060"/>
          <w:sz w:val="24"/>
          <w:szCs w:val="24"/>
          <w:shd w:val="clear" w:color="auto" w:fill="FFFFFF"/>
        </w:rPr>
        <w:t xml:space="preserve">, as well as instructions to complete their required pre-arrival forms in </w:t>
      </w:r>
      <w:proofErr w:type="spellStart"/>
      <w:r w:rsidR="00C93568">
        <w:rPr>
          <w:rFonts w:cstheme="minorHAnsi"/>
          <w:color w:val="002060"/>
          <w:sz w:val="24"/>
          <w:szCs w:val="24"/>
          <w:shd w:val="clear" w:color="auto" w:fill="FFFFFF"/>
        </w:rPr>
        <w:t>iEagle</w:t>
      </w:r>
      <w:proofErr w:type="spellEnd"/>
      <w:r w:rsidR="00C93568">
        <w:rPr>
          <w:rFonts w:cstheme="minorHAnsi"/>
          <w:color w:val="002060"/>
          <w:sz w:val="24"/>
          <w:szCs w:val="24"/>
          <w:shd w:val="clear" w:color="auto" w:fill="FFFFFF"/>
        </w:rPr>
        <w:t>.</w:t>
      </w:r>
    </w:p>
    <w:p w14:paraId="59A65957" w14:textId="77777777" w:rsidR="00B754E4" w:rsidRDefault="00B754E4" w:rsidP="00B754E4">
      <w:pPr>
        <w:pStyle w:val="NoSpacing"/>
        <w:rPr>
          <w:rFonts w:cstheme="minorHAnsi"/>
          <w:color w:val="002060"/>
          <w:sz w:val="24"/>
          <w:szCs w:val="24"/>
          <w:shd w:val="clear" w:color="auto" w:fill="FFFFFF"/>
        </w:rPr>
      </w:pPr>
    </w:p>
    <w:p w14:paraId="5DBE3ED0" w14:textId="7F044A9C" w:rsidR="00B754E4" w:rsidRDefault="00B754E4" w:rsidP="00B754E4">
      <w:pPr>
        <w:pStyle w:val="NoSpacing"/>
        <w:rPr>
          <w:rFonts w:cstheme="minorHAnsi"/>
          <w:color w:val="002060"/>
          <w:sz w:val="24"/>
          <w:szCs w:val="24"/>
          <w:shd w:val="clear" w:color="auto" w:fill="FFFFFF"/>
        </w:rPr>
      </w:pPr>
      <w:r>
        <w:rPr>
          <w:rFonts w:cstheme="minorHAnsi"/>
          <w:color w:val="002060"/>
          <w:sz w:val="24"/>
          <w:szCs w:val="24"/>
          <w:shd w:val="clear" w:color="auto" w:fill="FFFFFF"/>
        </w:rPr>
        <w:t xml:space="preserve">The </w:t>
      </w:r>
      <w:r w:rsidR="00E10C89">
        <w:rPr>
          <w:rFonts w:cstheme="minorHAnsi"/>
          <w:color w:val="002060"/>
          <w:sz w:val="24"/>
          <w:szCs w:val="24"/>
          <w:shd w:val="clear" w:color="auto" w:fill="FFFFFF"/>
        </w:rPr>
        <w:t>“Departmental Contact”</w:t>
      </w:r>
      <w:r>
        <w:rPr>
          <w:rFonts w:cstheme="minorHAnsi"/>
          <w:color w:val="002060"/>
          <w:sz w:val="24"/>
          <w:szCs w:val="24"/>
          <w:shd w:val="clear" w:color="auto" w:fill="FFFFFF"/>
        </w:rPr>
        <w:t xml:space="preserve"> should be copied on the PIIRF approval </w:t>
      </w:r>
      <w:commentRangeStart w:id="97"/>
      <w:r>
        <w:rPr>
          <w:rFonts w:cstheme="minorHAnsi"/>
          <w:color w:val="002060"/>
          <w:sz w:val="24"/>
          <w:szCs w:val="24"/>
          <w:shd w:val="clear" w:color="auto" w:fill="FFFFFF"/>
        </w:rPr>
        <w:t>message</w:t>
      </w:r>
      <w:commentRangeEnd w:id="97"/>
      <w:r w:rsidR="00D20CD7">
        <w:rPr>
          <w:rStyle w:val="CommentReference"/>
          <w:rFonts w:ascii="Calibri" w:eastAsia="Times New Roman" w:hAnsi="Calibri" w:cs="Traditional Arabic"/>
          <w:lang w:bidi="ar-BH"/>
        </w:rPr>
        <w:commentReference w:id="97"/>
      </w:r>
      <w:r>
        <w:rPr>
          <w:rFonts w:cstheme="minorHAnsi"/>
          <w:color w:val="002060"/>
          <w:sz w:val="24"/>
          <w:szCs w:val="24"/>
          <w:shd w:val="clear" w:color="auto" w:fill="FFFFFF"/>
        </w:rPr>
        <w:t xml:space="preserve"> to the student so that they are aware the immigration document has been issued for that student. </w:t>
      </w:r>
      <w:r w:rsidR="00E10C89">
        <w:rPr>
          <w:rFonts w:cstheme="minorHAnsi"/>
          <w:color w:val="002060"/>
          <w:sz w:val="24"/>
          <w:szCs w:val="24"/>
          <w:shd w:val="clear" w:color="auto" w:fill="FFFFFF"/>
        </w:rPr>
        <w:t xml:space="preserve">The Departmental Contact in Sunapsis is the person who submitted the PIIRF. </w:t>
      </w:r>
    </w:p>
    <w:p w14:paraId="667C9417" w14:textId="77777777" w:rsidR="00B754E4" w:rsidRPr="005C3463" w:rsidRDefault="00B754E4" w:rsidP="00B754E4">
      <w:pPr>
        <w:pStyle w:val="NoSpacing"/>
        <w:rPr>
          <w:rFonts w:cstheme="minorHAnsi"/>
          <w:color w:val="00B050"/>
        </w:rPr>
      </w:pPr>
    </w:p>
    <w:p w14:paraId="544A3116" w14:textId="77336DE3" w:rsidR="00B754E4" w:rsidRPr="00FE0A2B" w:rsidRDefault="00B754E4" w:rsidP="00B754E4">
      <w:pPr>
        <w:rPr>
          <w:rFonts w:asciiTheme="minorHAnsi" w:hAnsiTheme="minorHAnsi" w:cstheme="minorHAnsi"/>
          <w:b/>
          <w:bCs/>
          <w:color w:val="002060"/>
        </w:rPr>
      </w:pPr>
      <w:r w:rsidRPr="00FE0A2B">
        <w:rPr>
          <w:rFonts w:asciiTheme="minorHAnsi" w:hAnsiTheme="minorHAnsi" w:cstheme="minorHAnsi"/>
          <w:b/>
          <w:bCs/>
          <w:color w:val="002060"/>
          <w:u w:val="single"/>
        </w:rPr>
        <w:t xml:space="preserve">Step </w:t>
      </w:r>
      <w:r>
        <w:rPr>
          <w:rFonts w:asciiTheme="minorHAnsi" w:hAnsiTheme="minorHAnsi" w:cstheme="minorHAnsi"/>
          <w:b/>
          <w:bCs/>
          <w:color w:val="002060"/>
          <w:u w:val="single"/>
        </w:rPr>
        <w:t>5</w:t>
      </w:r>
      <w:r w:rsidRPr="00FE0A2B">
        <w:rPr>
          <w:rFonts w:asciiTheme="minorHAnsi" w:hAnsiTheme="minorHAnsi" w:cstheme="minorHAnsi"/>
          <w:b/>
          <w:bCs/>
          <w:color w:val="002060"/>
        </w:rPr>
        <w:t xml:space="preserve">. Student must pay the mandatory </w:t>
      </w:r>
      <w:r w:rsidR="00132361">
        <w:rPr>
          <w:rFonts w:asciiTheme="minorHAnsi" w:hAnsiTheme="minorHAnsi" w:cstheme="minorHAnsi"/>
          <w:b/>
          <w:bCs/>
          <w:color w:val="002060"/>
        </w:rPr>
        <w:t xml:space="preserve">I-901 </w:t>
      </w:r>
      <w:r w:rsidRPr="00FE0A2B">
        <w:rPr>
          <w:rFonts w:asciiTheme="minorHAnsi" w:hAnsiTheme="minorHAnsi" w:cstheme="minorHAnsi"/>
          <w:b/>
          <w:bCs/>
          <w:color w:val="002060"/>
        </w:rPr>
        <w:t xml:space="preserve">SEVIS </w:t>
      </w:r>
      <w:r>
        <w:rPr>
          <w:rFonts w:asciiTheme="minorHAnsi" w:hAnsiTheme="minorHAnsi" w:cstheme="minorHAnsi"/>
          <w:b/>
          <w:bCs/>
          <w:color w:val="002060"/>
        </w:rPr>
        <w:t>F</w:t>
      </w:r>
      <w:r w:rsidRPr="00FE0A2B">
        <w:rPr>
          <w:rFonts w:asciiTheme="minorHAnsi" w:hAnsiTheme="minorHAnsi" w:cstheme="minorHAnsi"/>
          <w:b/>
          <w:bCs/>
          <w:color w:val="002060"/>
        </w:rPr>
        <w:t>ee</w:t>
      </w:r>
    </w:p>
    <w:p w14:paraId="3D4A0710" w14:textId="52C53BFB" w:rsidR="00B754E4" w:rsidRPr="00FE0A2B" w:rsidRDefault="00B754E4" w:rsidP="00B754E4">
      <w:pPr>
        <w:rPr>
          <w:rFonts w:asciiTheme="minorHAnsi" w:hAnsiTheme="minorHAnsi" w:cstheme="minorHAnsi"/>
          <w:color w:val="002060"/>
          <w:shd w:val="clear" w:color="auto" w:fill="FFFFFF"/>
        </w:rPr>
      </w:pPr>
      <w:r w:rsidRPr="00FE0A2B">
        <w:rPr>
          <w:rFonts w:asciiTheme="minorHAnsi" w:hAnsiTheme="minorHAnsi" w:cstheme="minorHAnsi"/>
          <w:color w:val="002060"/>
          <w:shd w:val="clear" w:color="auto" w:fill="FFFFFF"/>
        </w:rPr>
        <w:t xml:space="preserve">Before applying for an F-1 </w:t>
      </w:r>
      <w:r>
        <w:rPr>
          <w:rFonts w:asciiTheme="minorHAnsi" w:hAnsiTheme="minorHAnsi" w:cstheme="minorHAnsi"/>
          <w:color w:val="002060"/>
          <w:shd w:val="clear" w:color="auto" w:fill="FFFFFF"/>
        </w:rPr>
        <w:t xml:space="preserve">or J-1 </w:t>
      </w:r>
      <w:r w:rsidRPr="00FE0A2B">
        <w:rPr>
          <w:rFonts w:asciiTheme="minorHAnsi" w:hAnsiTheme="minorHAnsi" w:cstheme="minorHAnsi"/>
          <w:color w:val="002060"/>
          <w:shd w:val="clear" w:color="auto" w:fill="FFFFFF"/>
        </w:rPr>
        <w:t>visa, all first-time visa applicants are required to </w:t>
      </w:r>
      <w:hyperlink r:id="rId28" w:history="1">
        <w:r w:rsidRPr="00FE0A2B">
          <w:rPr>
            <w:rStyle w:val="Hyperlink"/>
            <w:rFonts w:asciiTheme="minorHAnsi" w:hAnsiTheme="minorHAnsi" w:cstheme="minorHAnsi"/>
          </w:rPr>
          <w:t>pay the SEVIS fee</w:t>
        </w:r>
      </w:hyperlink>
      <w:r w:rsidRPr="00FE0A2B">
        <w:rPr>
          <w:rFonts w:asciiTheme="minorHAnsi" w:hAnsiTheme="minorHAnsi" w:cstheme="minorHAnsi"/>
          <w:color w:val="002060"/>
          <w:shd w:val="clear" w:color="auto" w:fill="FFFFFF"/>
        </w:rPr>
        <w:t> in addition to the visa application fee. Student</w:t>
      </w:r>
      <w:r w:rsidR="00250159">
        <w:rPr>
          <w:rFonts w:asciiTheme="minorHAnsi" w:hAnsiTheme="minorHAnsi" w:cstheme="minorHAnsi"/>
          <w:color w:val="002060"/>
          <w:shd w:val="clear" w:color="auto" w:fill="FFFFFF"/>
        </w:rPr>
        <w:t>s</w:t>
      </w:r>
      <w:r w:rsidRPr="00FE0A2B">
        <w:rPr>
          <w:rFonts w:asciiTheme="minorHAnsi" w:hAnsiTheme="minorHAnsi" w:cstheme="minorHAnsi"/>
          <w:color w:val="002060"/>
          <w:shd w:val="clear" w:color="auto" w:fill="FFFFFF"/>
        </w:rPr>
        <w:t xml:space="preserve"> must print and save their SEVIS fee payment receipt.</w:t>
      </w:r>
    </w:p>
    <w:p w14:paraId="5BFDC422" w14:textId="77777777" w:rsidR="00B754E4" w:rsidRPr="00FE0A2B" w:rsidRDefault="00B754E4" w:rsidP="00B754E4">
      <w:pPr>
        <w:rPr>
          <w:rFonts w:asciiTheme="minorHAnsi" w:hAnsiTheme="minorHAnsi" w:cstheme="minorHAnsi"/>
          <w:b/>
          <w:bCs/>
          <w:color w:val="002060"/>
        </w:rPr>
      </w:pPr>
      <w:r w:rsidRPr="00FE0A2B">
        <w:rPr>
          <w:rFonts w:asciiTheme="minorHAnsi" w:hAnsiTheme="minorHAnsi" w:cstheme="minorHAnsi"/>
          <w:b/>
          <w:bCs/>
          <w:color w:val="002060"/>
          <w:u w:val="single"/>
        </w:rPr>
        <w:t xml:space="preserve">Step </w:t>
      </w:r>
      <w:r>
        <w:rPr>
          <w:rFonts w:asciiTheme="minorHAnsi" w:hAnsiTheme="minorHAnsi" w:cstheme="minorHAnsi"/>
          <w:b/>
          <w:bCs/>
          <w:color w:val="002060"/>
          <w:u w:val="single"/>
        </w:rPr>
        <w:t>6</w:t>
      </w:r>
      <w:r w:rsidRPr="00FE0A2B">
        <w:rPr>
          <w:rFonts w:asciiTheme="minorHAnsi" w:hAnsiTheme="minorHAnsi" w:cstheme="minorHAnsi"/>
          <w:b/>
          <w:bCs/>
          <w:color w:val="002060"/>
          <w:u w:val="single"/>
        </w:rPr>
        <w:t>.</w:t>
      </w:r>
      <w:r w:rsidRPr="00FE0A2B">
        <w:rPr>
          <w:rFonts w:asciiTheme="minorHAnsi" w:hAnsiTheme="minorHAnsi" w:cstheme="minorHAnsi"/>
          <w:b/>
          <w:bCs/>
          <w:color w:val="002060"/>
        </w:rPr>
        <w:t xml:space="preserve"> Student will schedule a visa </w:t>
      </w:r>
      <w:proofErr w:type="gramStart"/>
      <w:r w:rsidRPr="00FE0A2B">
        <w:rPr>
          <w:rFonts w:asciiTheme="minorHAnsi" w:hAnsiTheme="minorHAnsi" w:cstheme="minorHAnsi"/>
          <w:b/>
          <w:bCs/>
          <w:color w:val="002060"/>
        </w:rPr>
        <w:t>appointment</w:t>
      </w:r>
      <w:proofErr w:type="gramEnd"/>
    </w:p>
    <w:p w14:paraId="315A2598" w14:textId="77777777" w:rsidR="00B754E4" w:rsidRPr="00FE0A2B" w:rsidRDefault="00B754E4" w:rsidP="00B754E4">
      <w:pPr>
        <w:rPr>
          <w:rFonts w:asciiTheme="minorHAnsi" w:hAnsiTheme="minorHAnsi" w:cstheme="minorHAnsi"/>
          <w:color w:val="002060"/>
          <w:shd w:val="clear" w:color="auto" w:fill="FFFFFF"/>
        </w:rPr>
      </w:pPr>
      <w:r w:rsidRPr="00FE0A2B">
        <w:rPr>
          <w:rFonts w:asciiTheme="minorHAnsi" w:hAnsiTheme="minorHAnsi" w:cstheme="minorHAnsi"/>
          <w:color w:val="002060"/>
          <w:shd w:val="clear" w:color="auto" w:fill="FFFFFF"/>
        </w:rPr>
        <w:t>After receiving the immigration document and pay</w:t>
      </w:r>
      <w:r>
        <w:rPr>
          <w:rFonts w:asciiTheme="minorHAnsi" w:hAnsiTheme="minorHAnsi" w:cstheme="minorHAnsi"/>
          <w:color w:val="002060"/>
          <w:shd w:val="clear" w:color="auto" w:fill="FFFFFF"/>
        </w:rPr>
        <w:t>ing</w:t>
      </w:r>
      <w:r w:rsidRPr="00FE0A2B">
        <w:rPr>
          <w:rFonts w:asciiTheme="minorHAnsi" w:hAnsiTheme="minorHAnsi" w:cstheme="minorHAnsi"/>
          <w:color w:val="002060"/>
          <w:shd w:val="clear" w:color="auto" w:fill="FFFFFF"/>
        </w:rPr>
        <w:t xml:space="preserve"> the SEVIS fee, </w:t>
      </w:r>
      <w:r>
        <w:rPr>
          <w:rFonts w:asciiTheme="minorHAnsi" w:hAnsiTheme="minorHAnsi" w:cstheme="minorHAnsi"/>
          <w:color w:val="002060"/>
          <w:shd w:val="clear" w:color="auto" w:fill="FFFFFF"/>
        </w:rPr>
        <w:t xml:space="preserve">the </w:t>
      </w:r>
      <w:r w:rsidRPr="00FE0A2B">
        <w:rPr>
          <w:rFonts w:asciiTheme="minorHAnsi" w:hAnsiTheme="minorHAnsi" w:cstheme="minorHAnsi"/>
          <w:color w:val="002060"/>
          <w:shd w:val="clear" w:color="auto" w:fill="FFFFFF"/>
        </w:rPr>
        <w:t xml:space="preserve">student will need to apply for their F-1/J-1 visa at the U.S. Embassy or Consulate in their country. </w:t>
      </w:r>
    </w:p>
    <w:p w14:paraId="2314A066" w14:textId="6F3ED956" w:rsidR="00883201" w:rsidRDefault="00B754E4" w:rsidP="00B754E4">
      <w:pPr>
        <w:rPr>
          <w:rFonts w:asciiTheme="minorHAnsi" w:hAnsiTheme="minorHAnsi" w:cstheme="minorHAnsi"/>
          <w:color w:val="4D4037"/>
          <w:shd w:val="clear" w:color="auto" w:fill="FFFFFF"/>
        </w:rPr>
      </w:pPr>
      <w:r w:rsidRPr="00FE0A2B">
        <w:rPr>
          <w:rFonts w:asciiTheme="minorHAnsi" w:hAnsiTheme="minorHAnsi" w:cstheme="minorHAnsi"/>
          <w:color w:val="002060"/>
          <w:shd w:val="clear" w:color="auto" w:fill="FFFFFF"/>
        </w:rPr>
        <w:t>Student</w:t>
      </w:r>
      <w:r>
        <w:rPr>
          <w:rFonts w:asciiTheme="minorHAnsi" w:hAnsiTheme="minorHAnsi" w:cstheme="minorHAnsi"/>
          <w:color w:val="002060"/>
          <w:shd w:val="clear" w:color="auto" w:fill="FFFFFF"/>
        </w:rPr>
        <w:t>s</w:t>
      </w:r>
      <w:r w:rsidRPr="00FE0A2B">
        <w:rPr>
          <w:rFonts w:asciiTheme="minorHAnsi" w:hAnsiTheme="minorHAnsi" w:cstheme="minorHAnsi"/>
          <w:color w:val="002060"/>
          <w:shd w:val="clear" w:color="auto" w:fill="FFFFFF"/>
        </w:rPr>
        <w:t xml:space="preserve"> should visit the </w:t>
      </w:r>
      <w:hyperlink r:id="rId29" w:history="1">
        <w:r w:rsidRPr="00E92394">
          <w:rPr>
            <w:rStyle w:val="Hyperlink"/>
            <w:rFonts w:asciiTheme="minorHAnsi" w:hAnsiTheme="minorHAnsi" w:cstheme="minorHAnsi"/>
          </w:rPr>
          <w:t>U.S. Department of State website</w:t>
        </w:r>
      </w:hyperlink>
      <w:r w:rsidRPr="00E92394">
        <w:rPr>
          <w:rFonts w:asciiTheme="minorHAnsi" w:hAnsiTheme="minorHAnsi" w:cstheme="minorHAnsi"/>
        </w:rPr>
        <w:t xml:space="preserve"> for information</w:t>
      </w:r>
      <w:r w:rsidRPr="00FE0A2B">
        <w:rPr>
          <w:rFonts w:asciiTheme="minorHAnsi" w:hAnsiTheme="minorHAnsi" w:cstheme="minorHAnsi"/>
          <w:color w:val="4D4037"/>
          <w:shd w:val="clear" w:color="auto" w:fill="FFFFFF"/>
        </w:rPr>
        <w:t> </w:t>
      </w:r>
      <w:r w:rsidRPr="00FE0A2B">
        <w:rPr>
          <w:rFonts w:asciiTheme="minorHAnsi" w:hAnsiTheme="minorHAnsi" w:cstheme="minorHAnsi"/>
          <w:color w:val="002060"/>
          <w:shd w:val="clear" w:color="auto" w:fill="FFFFFF"/>
        </w:rPr>
        <w:t xml:space="preserve">on how to apply for </w:t>
      </w:r>
      <w:r>
        <w:rPr>
          <w:rFonts w:asciiTheme="minorHAnsi" w:hAnsiTheme="minorHAnsi" w:cstheme="minorHAnsi"/>
          <w:color w:val="002060"/>
          <w:shd w:val="clear" w:color="auto" w:fill="FFFFFF"/>
        </w:rPr>
        <w:t>the</w:t>
      </w:r>
      <w:r w:rsidRPr="00FE0A2B">
        <w:rPr>
          <w:rFonts w:asciiTheme="minorHAnsi" w:hAnsiTheme="minorHAnsi" w:cstheme="minorHAnsi"/>
          <w:color w:val="002060"/>
          <w:shd w:val="clear" w:color="auto" w:fill="FFFFFF"/>
        </w:rPr>
        <w:t xml:space="preserve"> F-1/J-1 student visa. They should </w:t>
      </w:r>
      <w:r>
        <w:rPr>
          <w:rFonts w:asciiTheme="minorHAnsi" w:hAnsiTheme="minorHAnsi" w:cstheme="minorHAnsi"/>
          <w:color w:val="002060"/>
          <w:shd w:val="clear" w:color="auto" w:fill="FFFFFF"/>
        </w:rPr>
        <w:t xml:space="preserve">also </w:t>
      </w:r>
      <w:r w:rsidRPr="00FE0A2B">
        <w:rPr>
          <w:rFonts w:asciiTheme="minorHAnsi" w:hAnsiTheme="minorHAnsi" w:cstheme="minorHAnsi"/>
          <w:color w:val="002060"/>
          <w:shd w:val="clear" w:color="auto" w:fill="FFFFFF"/>
        </w:rPr>
        <w:t>see our </w:t>
      </w:r>
      <w:hyperlink r:id="rId30" w:history="1">
        <w:r w:rsidRPr="00FE0A2B">
          <w:rPr>
            <w:rStyle w:val="Hyperlink"/>
            <w:rFonts w:asciiTheme="minorHAnsi" w:hAnsiTheme="minorHAnsi" w:cstheme="minorHAnsi"/>
          </w:rPr>
          <w:t>Tips for a Successful Visa Interview</w:t>
        </w:r>
      </w:hyperlink>
      <w:r w:rsidRPr="00FE0A2B">
        <w:rPr>
          <w:rFonts w:asciiTheme="minorHAnsi" w:hAnsiTheme="minorHAnsi" w:cstheme="minorHAnsi"/>
          <w:color w:val="4D4037"/>
          <w:shd w:val="clear" w:color="auto" w:fill="FFFFFF"/>
        </w:rPr>
        <w:t> </w:t>
      </w:r>
      <w:r w:rsidRPr="00FE0A2B">
        <w:rPr>
          <w:rFonts w:asciiTheme="minorHAnsi" w:hAnsiTheme="minorHAnsi" w:cstheme="minorHAnsi"/>
          <w:color w:val="002060"/>
          <w:shd w:val="clear" w:color="auto" w:fill="FFFFFF"/>
        </w:rPr>
        <w:t>and</w:t>
      </w:r>
      <w:r w:rsidRPr="00FE0A2B">
        <w:rPr>
          <w:rFonts w:asciiTheme="minorHAnsi" w:hAnsiTheme="minorHAnsi" w:cstheme="minorHAnsi"/>
          <w:color w:val="4D4037"/>
          <w:shd w:val="clear" w:color="auto" w:fill="FFFFFF"/>
        </w:rPr>
        <w:t> </w:t>
      </w:r>
      <w:hyperlink r:id="rId31" w:history="1">
        <w:r w:rsidRPr="00FE0A2B">
          <w:rPr>
            <w:rStyle w:val="Hyperlink"/>
            <w:rFonts w:asciiTheme="minorHAnsi" w:hAnsiTheme="minorHAnsi" w:cstheme="minorHAnsi"/>
          </w:rPr>
          <w:t>Visa Wait Times</w:t>
        </w:r>
      </w:hyperlink>
      <w:r w:rsidRPr="00FE0A2B">
        <w:rPr>
          <w:rFonts w:asciiTheme="minorHAnsi" w:hAnsiTheme="minorHAnsi" w:cstheme="minorHAnsi"/>
          <w:color w:val="4D4037"/>
          <w:shd w:val="clear" w:color="auto" w:fill="FFFFFF"/>
        </w:rPr>
        <w:t> </w:t>
      </w:r>
      <w:r w:rsidRPr="00FE0A2B">
        <w:rPr>
          <w:rFonts w:asciiTheme="minorHAnsi" w:hAnsiTheme="minorHAnsi" w:cstheme="minorHAnsi"/>
          <w:color w:val="002060"/>
          <w:shd w:val="clear" w:color="auto" w:fill="FFFFFF"/>
        </w:rPr>
        <w:t xml:space="preserve">for more </w:t>
      </w:r>
      <w:commentRangeStart w:id="98"/>
      <w:r w:rsidRPr="00FE0A2B">
        <w:rPr>
          <w:rFonts w:asciiTheme="minorHAnsi" w:hAnsiTheme="minorHAnsi" w:cstheme="minorHAnsi"/>
          <w:color w:val="002060"/>
          <w:shd w:val="clear" w:color="auto" w:fill="FFFFFF"/>
        </w:rPr>
        <w:t>information</w:t>
      </w:r>
      <w:commentRangeEnd w:id="98"/>
      <w:r w:rsidR="00C17AE0">
        <w:rPr>
          <w:rStyle w:val="CommentReference"/>
        </w:rPr>
        <w:commentReference w:id="98"/>
      </w:r>
      <w:r w:rsidR="00883201">
        <w:rPr>
          <w:rFonts w:asciiTheme="minorHAnsi" w:hAnsiTheme="minorHAnsi" w:cstheme="minorHAnsi"/>
          <w:color w:val="4D4037"/>
          <w:shd w:val="clear" w:color="auto" w:fill="FFFFFF"/>
        </w:rPr>
        <w:t xml:space="preserve">. </w:t>
      </w:r>
    </w:p>
    <w:p w14:paraId="6CFEEA9D" w14:textId="71716AC9" w:rsidR="00883201" w:rsidRPr="00883201" w:rsidRDefault="00883201" w:rsidP="00B754E4">
      <w:pPr>
        <w:rPr>
          <w:rFonts w:asciiTheme="minorHAnsi" w:hAnsiTheme="minorHAnsi" w:cstheme="minorHAnsi"/>
          <w:b/>
          <w:bCs/>
          <w:i/>
          <w:iCs/>
          <w:color w:val="00B050"/>
        </w:rPr>
      </w:pPr>
      <w:r w:rsidRPr="009447D6">
        <w:rPr>
          <w:rFonts w:asciiTheme="minorHAnsi" w:hAnsiTheme="minorHAnsi" w:cstheme="minorHAnsi"/>
          <w:color w:val="1F3864" w:themeColor="accent1" w:themeShade="80"/>
          <w:shd w:val="clear" w:color="auto" w:fill="FFFFFF"/>
        </w:rPr>
        <w:lastRenderedPageBreak/>
        <w:t>At certain embassies, students may be placed in “administrative processing</w:t>
      </w:r>
      <w:r w:rsidR="00EA6E1D" w:rsidRPr="009447D6">
        <w:rPr>
          <w:rFonts w:asciiTheme="minorHAnsi" w:hAnsiTheme="minorHAnsi" w:cstheme="minorHAnsi"/>
          <w:color w:val="1F3864" w:themeColor="accent1" w:themeShade="80"/>
          <w:shd w:val="clear" w:color="auto" w:fill="FFFFFF"/>
        </w:rPr>
        <w:t>,</w:t>
      </w:r>
      <w:r w:rsidRPr="009447D6">
        <w:rPr>
          <w:rFonts w:asciiTheme="minorHAnsi" w:hAnsiTheme="minorHAnsi" w:cstheme="minorHAnsi"/>
          <w:color w:val="1F3864" w:themeColor="accent1" w:themeShade="80"/>
          <w:shd w:val="clear" w:color="auto" w:fill="FFFFFF"/>
        </w:rPr>
        <w:t xml:space="preserve">” </w:t>
      </w:r>
      <w:r w:rsidR="00EA6E1D" w:rsidRPr="009447D6">
        <w:rPr>
          <w:rFonts w:asciiTheme="minorHAnsi" w:hAnsiTheme="minorHAnsi" w:cstheme="minorHAnsi"/>
          <w:color w:val="1F3864" w:themeColor="accent1" w:themeShade="80"/>
          <w:shd w:val="clear" w:color="auto" w:fill="FFFFFF"/>
        </w:rPr>
        <w:t xml:space="preserve">during which the consular officer requires more time to review the student’s file. In these cases, students must keep ISSS and their admissions office </w:t>
      </w:r>
      <w:proofErr w:type="gramStart"/>
      <w:r w:rsidR="00EA6E1D" w:rsidRPr="009447D6">
        <w:rPr>
          <w:rFonts w:asciiTheme="minorHAnsi" w:hAnsiTheme="minorHAnsi" w:cstheme="minorHAnsi"/>
          <w:color w:val="1F3864" w:themeColor="accent1" w:themeShade="80"/>
          <w:shd w:val="clear" w:color="auto" w:fill="FFFFFF"/>
        </w:rPr>
        <w:t>up-to-date</w:t>
      </w:r>
      <w:proofErr w:type="gramEnd"/>
      <w:r w:rsidR="00EA6E1D" w:rsidRPr="009447D6">
        <w:rPr>
          <w:rFonts w:asciiTheme="minorHAnsi" w:hAnsiTheme="minorHAnsi" w:cstheme="minorHAnsi"/>
          <w:color w:val="1F3864" w:themeColor="accent1" w:themeShade="80"/>
          <w:shd w:val="clear" w:color="auto" w:fill="FFFFFF"/>
        </w:rPr>
        <w:t xml:space="preserve"> so that </w:t>
      </w:r>
      <w:r w:rsidR="009049D6" w:rsidRPr="009447D6">
        <w:rPr>
          <w:rFonts w:asciiTheme="minorHAnsi" w:hAnsiTheme="minorHAnsi" w:cstheme="minorHAnsi"/>
          <w:color w:val="1F3864" w:themeColor="accent1" w:themeShade="80"/>
          <w:shd w:val="clear" w:color="auto" w:fill="FFFFFF"/>
        </w:rPr>
        <w:t>if they do not receive their visa in time</w:t>
      </w:r>
      <w:r w:rsidR="00F52E78" w:rsidRPr="009447D6">
        <w:rPr>
          <w:rFonts w:asciiTheme="minorHAnsi" w:hAnsiTheme="minorHAnsi" w:cstheme="minorHAnsi"/>
          <w:color w:val="1F3864" w:themeColor="accent1" w:themeShade="80"/>
          <w:shd w:val="clear" w:color="auto" w:fill="FFFFFF"/>
        </w:rPr>
        <w:t xml:space="preserve">, appropriate next steps can be taken on their immigration document. The student should work with admissions to either defer or withdraw their admission, and ISSS will then either update the I-20 start and end dates or cancel the I-20. More information about administrative processing can be found here: </w:t>
      </w:r>
      <w:hyperlink r:id="rId32" w:history="1">
        <w:r w:rsidR="005F000D" w:rsidRPr="0057083D">
          <w:rPr>
            <w:rStyle w:val="Hyperlink"/>
            <w:rFonts w:asciiTheme="minorHAnsi" w:hAnsiTheme="minorHAnsi" w:cstheme="minorHAnsi"/>
            <w:shd w:val="clear" w:color="auto" w:fill="FFFFFF"/>
          </w:rPr>
          <w:t>https://travel.state.gov/content/travel/en/us-visas/visa-information-resources/administrative-processing-information.html</w:t>
        </w:r>
      </w:hyperlink>
      <w:r w:rsidR="005F000D">
        <w:rPr>
          <w:rFonts w:asciiTheme="minorHAnsi" w:hAnsiTheme="minorHAnsi" w:cstheme="minorHAnsi"/>
          <w:color w:val="4D4037"/>
          <w:shd w:val="clear" w:color="auto" w:fill="FFFFFF"/>
        </w:rPr>
        <w:t xml:space="preserve">. </w:t>
      </w:r>
    </w:p>
    <w:p w14:paraId="66C6C0EF" w14:textId="77777777" w:rsidR="00B754E4" w:rsidRPr="00FE0A2B" w:rsidRDefault="00B754E4" w:rsidP="00B754E4">
      <w:pPr>
        <w:rPr>
          <w:rFonts w:asciiTheme="minorHAnsi" w:hAnsiTheme="minorHAnsi" w:cstheme="minorHAnsi"/>
          <w:b/>
          <w:bCs/>
          <w:color w:val="002060"/>
        </w:rPr>
      </w:pPr>
      <w:r w:rsidRPr="00FE0A2B">
        <w:rPr>
          <w:rFonts w:asciiTheme="minorHAnsi" w:hAnsiTheme="minorHAnsi" w:cstheme="minorHAnsi"/>
          <w:b/>
          <w:bCs/>
          <w:color w:val="002060"/>
          <w:u w:val="single"/>
        </w:rPr>
        <w:t xml:space="preserve">Step </w:t>
      </w:r>
      <w:r>
        <w:rPr>
          <w:rFonts w:asciiTheme="minorHAnsi" w:hAnsiTheme="minorHAnsi" w:cstheme="minorHAnsi"/>
          <w:b/>
          <w:bCs/>
          <w:color w:val="002060"/>
          <w:u w:val="single"/>
        </w:rPr>
        <w:t>7</w:t>
      </w:r>
      <w:r w:rsidRPr="00FE0A2B">
        <w:rPr>
          <w:rFonts w:asciiTheme="minorHAnsi" w:hAnsiTheme="minorHAnsi" w:cstheme="minorHAnsi"/>
          <w:b/>
          <w:bCs/>
          <w:color w:val="002060"/>
          <w:u w:val="single"/>
        </w:rPr>
        <w:t>.</w:t>
      </w:r>
      <w:r w:rsidRPr="00FE0A2B">
        <w:rPr>
          <w:rFonts w:asciiTheme="minorHAnsi" w:hAnsiTheme="minorHAnsi" w:cstheme="minorHAnsi"/>
          <w:b/>
          <w:bCs/>
          <w:color w:val="002060"/>
        </w:rPr>
        <w:t xml:space="preserve"> Student enters </w:t>
      </w:r>
      <w:r>
        <w:rPr>
          <w:rFonts w:asciiTheme="minorHAnsi" w:hAnsiTheme="minorHAnsi" w:cstheme="minorHAnsi"/>
          <w:b/>
          <w:bCs/>
          <w:color w:val="002060"/>
        </w:rPr>
        <w:t>the</w:t>
      </w:r>
      <w:r w:rsidRPr="00FE0A2B">
        <w:rPr>
          <w:rFonts w:asciiTheme="minorHAnsi" w:hAnsiTheme="minorHAnsi" w:cstheme="minorHAnsi"/>
          <w:b/>
          <w:bCs/>
          <w:color w:val="002060"/>
        </w:rPr>
        <w:t xml:space="preserve"> U.S. to pursue </w:t>
      </w:r>
      <w:r>
        <w:rPr>
          <w:rFonts w:asciiTheme="minorHAnsi" w:hAnsiTheme="minorHAnsi" w:cstheme="minorHAnsi"/>
          <w:b/>
          <w:bCs/>
          <w:color w:val="002060"/>
        </w:rPr>
        <w:t>their</w:t>
      </w:r>
      <w:r w:rsidRPr="00FE0A2B">
        <w:rPr>
          <w:rFonts w:asciiTheme="minorHAnsi" w:hAnsiTheme="minorHAnsi" w:cstheme="minorHAnsi"/>
          <w:b/>
          <w:bCs/>
          <w:color w:val="002060"/>
        </w:rPr>
        <w:t xml:space="preserve"> studies and </w:t>
      </w:r>
      <w:r w:rsidRPr="00FE0A2B">
        <w:rPr>
          <w:rFonts w:asciiTheme="minorHAnsi" w:hAnsiTheme="minorHAnsi" w:cstheme="minorHAnsi"/>
          <w:b/>
          <w:bCs/>
          <w:color w:val="002060"/>
          <w:u w:val="single"/>
        </w:rPr>
        <w:t>report</w:t>
      </w:r>
      <w:r>
        <w:rPr>
          <w:rFonts w:asciiTheme="minorHAnsi" w:hAnsiTheme="minorHAnsi" w:cstheme="minorHAnsi"/>
          <w:b/>
          <w:bCs/>
          <w:color w:val="002060"/>
          <w:u w:val="single"/>
        </w:rPr>
        <w:t>s</w:t>
      </w:r>
      <w:r w:rsidRPr="00FE0A2B">
        <w:rPr>
          <w:rFonts w:asciiTheme="minorHAnsi" w:hAnsiTheme="minorHAnsi" w:cstheme="minorHAnsi"/>
          <w:b/>
          <w:bCs/>
          <w:color w:val="002060"/>
          <w:u w:val="single"/>
        </w:rPr>
        <w:t xml:space="preserve"> to ISSS </w:t>
      </w:r>
      <w:proofErr w:type="gramStart"/>
      <w:r w:rsidRPr="00FE0A2B">
        <w:rPr>
          <w:rFonts w:asciiTheme="minorHAnsi" w:hAnsiTheme="minorHAnsi" w:cstheme="minorHAnsi"/>
          <w:b/>
          <w:bCs/>
          <w:color w:val="002060"/>
          <w:u w:val="single"/>
        </w:rPr>
        <w:t>office</w:t>
      </w:r>
      <w:proofErr w:type="gramEnd"/>
    </w:p>
    <w:p w14:paraId="71E478BF" w14:textId="77777777" w:rsidR="00B754E4" w:rsidRPr="00FE0A2B" w:rsidRDefault="00B754E4" w:rsidP="00B754E4">
      <w:pPr>
        <w:rPr>
          <w:rFonts w:asciiTheme="minorHAnsi" w:hAnsiTheme="minorHAnsi" w:cstheme="minorHAnsi"/>
          <w:color w:val="002060"/>
        </w:rPr>
      </w:pPr>
      <w:r w:rsidRPr="00FE0A2B">
        <w:rPr>
          <w:rFonts w:asciiTheme="minorHAnsi" w:hAnsiTheme="minorHAnsi" w:cstheme="minorHAnsi"/>
          <w:color w:val="002060"/>
        </w:rPr>
        <w:t>Based on immigration requirements</w:t>
      </w:r>
      <w:r>
        <w:rPr>
          <w:rFonts w:asciiTheme="minorHAnsi" w:hAnsiTheme="minorHAnsi" w:cstheme="minorHAnsi"/>
          <w:color w:val="002060"/>
        </w:rPr>
        <w:t>, the</w:t>
      </w:r>
      <w:r w:rsidRPr="00FE0A2B">
        <w:rPr>
          <w:rFonts w:asciiTheme="minorHAnsi" w:hAnsiTheme="minorHAnsi" w:cstheme="minorHAnsi"/>
          <w:color w:val="002060"/>
        </w:rPr>
        <w:t xml:space="preserve"> student is required to enter </w:t>
      </w:r>
      <w:r>
        <w:rPr>
          <w:rFonts w:asciiTheme="minorHAnsi" w:hAnsiTheme="minorHAnsi" w:cstheme="minorHAnsi"/>
          <w:color w:val="002060"/>
        </w:rPr>
        <w:t>the</w:t>
      </w:r>
      <w:r w:rsidRPr="00FE0A2B">
        <w:rPr>
          <w:rFonts w:asciiTheme="minorHAnsi" w:hAnsiTheme="minorHAnsi" w:cstheme="minorHAnsi"/>
          <w:color w:val="002060"/>
        </w:rPr>
        <w:t xml:space="preserve"> U</w:t>
      </w:r>
      <w:r>
        <w:rPr>
          <w:rFonts w:asciiTheme="minorHAnsi" w:hAnsiTheme="minorHAnsi" w:cstheme="minorHAnsi"/>
          <w:color w:val="002060"/>
        </w:rPr>
        <w:t>.</w:t>
      </w:r>
      <w:r w:rsidRPr="00FE0A2B">
        <w:rPr>
          <w:rFonts w:asciiTheme="minorHAnsi" w:hAnsiTheme="minorHAnsi" w:cstheme="minorHAnsi"/>
          <w:color w:val="002060"/>
        </w:rPr>
        <w:t>S</w:t>
      </w:r>
      <w:r>
        <w:rPr>
          <w:rFonts w:asciiTheme="minorHAnsi" w:hAnsiTheme="minorHAnsi" w:cstheme="minorHAnsi"/>
          <w:color w:val="002060"/>
        </w:rPr>
        <w:t>.</w:t>
      </w:r>
      <w:r w:rsidRPr="00FE0A2B">
        <w:rPr>
          <w:rFonts w:asciiTheme="minorHAnsi" w:hAnsiTheme="minorHAnsi" w:cstheme="minorHAnsi"/>
          <w:color w:val="002060"/>
        </w:rPr>
        <w:t xml:space="preserve"> </w:t>
      </w:r>
      <w:r w:rsidRPr="00537788">
        <w:rPr>
          <w:rFonts w:asciiTheme="minorHAnsi" w:hAnsiTheme="minorHAnsi" w:cstheme="minorHAnsi"/>
          <w:color w:val="002060"/>
        </w:rPr>
        <w:t>on or up to 30</w:t>
      </w:r>
      <w:r w:rsidRPr="002C74BD">
        <w:rPr>
          <w:rFonts w:asciiTheme="minorHAnsi" w:hAnsiTheme="minorHAnsi" w:cstheme="minorHAnsi"/>
          <w:color w:val="002060"/>
        </w:rPr>
        <w:t xml:space="preserve"> days </w:t>
      </w:r>
      <w:r>
        <w:rPr>
          <w:rFonts w:asciiTheme="minorHAnsi" w:hAnsiTheme="minorHAnsi" w:cstheme="minorHAnsi"/>
          <w:color w:val="002060"/>
        </w:rPr>
        <w:t>before</w:t>
      </w:r>
      <w:r w:rsidRPr="00FE0A2B">
        <w:rPr>
          <w:rFonts w:asciiTheme="minorHAnsi" w:hAnsiTheme="minorHAnsi" w:cstheme="minorHAnsi"/>
          <w:color w:val="002060"/>
        </w:rPr>
        <w:t xml:space="preserve"> the start date </w:t>
      </w:r>
      <w:r>
        <w:rPr>
          <w:rFonts w:asciiTheme="minorHAnsi" w:hAnsiTheme="minorHAnsi" w:cstheme="minorHAnsi"/>
          <w:color w:val="002060"/>
        </w:rPr>
        <w:t>on their</w:t>
      </w:r>
      <w:r w:rsidRPr="00FE0A2B">
        <w:rPr>
          <w:rFonts w:asciiTheme="minorHAnsi" w:hAnsiTheme="minorHAnsi" w:cstheme="minorHAnsi"/>
          <w:color w:val="002060"/>
        </w:rPr>
        <w:t xml:space="preserve"> immigration document I-20/DS</w:t>
      </w:r>
      <w:r>
        <w:rPr>
          <w:rFonts w:asciiTheme="minorHAnsi" w:hAnsiTheme="minorHAnsi" w:cstheme="minorHAnsi"/>
          <w:color w:val="002060"/>
        </w:rPr>
        <w:t>-</w:t>
      </w:r>
      <w:r w:rsidRPr="00FE0A2B">
        <w:rPr>
          <w:rFonts w:asciiTheme="minorHAnsi" w:hAnsiTheme="minorHAnsi" w:cstheme="minorHAnsi"/>
          <w:color w:val="002060"/>
        </w:rPr>
        <w:t>2019, but not after.</w:t>
      </w:r>
    </w:p>
    <w:p w14:paraId="64F9351D" w14:textId="258BEEB2" w:rsidR="00B754E4" w:rsidRDefault="00B754E4" w:rsidP="00B754E4">
      <w:pPr>
        <w:rPr>
          <w:rFonts w:asciiTheme="minorHAnsi" w:hAnsiTheme="minorHAnsi" w:cstheme="minorHAnsi"/>
          <w:color w:val="002060"/>
        </w:rPr>
      </w:pPr>
      <w:r w:rsidRPr="00FE0A2B">
        <w:rPr>
          <w:rFonts w:asciiTheme="minorHAnsi" w:hAnsiTheme="minorHAnsi" w:cstheme="minorHAnsi"/>
          <w:color w:val="002060"/>
        </w:rPr>
        <w:t xml:space="preserve">If </w:t>
      </w:r>
      <w:r w:rsidR="00250159">
        <w:rPr>
          <w:rFonts w:asciiTheme="minorHAnsi" w:hAnsiTheme="minorHAnsi" w:cstheme="minorHAnsi"/>
          <w:color w:val="002060"/>
        </w:rPr>
        <w:t xml:space="preserve">the </w:t>
      </w:r>
      <w:r w:rsidRPr="00FE0A2B">
        <w:rPr>
          <w:rFonts w:asciiTheme="minorHAnsi" w:hAnsiTheme="minorHAnsi" w:cstheme="minorHAnsi"/>
          <w:color w:val="002060"/>
        </w:rPr>
        <w:t>student is not able to arrive by the start date of the</w:t>
      </w:r>
      <w:r>
        <w:rPr>
          <w:rFonts w:asciiTheme="minorHAnsi" w:hAnsiTheme="minorHAnsi" w:cstheme="minorHAnsi"/>
          <w:color w:val="002060"/>
        </w:rPr>
        <w:t>ir</w:t>
      </w:r>
      <w:r w:rsidRPr="00FE0A2B">
        <w:rPr>
          <w:rFonts w:asciiTheme="minorHAnsi" w:hAnsiTheme="minorHAnsi" w:cstheme="minorHAnsi"/>
          <w:color w:val="002060"/>
        </w:rPr>
        <w:t xml:space="preserve"> program, they must contact </w:t>
      </w:r>
      <w:r>
        <w:rPr>
          <w:rFonts w:asciiTheme="minorHAnsi" w:hAnsiTheme="minorHAnsi" w:cstheme="minorHAnsi"/>
          <w:color w:val="002060"/>
        </w:rPr>
        <w:t xml:space="preserve">the </w:t>
      </w:r>
      <w:r w:rsidRPr="00FE0A2B">
        <w:rPr>
          <w:rFonts w:asciiTheme="minorHAnsi" w:hAnsiTheme="minorHAnsi" w:cstheme="minorHAnsi"/>
          <w:color w:val="002060"/>
        </w:rPr>
        <w:t xml:space="preserve">ISSS office immediately. </w:t>
      </w:r>
      <w:r>
        <w:rPr>
          <w:rFonts w:asciiTheme="minorHAnsi" w:hAnsiTheme="minorHAnsi" w:cstheme="minorHAnsi"/>
          <w:color w:val="002060"/>
        </w:rPr>
        <w:t>Please see the section on late arrivals for more information.</w:t>
      </w:r>
    </w:p>
    <w:p w14:paraId="477791F2" w14:textId="77777777" w:rsidR="00B754E4" w:rsidRPr="009E6C80" w:rsidRDefault="00B754E4" w:rsidP="00B754E4">
      <w:pPr>
        <w:rPr>
          <w:rFonts w:asciiTheme="minorHAnsi" w:hAnsiTheme="minorHAnsi" w:cstheme="minorHAnsi"/>
          <w:color w:val="002060"/>
        </w:rPr>
      </w:pPr>
      <w:r>
        <w:rPr>
          <w:rFonts w:asciiTheme="minorHAnsi" w:hAnsiTheme="minorHAnsi" w:cstheme="minorHAnsi"/>
          <w:color w:val="002060"/>
        </w:rPr>
        <w:t xml:space="preserve">After arrival to the U.S., students must complete their mandatory immigration registration in </w:t>
      </w:r>
      <w:proofErr w:type="spellStart"/>
      <w:r>
        <w:rPr>
          <w:rFonts w:asciiTheme="minorHAnsi" w:hAnsiTheme="minorHAnsi" w:cstheme="minorHAnsi"/>
          <w:color w:val="002060"/>
        </w:rPr>
        <w:t>iEagle</w:t>
      </w:r>
      <w:proofErr w:type="spellEnd"/>
      <w:r>
        <w:rPr>
          <w:rFonts w:asciiTheme="minorHAnsi" w:hAnsiTheme="minorHAnsi" w:cstheme="minorHAnsi"/>
          <w:color w:val="002060"/>
        </w:rPr>
        <w:t xml:space="preserve"> as soon as possible so that their record can be registered or validated in SEVIS.</w:t>
      </w:r>
    </w:p>
    <w:p w14:paraId="4F223866" w14:textId="77777777" w:rsidR="00582C13" w:rsidRPr="00FE0A2B" w:rsidRDefault="00582C13" w:rsidP="0063257D">
      <w:pPr>
        <w:pStyle w:val="Normal2"/>
        <w:rPr>
          <w:rFonts w:asciiTheme="minorHAnsi" w:hAnsiTheme="minorHAnsi" w:cstheme="minorHAnsi"/>
        </w:rPr>
      </w:pPr>
    </w:p>
    <w:p w14:paraId="6041D0B8" w14:textId="411F52F0" w:rsidR="00100D12" w:rsidRPr="00FE0A2B" w:rsidRDefault="00100D12" w:rsidP="00B65AA4">
      <w:pPr>
        <w:pStyle w:val="Heading2"/>
      </w:pPr>
      <w:bookmarkStart w:id="99" w:name="_Toc77246660"/>
      <w:r w:rsidRPr="00FE0A2B">
        <w:t xml:space="preserve">2.3 </w:t>
      </w:r>
      <w:r w:rsidR="00712C99" w:rsidRPr="00FE0A2B">
        <w:t xml:space="preserve">Form </w:t>
      </w:r>
      <w:r w:rsidRPr="00FE0A2B">
        <w:t>I-20/DS-2019 Program Start and End Dates</w:t>
      </w:r>
      <w:bookmarkEnd w:id="31"/>
      <w:bookmarkEnd w:id="32"/>
      <w:bookmarkEnd w:id="99"/>
    </w:p>
    <w:p w14:paraId="3483ADF6" w14:textId="08711DCF" w:rsidR="008C3B41" w:rsidRPr="00FE0A2B" w:rsidRDefault="008C3B41" w:rsidP="008C3B41">
      <w:pPr>
        <w:pStyle w:val="NoSpacing"/>
        <w:rPr>
          <w:rFonts w:cstheme="minorHAnsi"/>
          <w:color w:val="002060"/>
          <w:sz w:val="24"/>
          <w:szCs w:val="24"/>
        </w:rPr>
      </w:pPr>
      <w:r w:rsidRPr="00FE0A2B">
        <w:rPr>
          <w:rFonts w:cstheme="minorHAnsi"/>
          <w:color w:val="002060"/>
          <w:sz w:val="24"/>
          <w:szCs w:val="24"/>
        </w:rPr>
        <w:t>Immigration documents</w:t>
      </w:r>
      <w:r>
        <w:rPr>
          <w:rFonts w:cstheme="minorHAnsi"/>
          <w:color w:val="002060"/>
          <w:sz w:val="24"/>
          <w:szCs w:val="24"/>
        </w:rPr>
        <w:t>’</w:t>
      </w:r>
      <w:r w:rsidRPr="00FE0A2B">
        <w:rPr>
          <w:rFonts w:cstheme="minorHAnsi"/>
          <w:color w:val="002060"/>
          <w:sz w:val="24"/>
          <w:szCs w:val="24"/>
        </w:rPr>
        <w:t xml:space="preserve"> program length is determined </w:t>
      </w:r>
      <w:r>
        <w:rPr>
          <w:rFonts w:cstheme="minorHAnsi"/>
          <w:color w:val="002060"/>
          <w:sz w:val="24"/>
          <w:szCs w:val="24"/>
        </w:rPr>
        <w:t>by</w:t>
      </w:r>
      <w:r w:rsidRPr="00FE0A2B">
        <w:rPr>
          <w:rFonts w:cstheme="minorHAnsi"/>
          <w:color w:val="002060"/>
          <w:sz w:val="24"/>
          <w:szCs w:val="24"/>
        </w:rPr>
        <w:t xml:space="preserve"> the total </w:t>
      </w:r>
      <w:r>
        <w:rPr>
          <w:rFonts w:cstheme="minorHAnsi"/>
          <w:color w:val="002060"/>
          <w:sz w:val="24"/>
          <w:szCs w:val="24"/>
        </w:rPr>
        <w:t xml:space="preserve">number </w:t>
      </w:r>
      <w:r w:rsidRPr="00FE0A2B">
        <w:rPr>
          <w:rFonts w:cstheme="minorHAnsi"/>
          <w:color w:val="002060"/>
          <w:sz w:val="24"/>
          <w:szCs w:val="24"/>
        </w:rPr>
        <w:t>of credits required for each program and the time needed for the international students to complete their program of stud</w:t>
      </w:r>
      <w:r w:rsidR="00250159">
        <w:rPr>
          <w:rFonts w:cstheme="minorHAnsi"/>
          <w:color w:val="002060"/>
          <w:sz w:val="24"/>
          <w:szCs w:val="24"/>
        </w:rPr>
        <w:t>y</w:t>
      </w:r>
      <w:r w:rsidRPr="00FE0A2B">
        <w:rPr>
          <w:rFonts w:cstheme="minorHAnsi"/>
          <w:color w:val="002060"/>
          <w:sz w:val="24"/>
          <w:szCs w:val="24"/>
        </w:rPr>
        <w:t xml:space="preserve"> based on full</w:t>
      </w:r>
      <w:r>
        <w:rPr>
          <w:rFonts w:cstheme="minorHAnsi"/>
          <w:color w:val="002060"/>
          <w:sz w:val="24"/>
          <w:szCs w:val="24"/>
        </w:rPr>
        <w:t>-</w:t>
      </w:r>
      <w:r w:rsidRPr="00FE0A2B">
        <w:rPr>
          <w:rFonts w:cstheme="minorHAnsi"/>
          <w:color w:val="002060"/>
          <w:sz w:val="24"/>
          <w:szCs w:val="24"/>
        </w:rPr>
        <w:t xml:space="preserve">time enrollment. The length of </w:t>
      </w:r>
      <w:r>
        <w:rPr>
          <w:rFonts w:cstheme="minorHAnsi"/>
          <w:color w:val="002060"/>
          <w:sz w:val="24"/>
          <w:szCs w:val="24"/>
        </w:rPr>
        <w:t>s</w:t>
      </w:r>
      <w:r w:rsidRPr="00FE0A2B">
        <w:rPr>
          <w:rFonts w:cstheme="minorHAnsi"/>
          <w:color w:val="002060"/>
          <w:sz w:val="24"/>
          <w:szCs w:val="24"/>
        </w:rPr>
        <w:t xml:space="preserve">tudy is determined by the admission units and </w:t>
      </w:r>
      <w:r>
        <w:rPr>
          <w:rFonts w:cstheme="minorHAnsi"/>
          <w:color w:val="002060"/>
          <w:sz w:val="24"/>
          <w:szCs w:val="24"/>
        </w:rPr>
        <w:t>cannot</w:t>
      </w:r>
      <w:r w:rsidRPr="00FE0A2B">
        <w:rPr>
          <w:rFonts w:cstheme="minorHAnsi"/>
          <w:color w:val="002060"/>
          <w:sz w:val="24"/>
          <w:szCs w:val="24"/>
        </w:rPr>
        <w:t xml:space="preserve"> be changed based on individual students’ requests. </w:t>
      </w:r>
    </w:p>
    <w:p w14:paraId="3AB57B3A" w14:textId="77777777" w:rsidR="008C3B41" w:rsidRPr="00FE0A2B" w:rsidRDefault="008C3B41" w:rsidP="008C3B41">
      <w:pPr>
        <w:pStyle w:val="NoSpacing"/>
        <w:rPr>
          <w:rFonts w:cstheme="minorHAnsi"/>
          <w:color w:val="002060"/>
          <w:sz w:val="24"/>
          <w:szCs w:val="24"/>
        </w:rPr>
      </w:pPr>
    </w:p>
    <w:p w14:paraId="5F453723" w14:textId="2B38BAED" w:rsidR="008C3B41" w:rsidRPr="00FE0A2B" w:rsidRDefault="69A2EC7D" w:rsidP="69A2EC7D">
      <w:pPr>
        <w:pStyle w:val="NoSpacing"/>
        <w:rPr>
          <w:color w:val="002060"/>
          <w:sz w:val="24"/>
          <w:szCs w:val="24"/>
        </w:rPr>
      </w:pPr>
      <w:r w:rsidRPr="69A2EC7D">
        <w:rPr>
          <w:color w:val="002060"/>
          <w:sz w:val="24"/>
          <w:szCs w:val="24"/>
        </w:rPr>
        <w:t xml:space="preserve">The start and end dates for each program follow the university’s Academic Calendar for each academic year posted on AU’s and WCL’s website, and they are confirmed with the </w:t>
      </w:r>
      <w:proofErr w:type="gramStart"/>
      <w:r w:rsidRPr="69A2EC7D">
        <w:rPr>
          <w:color w:val="002060"/>
          <w:sz w:val="24"/>
          <w:szCs w:val="24"/>
        </w:rPr>
        <w:t>Admission</w:t>
      </w:r>
      <w:proofErr w:type="gramEnd"/>
      <w:r w:rsidRPr="69A2EC7D">
        <w:rPr>
          <w:color w:val="002060"/>
          <w:sz w:val="24"/>
          <w:szCs w:val="24"/>
        </w:rPr>
        <w:t xml:space="preserve"> offices for any possible changes (especially for the SOC Boot Camp, Summer Human Rights Academy and other Hybrid LLMs, ELTA summer and IAP summer progressing programs).</w:t>
      </w:r>
    </w:p>
    <w:p w14:paraId="7D611619" w14:textId="77777777" w:rsidR="008C3B41" w:rsidRPr="00FE0A2B" w:rsidRDefault="008C3B41" w:rsidP="008C3B41">
      <w:pPr>
        <w:pStyle w:val="NoSpacing"/>
        <w:rPr>
          <w:rFonts w:cstheme="minorHAnsi"/>
          <w:color w:val="002060"/>
          <w:sz w:val="24"/>
          <w:szCs w:val="24"/>
        </w:rPr>
      </w:pPr>
      <w:r w:rsidRPr="00FE0A2B">
        <w:rPr>
          <w:rFonts w:cstheme="minorHAnsi"/>
          <w:color w:val="002060"/>
          <w:sz w:val="24"/>
          <w:szCs w:val="24"/>
        </w:rPr>
        <w:t xml:space="preserve"> </w:t>
      </w:r>
    </w:p>
    <w:p w14:paraId="1099BBDD" w14:textId="77777777" w:rsidR="008C3B41" w:rsidRPr="00305D7A" w:rsidRDefault="008C3B41" w:rsidP="008C3B41">
      <w:pPr>
        <w:pStyle w:val="NoSpacing"/>
        <w:rPr>
          <w:rFonts w:cstheme="minorHAnsi"/>
          <w:i/>
          <w:color w:val="002060"/>
          <w:sz w:val="24"/>
          <w:szCs w:val="24"/>
        </w:rPr>
      </w:pPr>
      <w:r w:rsidRPr="00305D7A">
        <w:rPr>
          <w:rFonts w:cstheme="minorHAnsi"/>
          <w:iCs/>
          <w:color w:val="002060"/>
          <w:sz w:val="24"/>
          <w:szCs w:val="24"/>
        </w:rPr>
        <w:t xml:space="preserve">The I-20/DS-2019 end date cannot be before the official AU session end date (last date of classes found on the AU Academic Calendar). If </w:t>
      </w:r>
      <w:r>
        <w:rPr>
          <w:rFonts w:cstheme="minorHAnsi"/>
          <w:iCs/>
          <w:color w:val="002060"/>
          <w:sz w:val="24"/>
          <w:szCs w:val="24"/>
        </w:rPr>
        <w:t xml:space="preserve">a </w:t>
      </w:r>
      <w:r w:rsidRPr="00305D7A">
        <w:rPr>
          <w:rFonts w:cstheme="minorHAnsi"/>
          <w:iCs/>
          <w:color w:val="002060"/>
          <w:sz w:val="24"/>
          <w:szCs w:val="24"/>
        </w:rPr>
        <w:t>student is graduating before the I-20 end date, ISSS will shorten the length of the I-20</w:t>
      </w:r>
      <w:r w:rsidRPr="00305D7A">
        <w:rPr>
          <w:rFonts w:cstheme="minorHAnsi"/>
          <w:i/>
          <w:color w:val="002060"/>
          <w:sz w:val="24"/>
          <w:szCs w:val="24"/>
        </w:rPr>
        <w:t>.</w:t>
      </w:r>
    </w:p>
    <w:p w14:paraId="74C8CDA5" w14:textId="77777777" w:rsidR="008C3B41" w:rsidRPr="00FE0A2B" w:rsidRDefault="008C3B41" w:rsidP="008C3B41">
      <w:pPr>
        <w:pStyle w:val="NoSpacing"/>
        <w:rPr>
          <w:rFonts w:cstheme="minorHAnsi"/>
          <w:color w:val="002060"/>
          <w:sz w:val="24"/>
          <w:szCs w:val="24"/>
        </w:rPr>
      </w:pPr>
    </w:p>
    <w:p w14:paraId="56863444" w14:textId="68E95DBA" w:rsidR="008C3B41" w:rsidRPr="00FE0A2B" w:rsidRDefault="008C3B41" w:rsidP="008C3B41">
      <w:pPr>
        <w:pStyle w:val="NoSpacing"/>
        <w:rPr>
          <w:rFonts w:cstheme="minorHAnsi"/>
          <w:b/>
          <w:bCs/>
          <w:iCs/>
          <w:color w:val="002060"/>
          <w:u w:val="single"/>
        </w:rPr>
      </w:pPr>
      <w:r w:rsidRPr="00FE0A2B">
        <w:rPr>
          <w:rFonts w:cstheme="minorHAnsi"/>
          <w:color w:val="002060"/>
          <w:sz w:val="24"/>
          <w:szCs w:val="24"/>
        </w:rPr>
        <w:t xml:space="preserve">American University is certified to issue immigration documents with </w:t>
      </w:r>
      <w:r w:rsidRPr="006970CA">
        <w:rPr>
          <w:rFonts w:cstheme="minorHAnsi"/>
          <w:color w:val="002060"/>
          <w:sz w:val="24"/>
          <w:szCs w:val="24"/>
        </w:rPr>
        <w:t>Fall and Spring Semester start dates. Summer is not considered an official semester.</w:t>
      </w:r>
      <w:r w:rsidR="006970CA" w:rsidRPr="006970CA">
        <w:rPr>
          <w:rFonts w:cstheme="minorHAnsi"/>
          <w:color w:val="002060"/>
          <w:sz w:val="24"/>
          <w:szCs w:val="24"/>
        </w:rPr>
        <w:t xml:space="preserve"> </w:t>
      </w:r>
      <w:r>
        <w:rPr>
          <w:rFonts w:cstheme="minorHAnsi"/>
          <w:color w:val="002060"/>
          <w:sz w:val="24"/>
          <w:szCs w:val="24"/>
        </w:rPr>
        <w:t xml:space="preserve">The </w:t>
      </w:r>
      <w:r w:rsidRPr="00FE0A2B">
        <w:rPr>
          <w:rFonts w:cstheme="minorHAnsi"/>
          <w:color w:val="002060"/>
          <w:sz w:val="24"/>
          <w:szCs w:val="24"/>
        </w:rPr>
        <w:t xml:space="preserve">ISSS office does not issue immigration documents with the start date of summer for any programs </w:t>
      </w:r>
      <w:r>
        <w:rPr>
          <w:rFonts w:cstheme="minorHAnsi"/>
          <w:color w:val="002060"/>
          <w:sz w:val="24"/>
          <w:szCs w:val="24"/>
        </w:rPr>
        <w:t>(</w:t>
      </w:r>
      <w:r w:rsidRPr="00FE0A2B">
        <w:rPr>
          <w:rFonts w:cstheme="minorHAnsi"/>
          <w:color w:val="002060"/>
          <w:sz w:val="24"/>
          <w:szCs w:val="24"/>
        </w:rPr>
        <w:t xml:space="preserve">with </w:t>
      </w:r>
      <w:r>
        <w:rPr>
          <w:rFonts w:cstheme="minorHAnsi"/>
          <w:color w:val="002060"/>
          <w:sz w:val="24"/>
          <w:szCs w:val="24"/>
        </w:rPr>
        <w:t xml:space="preserve">the </w:t>
      </w:r>
      <w:r w:rsidRPr="00FE0A2B">
        <w:rPr>
          <w:rFonts w:cstheme="minorHAnsi"/>
          <w:color w:val="002060"/>
          <w:sz w:val="24"/>
          <w:szCs w:val="24"/>
        </w:rPr>
        <w:t xml:space="preserve">exceptions of ELTA, </w:t>
      </w:r>
      <w:r>
        <w:rPr>
          <w:rFonts w:cstheme="minorHAnsi"/>
          <w:color w:val="002060"/>
          <w:sz w:val="24"/>
          <w:szCs w:val="24"/>
        </w:rPr>
        <w:t>p</w:t>
      </w:r>
      <w:r w:rsidRPr="00FE0A2B">
        <w:rPr>
          <w:rFonts w:cstheme="minorHAnsi"/>
          <w:color w:val="002060"/>
          <w:sz w:val="24"/>
          <w:szCs w:val="24"/>
        </w:rPr>
        <w:t>re-session</w:t>
      </w:r>
      <w:r>
        <w:rPr>
          <w:rFonts w:cstheme="minorHAnsi"/>
          <w:color w:val="002060"/>
          <w:sz w:val="24"/>
          <w:szCs w:val="24"/>
        </w:rPr>
        <w:t>al</w:t>
      </w:r>
      <w:r w:rsidRPr="00FE0A2B">
        <w:rPr>
          <w:rFonts w:cstheme="minorHAnsi"/>
          <w:color w:val="002060"/>
          <w:sz w:val="24"/>
          <w:szCs w:val="24"/>
        </w:rPr>
        <w:t xml:space="preserve"> programs, WCL Human Rights Academy</w:t>
      </w:r>
      <w:r>
        <w:rPr>
          <w:rFonts w:cstheme="minorHAnsi"/>
          <w:color w:val="002060"/>
          <w:sz w:val="24"/>
          <w:szCs w:val="24"/>
        </w:rPr>
        <w:t xml:space="preserve"> and other Hybrid LLMs</w:t>
      </w:r>
      <w:r w:rsidRPr="00FE0A2B">
        <w:rPr>
          <w:rFonts w:cstheme="minorHAnsi"/>
          <w:color w:val="002060"/>
          <w:sz w:val="24"/>
          <w:szCs w:val="24"/>
        </w:rPr>
        <w:t>, and SOC boot camp programs</w:t>
      </w:r>
      <w:r>
        <w:rPr>
          <w:rFonts w:cstheme="minorHAnsi"/>
          <w:color w:val="002060"/>
          <w:sz w:val="24"/>
          <w:szCs w:val="24"/>
        </w:rPr>
        <w:t>)</w:t>
      </w:r>
      <w:r w:rsidRPr="00FE0A2B">
        <w:rPr>
          <w:rFonts w:cstheme="minorHAnsi"/>
          <w:color w:val="002060"/>
          <w:sz w:val="24"/>
          <w:szCs w:val="24"/>
        </w:rPr>
        <w:t>.</w:t>
      </w:r>
      <w:r>
        <w:rPr>
          <w:rFonts w:cstheme="minorHAnsi"/>
          <w:color w:val="002060"/>
          <w:sz w:val="24"/>
          <w:szCs w:val="24"/>
        </w:rPr>
        <w:t xml:space="preserve"> This is for the below reasons:</w:t>
      </w:r>
    </w:p>
    <w:p w14:paraId="75900252" w14:textId="77777777" w:rsidR="008C3B41" w:rsidRPr="00FE0A2B" w:rsidRDefault="008C3B41" w:rsidP="008C3B41">
      <w:pPr>
        <w:pStyle w:val="NoSpacing"/>
        <w:rPr>
          <w:rFonts w:cstheme="minorHAnsi"/>
          <w:b/>
          <w:bCs/>
          <w:i/>
          <w:color w:val="002060"/>
        </w:rPr>
      </w:pPr>
    </w:p>
    <w:p w14:paraId="30B5FA07" w14:textId="77777777" w:rsidR="008C3B41" w:rsidRPr="00FE0A2B" w:rsidRDefault="008C3B41">
      <w:pPr>
        <w:pStyle w:val="ListParagraph"/>
        <w:keepLines w:val="0"/>
        <w:numPr>
          <w:ilvl w:val="0"/>
          <w:numId w:val="5"/>
        </w:numPr>
        <w:tabs>
          <w:tab w:val="clear" w:pos="851"/>
          <w:tab w:val="clear" w:pos="1701"/>
          <w:tab w:val="clear" w:pos="2552"/>
          <w:tab w:val="clear" w:pos="3402"/>
          <w:tab w:val="clear" w:pos="4253"/>
          <w:tab w:val="clear" w:pos="5103"/>
          <w:tab w:val="clear" w:pos="5954"/>
          <w:tab w:val="clear" w:pos="6804"/>
          <w:tab w:val="clear" w:pos="7655"/>
        </w:tabs>
        <w:autoSpaceDE w:val="0"/>
        <w:autoSpaceDN w:val="0"/>
        <w:spacing w:after="0"/>
        <w:contextualSpacing w:val="0"/>
        <w:rPr>
          <w:rFonts w:asciiTheme="minorHAnsi" w:hAnsiTheme="minorHAnsi" w:cstheme="minorHAnsi"/>
          <w:color w:val="002060"/>
        </w:rPr>
      </w:pPr>
      <w:r w:rsidRPr="00FE0A2B">
        <w:rPr>
          <w:rFonts w:asciiTheme="minorHAnsi" w:hAnsiTheme="minorHAnsi" w:cstheme="minorHAnsi"/>
          <w:color w:val="002060"/>
        </w:rPr>
        <w:t>First, for immigration purposes, summer session is not considered a separate semester</w:t>
      </w:r>
      <w:r>
        <w:rPr>
          <w:rFonts w:asciiTheme="minorHAnsi" w:hAnsiTheme="minorHAnsi" w:cstheme="minorHAnsi"/>
          <w:color w:val="002060"/>
        </w:rPr>
        <w:t>,</w:t>
      </w:r>
      <w:r w:rsidRPr="00FE0A2B">
        <w:rPr>
          <w:rFonts w:asciiTheme="minorHAnsi" w:hAnsiTheme="minorHAnsi" w:cstheme="minorHAnsi"/>
          <w:color w:val="002060"/>
        </w:rPr>
        <w:t xml:space="preserve"> and under our SEVIS authorization (form I-17)</w:t>
      </w:r>
      <w:r>
        <w:rPr>
          <w:rFonts w:asciiTheme="minorHAnsi" w:hAnsiTheme="minorHAnsi" w:cstheme="minorHAnsi"/>
          <w:color w:val="002060"/>
        </w:rPr>
        <w:t>,</w:t>
      </w:r>
      <w:r w:rsidRPr="00FE0A2B">
        <w:rPr>
          <w:rFonts w:asciiTheme="minorHAnsi" w:hAnsiTheme="minorHAnsi" w:cstheme="minorHAnsi"/>
          <w:color w:val="002060"/>
        </w:rPr>
        <w:t xml:space="preserve"> we cannot issue I-20s for international students starting a new program with a summer start date. </w:t>
      </w:r>
    </w:p>
    <w:p w14:paraId="5045AA4B" w14:textId="77777777" w:rsidR="008C3B41" w:rsidRPr="00FE0A2B" w:rsidRDefault="008C3B41">
      <w:pPr>
        <w:pStyle w:val="ListParagraph"/>
        <w:keepLines w:val="0"/>
        <w:numPr>
          <w:ilvl w:val="0"/>
          <w:numId w:val="5"/>
        </w:numPr>
        <w:tabs>
          <w:tab w:val="clear" w:pos="851"/>
          <w:tab w:val="clear" w:pos="1701"/>
          <w:tab w:val="clear" w:pos="2552"/>
          <w:tab w:val="clear" w:pos="3402"/>
          <w:tab w:val="clear" w:pos="4253"/>
          <w:tab w:val="clear" w:pos="5103"/>
          <w:tab w:val="clear" w:pos="5954"/>
          <w:tab w:val="clear" w:pos="6804"/>
          <w:tab w:val="clear" w:pos="7655"/>
        </w:tabs>
        <w:autoSpaceDE w:val="0"/>
        <w:autoSpaceDN w:val="0"/>
        <w:spacing w:after="0"/>
        <w:contextualSpacing w:val="0"/>
        <w:rPr>
          <w:rFonts w:asciiTheme="minorHAnsi" w:hAnsiTheme="minorHAnsi" w:cstheme="minorHAnsi"/>
          <w:color w:val="002060"/>
        </w:rPr>
      </w:pPr>
      <w:r w:rsidRPr="00FE0A2B">
        <w:rPr>
          <w:rFonts w:asciiTheme="minorHAnsi" w:hAnsiTheme="minorHAnsi" w:cstheme="minorHAnsi"/>
          <w:color w:val="002060"/>
        </w:rPr>
        <w:t>Second, an initial international student must be registered full</w:t>
      </w:r>
      <w:r>
        <w:rPr>
          <w:rFonts w:asciiTheme="minorHAnsi" w:hAnsiTheme="minorHAnsi" w:cstheme="minorHAnsi"/>
          <w:color w:val="002060"/>
        </w:rPr>
        <w:t>-</w:t>
      </w:r>
      <w:r w:rsidRPr="00FE0A2B">
        <w:rPr>
          <w:rFonts w:asciiTheme="minorHAnsi" w:hAnsiTheme="minorHAnsi" w:cstheme="minorHAnsi"/>
          <w:color w:val="002060"/>
        </w:rPr>
        <w:t>time to maintain immigration status</w:t>
      </w:r>
      <w:r>
        <w:rPr>
          <w:rFonts w:asciiTheme="minorHAnsi" w:hAnsiTheme="minorHAnsi" w:cstheme="minorHAnsi"/>
          <w:color w:val="002060"/>
        </w:rPr>
        <w:t xml:space="preserve">. This means for the </w:t>
      </w:r>
      <w:proofErr w:type="gramStart"/>
      <w:r>
        <w:rPr>
          <w:rFonts w:asciiTheme="minorHAnsi" w:hAnsiTheme="minorHAnsi" w:cstheme="minorHAnsi"/>
          <w:color w:val="002060"/>
        </w:rPr>
        <w:t>summer,</w:t>
      </w:r>
      <w:proofErr w:type="gramEnd"/>
      <w:r>
        <w:rPr>
          <w:rFonts w:asciiTheme="minorHAnsi" w:hAnsiTheme="minorHAnsi" w:cstheme="minorHAnsi"/>
          <w:color w:val="002060"/>
        </w:rPr>
        <w:t xml:space="preserve"> the</w:t>
      </w:r>
      <w:r w:rsidRPr="00FE0A2B">
        <w:rPr>
          <w:rFonts w:asciiTheme="minorHAnsi" w:hAnsiTheme="minorHAnsi" w:cstheme="minorHAnsi"/>
          <w:color w:val="002060"/>
        </w:rPr>
        <w:t xml:space="preserve"> student w</w:t>
      </w:r>
      <w:r>
        <w:rPr>
          <w:rFonts w:asciiTheme="minorHAnsi" w:hAnsiTheme="minorHAnsi" w:cstheme="minorHAnsi"/>
          <w:color w:val="002060"/>
        </w:rPr>
        <w:t>ould</w:t>
      </w:r>
      <w:r w:rsidRPr="00FE0A2B">
        <w:rPr>
          <w:rFonts w:asciiTheme="minorHAnsi" w:hAnsiTheme="minorHAnsi" w:cstheme="minorHAnsi"/>
          <w:color w:val="002060"/>
        </w:rPr>
        <w:t xml:space="preserve"> need to be register</w:t>
      </w:r>
      <w:r>
        <w:rPr>
          <w:rFonts w:asciiTheme="minorHAnsi" w:hAnsiTheme="minorHAnsi" w:cstheme="minorHAnsi"/>
          <w:color w:val="002060"/>
        </w:rPr>
        <w:t>ed</w:t>
      </w:r>
      <w:r w:rsidRPr="00FE0A2B">
        <w:rPr>
          <w:rFonts w:asciiTheme="minorHAnsi" w:hAnsiTheme="minorHAnsi" w:cstheme="minorHAnsi"/>
          <w:color w:val="002060"/>
        </w:rPr>
        <w:t xml:space="preserve"> for 9 credits (graduate) and 12 credits (undergraduate) to be considered full time. With the short</w:t>
      </w:r>
      <w:r>
        <w:rPr>
          <w:rFonts w:asciiTheme="minorHAnsi" w:hAnsiTheme="minorHAnsi" w:cstheme="minorHAnsi"/>
          <w:color w:val="002060"/>
        </w:rPr>
        <w:t xml:space="preserve"> length</w:t>
      </w:r>
      <w:r w:rsidRPr="00FE0A2B">
        <w:rPr>
          <w:rFonts w:asciiTheme="minorHAnsi" w:hAnsiTheme="minorHAnsi" w:cstheme="minorHAnsi"/>
          <w:color w:val="002060"/>
        </w:rPr>
        <w:t xml:space="preserve"> of the summer session, and with not many class choices offered, it </w:t>
      </w:r>
      <w:r>
        <w:rPr>
          <w:rFonts w:asciiTheme="minorHAnsi" w:hAnsiTheme="minorHAnsi" w:cstheme="minorHAnsi"/>
          <w:color w:val="002060"/>
        </w:rPr>
        <w:t>may be</w:t>
      </w:r>
      <w:r w:rsidRPr="00FE0A2B">
        <w:rPr>
          <w:rFonts w:asciiTheme="minorHAnsi" w:hAnsiTheme="minorHAnsi" w:cstheme="minorHAnsi"/>
          <w:color w:val="002060"/>
        </w:rPr>
        <w:t xml:space="preserve"> impossible for the student to maintain full</w:t>
      </w:r>
      <w:r>
        <w:rPr>
          <w:rFonts w:asciiTheme="minorHAnsi" w:hAnsiTheme="minorHAnsi" w:cstheme="minorHAnsi"/>
          <w:color w:val="002060"/>
        </w:rPr>
        <w:t>-</w:t>
      </w:r>
      <w:r w:rsidRPr="00FE0A2B">
        <w:rPr>
          <w:rFonts w:asciiTheme="minorHAnsi" w:hAnsiTheme="minorHAnsi" w:cstheme="minorHAnsi"/>
          <w:color w:val="002060"/>
        </w:rPr>
        <w:t>time</w:t>
      </w:r>
      <w:r>
        <w:rPr>
          <w:rFonts w:asciiTheme="minorHAnsi" w:hAnsiTheme="minorHAnsi" w:cstheme="minorHAnsi"/>
          <w:color w:val="002060"/>
        </w:rPr>
        <w:t xml:space="preserve"> status</w:t>
      </w:r>
      <w:r w:rsidRPr="00FE0A2B">
        <w:rPr>
          <w:rFonts w:asciiTheme="minorHAnsi" w:hAnsiTheme="minorHAnsi" w:cstheme="minorHAnsi"/>
          <w:color w:val="002060"/>
        </w:rPr>
        <w:t xml:space="preserve">. In addition, summer classes can be </w:t>
      </w:r>
      <w:proofErr w:type="gramStart"/>
      <w:r w:rsidRPr="00FE0A2B">
        <w:rPr>
          <w:rFonts w:asciiTheme="minorHAnsi" w:hAnsiTheme="minorHAnsi" w:cstheme="minorHAnsi"/>
          <w:color w:val="002060"/>
        </w:rPr>
        <w:t>cancelled</w:t>
      </w:r>
      <w:proofErr w:type="gramEnd"/>
      <w:r w:rsidRPr="00FE0A2B">
        <w:rPr>
          <w:rFonts w:asciiTheme="minorHAnsi" w:hAnsiTheme="minorHAnsi" w:cstheme="minorHAnsi"/>
          <w:color w:val="002060"/>
        </w:rPr>
        <w:t xml:space="preserve"> last minute</w:t>
      </w:r>
      <w:r>
        <w:rPr>
          <w:rFonts w:asciiTheme="minorHAnsi" w:hAnsiTheme="minorHAnsi" w:cstheme="minorHAnsi"/>
          <w:color w:val="002060"/>
        </w:rPr>
        <w:t xml:space="preserve">, </w:t>
      </w:r>
      <w:r w:rsidRPr="00FE0A2B">
        <w:rPr>
          <w:rFonts w:asciiTheme="minorHAnsi" w:hAnsiTheme="minorHAnsi" w:cstheme="minorHAnsi"/>
          <w:color w:val="002060"/>
        </w:rPr>
        <w:t xml:space="preserve">and </w:t>
      </w:r>
      <w:r>
        <w:rPr>
          <w:rFonts w:asciiTheme="minorHAnsi" w:hAnsiTheme="minorHAnsi" w:cstheme="minorHAnsi"/>
          <w:color w:val="002060"/>
        </w:rPr>
        <w:t xml:space="preserve">the </w:t>
      </w:r>
      <w:r w:rsidRPr="00FE0A2B">
        <w:rPr>
          <w:rFonts w:asciiTheme="minorHAnsi" w:hAnsiTheme="minorHAnsi" w:cstheme="minorHAnsi"/>
          <w:color w:val="002060"/>
        </w:rPr>
        <w:t xml:space="preserve">student risks </w:t>
      </w:r>
      <w:r>
        <w:rPr>
          <w:rFonts w:asciiTheme="minorHAnsi" w:hAnsiTheme="minorHAnsi" w:cstheme="minorHAnsi"/>
          <w:color w:val="002060"/>
        </w:rPr>
        <w:t>falling</w:t>
      </w:r>
      <w:r w:rsidRPr="00FE0A2B">
        <w:rPr>
          <w:rFonts w:asciiTheme="minorHAnsi" w:hAnsiTheme="minorHAnsi" w:cstheme="minorHAnsi"/>
          <w:color w:val="002060"/>
        </w:rPr>
        <w:t xml:space="preserve"> out of immigration status.</w:t>
      </w:r>
    </w:p>
    <w:p w14:paraId="1BA2F197" w14:textId="77777777" w:rsidR="008C3B41" w:rsidRDefault="008C3B41">
      <w:pPr>
        <w:pStyle w:val="ListParagraph"/>
        <w:keepLines w:val="0"/>
        <w:numPr>
          <w:ilvl w:val="0"/>
          <w:numId w:val="5"/>
        </w:numPr>
        <w:tabs>
          <w:tab w:val="clear" w:pos="851"/>
          <w:tab w:val="clear" w:pos="1701"/>
          <w:tab w:val="clear" w:pos="2552"/>
          <w:tab w:val="clear" w:pos="3402"/>
          <w:tab w:val="clear" w:pos="4253"/>
          <w:tab w:val="clear" w:pos="5103"/>
          <w:tab w:val="clear" w:pos="5954"/>
          <w:tab w:val="clear" w:pos="6804"/>
          <w:tab w:val="clear" w:pos="7655"/>
        </w:tabs>
        <w:autoSpaceDE w:val="0"/>
        <w:autoSpaceDN w:val="0"/>
        <w:spacing w:after="0"/>
        <w:contextualSpacing w:val="0"/>
        <w:rPr>
          <w:rFonts w:asciiTheme="minorHAnsi" w:hAnsiTheme="minorHAnsi" w:cstheme="minorHAnsi"/>
          <w:color w:val="002060"/>
        </w:rPr>
      </w:pPr>
      <w:r w:rsidRPr="00FE0A2B">
        <w:rPr>
          <w:rFonts w:asciiTheme="minorHAnsi" w:hAnsiTheme="minorHAnsi" w:cstheme="minorHAnsi"/>
          <w:color w:val="002060"/>
        </w:rPr>
        <w:t>Third, summer courses are very intense</w:t>
      </w:r>
      <w:r>
        <w:rPr>
          <w:rFonts w:asciiTheme="minorHAnsi" w:hAnsiTheme="minorHAnsi" w:cstheme="minorHAnsi"/>
          <w:color w:val="002060"/>
        </w:rPr>
        <w:t>,</w:t>
      </w:r>
      <w:r w:rsidRPr="00FE0A2B">
        <w:rPr>
          <w:rFonts w:asciiTheme="minorHAnsi" w:hAnsiTheme="minorHAnsi" w:cstheme="minorHAnsi"/>
          <w:color w:val="002060"/>
        </w:rPr>
        <w:t xml:space="preserve"> and academic adjustment becomes even more challenging for incoming international students.</w:t>
      </w:r>
    </w:p>
    <w:p w14:paraId="551AE860" w14:textId="77777777" w:rsidR="008C3B41" w:rsidRPr="008C599F" w:rsidRDefault="008C3B41" w:rsidP="008C3B41">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spacing w:after="0"/>
        <w:contextualSpacing w:val="0"/>
        <w:rPr>
          <w:rFonts w:asciiTheme="minorHAnsi" w:hAnsiTheme="minorHAnsi" w:cstheme="minorHAnsi"/>
          <w:color w:val="002060"/>
        </w:rPr>
      </w:pPr>
    </w:p>
    <w:p w14:paraId="04517F66" w14:textId="24801610" w:rsidR="008C3B41" w:rsidRDefault="008C3B41" w:rsidP="008C3B41">
      <w:pPr>
        <w:pStyle w:val="NoSpacing"/>
        <w:rPr>
          <w:rFonts w:cstheme="minorHAnsi"/>
          <w:i/>
          <w:color w:val="002060"/>
        </w:rPr>
      </w:pPr>
      <w:r w:rsidRPr="00FE0A2B">
        <w:rPr>
          <w:rFonts w:cstheme="minorHAnsi"/>
          <w:b/>
          <w:bCs/>
          <w:i/>
          <w:color w:val="002060"/>
        </w:rPr>
        <w:t>Note:</w:t>
      </w:r>
      <w:r w:rsidRPr="00FE0A2B">
        <w:rPr>
          <w:rFonts w:cstheme="minorHAnsi"/>
          <w:i/>
          <w:color w:val="002060"/>
        </w:rPr>
        <w:t xml:space="preserve"> </w:t>
      </w:r>
      <w:r>
        <w:rPr>
          <w:rFonts w:cstheme="minorHAnsi"/>
          <w:i/>
          <w:color w:val="002060"/>
        </w:rPr>
        <w:t>I</w:t>
      </w:r>
      <w:r w:rsidRPr="00FE0A2B">
        <w:rPr>
          <w:rFonts w:cstheme="minorHAnsi"/>
          <w:i/>
          <w:color w:val="002060"/>
        </w:rPr>
        <w:t xml:space="preserve">n rare cases when </w:t>
      </w:r>
      <w:proofErr w:type="gramStart"/>
      <w:r w:rsidRPr="00FE0A2B">
        <w:rPr>
          <w:rFonts w:cstheme="minorHAnsi"/>
          <w:i/>
          <w:color w:val="002060"/>
        </w:rPr>
        <w:t>we do</w:t>
      </w:r>
      <w:proofErr w:type="gramEnd"/>
      <w:r w:rsidRPr="00FE0A2B">
        <w:rPr>
          <w:rFonts w:cstheme="minorHAnsi"/>
          <w:i/>
          <w:color w:val="002060"/>
        </w:rPr>
        <w:t xml:space="preserve"> issue </w:t>
      </w:r>
      <w:r>
        <w:rPr>
          <w:rFonts w:cstheme="minorHAnsi"/>
          <w:i/>
          <w:color w:val="002060"/>
        </w:rPr>
        <w:t>immigration documents with a summer start</w:t>
      </w:r>
      <w:r w:rsidRPr="00FE0A2B">
        <w:rPr>
          <w:rFonts w:cstheme="minorHAnsi"/>
          <w:i/>
          <w:color w:val="002060"/>
        </w:rPr>
        <w:t xml:space="preserve"> (such as for student athletes)</w:t>
      </w:r>
      <w:r>
        <w:rPr>
          <w:rFonts w:cstheme="minorHAnsi"/>
          <w:i/>
          <w:color w:val="002060"/>
        </w:rPr>
        <w:t>,</w:t>
      </w:r>
      <w:r w:rsidRPr="00FE0A2B">
        <w:rPr>
          <w:rFonts w:cstheme="minorHAnsi"/>
          <w:i/>
          <w:color w:val="002060"/>
        </w:rPr>
        <w:t xml:space="preserve"> the start and end dates are determined per </w:t>
      </w:r>
      <w:r>
        <w:rPr>
          <w:rFonts w:cstheme="minorHAnsi"/>
          <w:i/>
          <w:color w:val="002060"/>
        </w:rPr>
        <w:t xml:space="preserve">individual </w:t>
      </w:r>
      <w:r w:rsidRPr="00FE0A2B">
        <w:rPr>
          <w:rFonts w:cstheme="minorHAnsi"/>
          <w:i/>
          <w:color w:val="002060"/>
        </w:rPr>
        <w:t>circumstance by the admission office and/or academic department. The summer start date should always be approved by</w:t>
      </w:r>
      <w:r>
        <w:rPr>
          <w:rFonts w:cstheme="minorHAnsi"/>
          <w:i/>
          <w:color w:val="002060"/>
        </w:rPr>
        <w:t xml:space="preserve"> the</w:t>
      </w:r>
      <w:r w:rsidRPr="00FE0A2B">
        <w:rPr>
          <w:rFonts w:cstheme="minorHAnsi"/>
          <w:i/>
          <w:color w:val="002060"/>
        </w:rPr>
        <w:t xml:space="preserve"> ISSS director. </w:t>
      </w:r>
      <w:r>
        <w:rPr>
          <w:rFonts w:cstheme="minorHAnsi"/>
          <w:i/>
          <w:color w:val="002060"/>
        </w:rPr>
        <w:t>The s</w:t>
      </w:r>
      <w:r w:rsidRPr="00FE0A2B">
        <w:rPr>
          <w:rFonts w:cstheme="minorHAnsi"/>
          <w:i/>
          <w:color w:val="002060"/>
        </w:rPr>
        <w:t>tudent and Academic Advisor must have an academic plan to guarantee full-time enrollment for the summer (UGA</w:t>
      </w:r>
      <w:r>
        <w:rPr>
          <w:rFonts w:cstheme="minorHAnsi"/>
          <w:i/>
          <w:color w:val="002060"/>
        </w:rPr>
        <w:t xml:space="preserve"> is </w:t>
      </w:r>
      <w:r w:rsidRPr="00FE0A2B">
        <w:rPr>
          <w:rFonts w:cstheme="minorHAnsi"/>
          <w:i/>
          <w:color w:val="002060"/>
        </w:rPr>
        <w:t>12 credits for both summer sessions and 9 credits for Graduate programs).</w:t>
      </w:r>
    </w:p>
    <w:p w14:paraId="45911B56" w14:textId="77777777" w:rsidR="008C3B41" w:rsidRPr="00FE0A2B" w:rsidRDefault="008C3B41" w:rsidP="008C3B41">
      <w:pPr>
        <w:pStyle w:val="NoSpacing"/>
        <w:rPr>
          <w:rFonts w:cstheme="minorHAnsi"/>
          <w:color w:val="002060"/>
          <w:sz w:val="24"/>
          <w:szCs w:val="24"/>
        </w:rPr>
      </w:pPr>
    </w:p>
    <w:p w14:paraId="6AD27D51" w14:textId="77777777" w:rsidR="008C3B41" w:rsidRDefault="008C3B41" w:rsidP="008C3B41">
      <w:pPr>
        <w:pStyle w:val="NoSpacing"/>
        <w:rPr>
          <w:rFonts w:cstheme="minorHAnsi"/>
          <w:color w:val="002060"/>
          <w:sz w:val="24"/>
          <w:szCs w:val="24"/>
        </w:rPr>
      </w:pPr>
      <w:r w:rsidRPr="00F4312D">
        <w:rPr>
          <w:rFonts w:cstheme="minorHAnsi"/>
          <w:color w:val="002060"/>
          <w:sz w:val="24"/>
          <w:szCs w:val="24"/>
        </w:rPr>
        <w:t>The I-20/DS-2019 Program Start and End Dates</w:t>
      </w:r>
      <w:r w:rsidRPr="00FE0A2B">
        <w:rPr>
          <w:rFonts w:cstheme="minorHAnsi"/>
          <w:color w:val="002060"/>
          <w:sz w:val="24"/>
          <w:szCs w:val="24"/>
        </w:rPr>
        <w:t xml:space="preserve"> charts are created for each Fall and Spring Semester</w:t>
      </w:r>
      <w:r>
        <w:rPr>
          <w:rFonts w:cstheme="minorHAnsi"/>
          <w:color w:val="002060"/>
          <w:sz w:val="24"/>
          <w:szCs w:val="24"/>
        </w:rPr>
        <w:t xml:space="preserve"> (and summer, where applicable)</w:t>
      </w:r>
      <w:r w:rsidRPr="00FE0A2B">
        <w:rPr>
          <w:rFonts w:cstheme="minorHAnsi"/>
          <w:color w:val="002060"/>
          <w:sz w:val="24"/>
          <w:szCs w:val="24"/>
        </w:rPr>
        <w:t xml:space="preserve">. These charts are used when creating admission templates in Sunapsis for immigration document creation. Usually, the Fall semester chart is created in February, and the Spring semester chart is created in September. </w:t>
      </w:r>
    </w:p>
    <w:p w14:paraId="281E8CC8" w14:textId="77777777" w:rsidR="008C3B41" w:rsidRPr="00FE0A2B" w:rsidRDefault="008C3B41" w:rsidP="008C3B41">
      <w:pPr>
        <w:pStyle w:val="NoSpacing"/>
        <w:rPr>
          <w:rFonts w:cstheme="minorHAnsi"/>
          <w:color w:val="002060"/>
          <w:sz w:val="24"/>
          <w:szCs w:val="24"/>
        </w:rPr>
      </w:pPr>
    </w:p>
    <w:p w14:paraId="310D1EDD" w14:textId="5E395A5F" w:rsidR="00773687" w:rsidRPr="00C52B2C" w:rsidRDefault="008C3B41" w:rsidP="00773687">
      <w:pPr>
        <w:pStyle w:val="NoSpacing"/>
        <w:rPr>
          <w:rFonts w:cstheme="minorHAnsi"/>
          <w:color w:val="002060"/>
          <w:sz w:val="24"/>
          <w:szCs w:val="24"/>
        </w:rPr>
      </w:pPr>
      <w:r w:rsidRPr="00FE0A2B">
        <w:rPr>
          <w:rFonts w:cstheme="minorHAnsi"/>
          <w:color w:val="002060"/>
          <w:sz w:val="24"/>
          <w:szCs w:val="24"/>
        </w:rPr>
        <w:t>The I-20 &amp; DS</w:t>
      </w:r>
      <w:r>
        <w:rPr>
          <w:rFonts w:cstheme="minorHAnsi"/>
          <w:color w:val="002060"/>
          <w:sz w:val="24"/>
          <w:szCs w:val="24"/>
        </w:rPr>
        <w:t>-</w:t>
      </w:r>
      <w:r w:rsidRPr="00FE0A2B">
        <w:rPr>
          <w:rFonts w:cstheme="minorHAnsi"/>
          <w:color w:val="002060"/>
          <w:sz w:val="24"/>
          <w:szCs w:val="24"/>
        </w:rPr>
        <w:t xml:space="preserve">2019 Start and End </w:t>
      </w:r>
      <w:r>
        <w:rPr>
          <w:rFonts w:cstheme="minorHAnsi"/>
          <w:color w:val="002060"/>
          <w:sz w:val="24"/>
          <w:szCs w:val="24"/>
        </w:rPr>
        <w:t>D</w:t>
      </w:r>
      <w:r w:rsidRPr="00FE0A2B">
        <w:rPr>
          <w:rFonts w:cstheme="minorHAnsi"/>
          <w:color w:val="002060"/>
          <w:sz w:val="24"/>
          <w:szCs w:val="24"/>
        </w:rPr>
        <w:t>ates charts are saved in</w:t>
      </w:r>
      <w:r>
        <w:rPr>
          <w:rFonts w:cstheme="minorHAnsi"/>
          <w:color w:val="002060"/>
          <w:sz w:val="24"/>
          <w:szCs w:val="24"/>
        </w:rPr>
        <w:t xml:space="preserve"> the</w:t>
      </w:r>
      <w:r w:rsidRPr="00FE0A2B">
        <w:rPr>
          <w:rFonts w:cstheme="minorHAnsi"/>
          <w:color w:val="002060"/>
          <w:sz w:val="24"/>
          <w:szCs w:val="24"/>
        </w:rPr>
        <w:t xml:space="preserve"> K-drive</w:t>
      </w:r>
      <w:r>
        <w:rPr>
          <w:rFonts w:cstheme="minorHAnsi"/>
          <w:color w:val="002060"/>
          <w:sz w:val="24"/>
          <w:szCs w:val="24"/>
        </w:rPr>
        <w:t xml:space="preserve"> (</w:t>
      </w:r>
      <w:r w:rsidRPr="00323954">
        <w:rPr>
          <w:rFonts w:cstheme="minorHAnsi"/>
          <w:color w:val="002060"/>
          <w:sz w:val="24"/>
          <w:szCs w:val="24"/>
        </w:rPr>
        <w:t>K:\ISSS\ADMISSIONS\I-20 and DS-2019 PROGRAM DATES</w:t>
      </w:r>
      <w:r>
        <w:rPr>
          <w:rFonts w:cstheme="minorHAnsi"/>
          <w:color w:val="002060"/>
          <w:sz w:val="24"/>
          <w:szCs w:val="24"/>
        </w:rPr>
        <w:t xml:space="preserve">), </w:t>
      </w:r>
      <w:r w:rsidRPr="00FE0A2B">
        <w:rPr>
          <w:rFonts w:cstheme="minorHAnsi"/>
          <w:color w:val="002060"/>
          <w:sz w:val="24"/>
          <w:szCs w:val="24"/>
        </w:rPr>
        <w:t xml:space="preserve">and are </w:t>
      </w:r>
      <w:r w:rsidR="006E6C7B">
        <w:rPr>
          <w:rFonts w:cstheme="minorHAnsi"/>
          <w:color w:val="002060"/>
          <w:sz w:val="24"/>
          <w:szCs w:val="24"/>
        </w:rPr>
        <w:t>created</w:t>
      </w:r>
      <w:r w:rsidRPr="00FE0A2B">
        <w:rPr>
          <w:rFonts w:cstheme="minorHAnsi"/>
          <w:color w:val="002060"/>
          <w:sz w:val="24"/>
          <w:szCs w:val="24"/>
        </w:rPr>
        <w:t xml:space="preserve"> each academic year following the instructions below:</w:t>
      </w:r>
    </w:p>
    <w:p w14:paraId="5F65E158" w14:textId="77777777" w:rsidR="00773687" w:rsidRPr="00FE0A2B" w:rsidRDefault="00773687" w:rsidP="00773687">
      <w:pPr>
        <w:pStyle w:val="NoSpacing"/>
        <w:rPr>
          <w:rFonts w:cstheme="minorHAnsi"/>
          <w:b/>
          <w:bCs/>
          <w:color w:val="002060"/>
          <w:sz w:val="24"/>
          <w:szCs w:val="24"/>
          <w:u w:val="single"/>
        </w:rPr>
      </w:pPr>
    </w:p>
    <w:p w14:paraId="19ED1868" w14:textId="77777777" w:rsidR="000E0771" w:rsidRPr="00FE0A2B" w:rsidRDefault="000E0771">
      <w:pPr>
        <w:pStyle w:val="NoSpacing"/>
        <w:numPr>
          <w:ilvl w:val="0"/>
          <w:numId w:val="19"/>
        </w:numPr>
        <w:rPr>
          <w:rFonts w:cstheme="minorHAnsi"/>
          <w:b/>
          <w:bCs/>
          <w:color w:val="002060"/>
          <w:sz w:val="24"/>
          <w:szCs w:val="24"/>
          <w:u w:val="single"/>
        </w:rPr>
      </w:pPr>
      <w:r w:rsidRPr="00FE0A2B">
        <w:rPr>
          <w:rFonts w:cstheme="minorHAnsi"/>
          <w:b/>
          <w:bCs/>
          <w:color w:val="002060"/>
          <w:sz w:val="24"/>
          <w:szCs w:val="24"/>
          <w:u w:val="single"/>
        </w:rPr>
        <w:t>Short</w:t>
      </w:r>
      <w:r>
        <w:rPr>
          <w:rFonts w:cstheme="minorHAnsi"/>
          <w:b/>
          <w:bCs/>
          <w:color w:val="002060"/>
          <w:sz w:val="24"/>
          <w:szCs w:val="24"/>
          <w:u w:val="single"/>
        </w:rPr>
        <w:t>-</w:t>
      </w:r>
      <w:r w:rsidRPr="00FE0A2B">
        <w:rPr>
          <w:rFonts w:cstheme="minorHAnsi"/>
          <w:b/>
          <w:bCs/>
          <w:color w:val="002060"/>
          <w:sz w:val="24"/>
          <w:szCs w:val="24"/>
          <w:u w:val="single"/>
        </w:rPr>
        <w:t>Term Programs (Abroad at AU, Washington Semester)</w:t>
      </w:r>
    </w:p>
    <w:p w14:paraId="37CE0EAC" w14:textId="77777777" w:rsidR="000E0771" w:rsidRPr="00FE0A2B" w:rsidRDefault="000E0771" w:rsidP="000E0771">
      <w:pPr>
        <w:pStyle w:val="NoSpacing"/>
        <w:rPr>
          <w:rFonts w:cstheme="minorHAnsi"/>
          <w:b/>
          <w:bCs/>
          <w:color w:val="002060"/>
          <w:sz w:val="24"/>
          <w:szCs w:val="24"/>
          <w:u w:val="single"/>
        </w:rPr>
      </w:pPr>
    </w:p>
    <w:p w14:paraId="77159B7F" w14:textId="77777777" w:rsidR="000E0771" w:rsidRPr="00944ABD" w:rsidRDefault="000E0771" w:rsidP="000E0771">
      <w:pPr>
        <w:pStyle w:val="NoSpacing"/>
        <w:rPr>
          <w:rFonts w:cstheme="minorHAnsi"/>
          <w:color w:val="002060"/>
          <w:sz w:val="24"/>
          <w:szCs w:val="24"/>
        </w:rPr>
      </w:pPr>
      <w:r w:rsidRPr="00944ABD">
        <w:rPr>
          <w:rFonts w:cstheme="minorHAnsi"/>
          <w:color w:val="002060"/>
          <w:sz w:val="24"/>
          <w:szCs w:val="24"/>
        </w:rPr>
        <w:t>The start and end dates for the short-term programs are derived from the AU Academic Calendar as follows:</w:t>
      </w:r>
    </w:p>
    <w:p w14:paraId="12FB4E20" w14:textId="77777777" w:rsidR="000E0771" w:rsidRPr="00944ABD" w:rsidRDefault="000E0771" w:rsidP="000E0771">
      <w:pPr>
        <w:pStyle w:val="NoSpacing"/>
        <w:rPr>
          <w:rFonts w:cstheme="minorHAnsi"/>
          <w:color w:val="002060"/>
          <w:sz w:val="24"/>
          <w:szCs w:val="24"/>
          <w:u w:val="single"/>
        </w:rPr>
      </w:pPr>
    </w:p>
    <w:p w14:paraId="4DF0E62F" w14:textId="77777777" w:rsidR="000E0771" w:rsidRPr="00CD1D73" w:rsidRDefault="000E0771" w:rsidP="000E0771">
      <w:pPr>
        <w:pStyle w:val="NoSpacing"/>
        <w:rPr>
          <w:rFonts w:cstheme="minorHAnsi"/>
          <w:b/>
          <w:bCs/>
          <w:color w:val="002060"/>
          <w:sz w:val="24"/>
          <w:szCs w:val="24"/>
          <w:u w:val="single"/>
        </w:rPr>
      </w:pPr>
      <w:r w:rsidRPr="00CD1D73">
        <w:rPr>
          <w:rFonts w:cstheme="minorHAnsi"/>
          <w:b/>
          <w:bCs/>
          <w:color w:val="002060"/>
          <w:sz w:val="24"/>
          <w:szCs w:val="24"/>
          <w:u w:val="single"/>
        </w:rPr>
        <w:t>Fall and Spring:</w:t>
      </w:r>
    </w:p>
    <w:p w14:paraId="2DBB7AA2" w14:textId="77777777" w:rsidR="000E0771" w:rsidRPr="00944ABD" w:rsidRDefault="000E0771" w:rsidP="000E0771">
      <w:pPr>
        <w:pStyle w:val="NoSpacing"/>
        <w:rPr>
          <w:rFonts w:cstheme="minorHAnsi"/>
          <w:color w:val="002060"/>
          <w:sz w:val="24"/>
          <w:szCs w:val="24"/>
        </w:rPr>
      </w:pPr>
      <w:r w:rsidRPr="00944ABD">
        <w:rPr>
          <w:rFonts w:cstheme="minorHAnsi"/>
          <w:b/>
          <w:bCs/>
          <w:color w:val="002060"/>
          <w:sz w:val="24"/>
          <w:szCs w:val="24"/>
        </w:rPr>
        <w:t>Start Date</w:t>
      </w:r>
      <w:r w:rsidRPr="00944ABD">
        <w:rPr>
          <w:rFonts w:cstheme="minorHAnsi"/>
          <w:color w:val="002060"/>
          <w:sz w:val="24"/>
          <w:szCs w:val="24"/>
        </w:rPr>
        <w:t xml:space="preserve"> = Start of Classes for the Spring or Fall Semester from AU Academic Calendar</w:t>
      </w:r>
    </w:p>
    <w:p w14:paraId="0C5C5F5D" w14:textId="77777777" w:rsidR="000E0771" w:rsidRPr="00944ABD" w:rsidRDefault="000E0771" w:rsidP="000E0771">
      <w:pPr>
        <w:pStyle w:val="NoSpacing"/>
        <w:ind w:left="1440" w:hanging="1440"/>
        <w:rPr>
          <w:rFonts w:cstheme="minorHAnsi"/>
          <w:color w:val="002060"/>
          <w:sz w:val="24"/>
          <w:szCs w:val="24"/>
        </w:rPr>
      </w:pPr>
      <w:r w:rsidRPr="00944ABD">
        <w:rPr>
          <w:rFonts w:cstheme="minorHAnsi"/>
          <w:b/>
          <w:bCs/>
          <w:color w:val="002060"/>
          <w:sz w:val="24"/>
          <w:szCs w:val="24"/>
        </w:rPr>
        <w:t>End Date</w:t>
      </w:r>
      <w:r w:rsidRPr="00944ABD">
        <w:rPr>
          <w:rFonts w:cstheme="minorHAnsi"/>
          <w:color w:val="002060"/>
          <w:sz w:val="24"/>
          <w:szCs w:val="24"/>
        </w:rPr>
        <w:t xml:space="preserve"> = </w:t>
      </w:r>
      <w:r>
        <w:rPr>
          <w:rFonts w:cstheme="minorHAnsi"/>
          <w:color w:val="002060"/>
          <w:sz w:val="24"/>
          <w:szCs w:val="24"/>
        </w:rPr>
        <w:t>The last day of exams from the AU Academic Calendar (dependent upon whether the student is completing one semester or one year)</w:t>
      </w:r>
    </w:p>
    <w:p w14:paraId="4EC32357" w14:textId="77777777" w:rsidR="000E0771" w:rsidRPr="00944ABD" w:rsidRDefault="000E0771" w:rsidP="000E0771">
      <w:pPr>
        <w:pStyle w:val="NoSpacing"/>
        <w:rPr>
          <w:rFonts w:cstheme="minorHAnsi"/>
          <w:b/>
          <w:bCs/>
          <w:color w:val="002060"/>
          <w:sz w:val="24"/>
          <w:szCs w:val="24"/>
        </w:rPr>
      </w:pPr>
    </w:p>
    <w:p w14:paraId="2F2F8F0F" w14:textId="77777777" w:rsidR="000E0771" w:rsidRPr="00944ABD" w:rsidRDefault="000E0771" w:rsidP="000E0771">
      <w:pPr>
        <w:pStyle w:val="NoSpacing"/>
        <w:ind w:left="1440" w:hanging="1440"/>
        <w:rPr>
          <w:rFonts w:cstheme="minorHAnsi"/>
          <w:b/>
          <w:bCs/>
          <w:color w:val="002060"/>
          <w:sz w:val="24"/>
          <w:szCs w:val="24"/>
        </w:rPr>
      </w:pPr>
    </w:p>
    <w:p w14:paraId="4E8FECBE" w14:textId="77777777" w:rsidR="000E0771" w:rsidRPr="00944ABD" w:rsidRDefault="000E0771">
      <w:pPr>
        <w:pStyle w:val="NoSpacing"/>
        <w:numPr>
          <w:ilvl w:val="0"/>
          <w:numId w:val="19"/>
        </w:numPr>
        <w:rPr>
          <w:rFonts w:cstheme="minorHAnsi"/>
          <w:b/>
          <w:bCs/>
          <w:color w:val="002060"/>
          <w:sz w:val="24"/>
          <w:szCs w:val="24"/>
          <w:u w:val="single"/>
        </w:rPr>
      </w:pPr>
      <w:r w:rsidRPr="00944ABD">
        <w:rPr>
          <w:rFonts w:cstheme="minorHAnsi"/>
          <w:b/>
          <w:bCs/>
          <w:color w:val="002060"/>
          <w:sz w:val="24"/>
          <w:szCs w:val="24"/>
          <w:u w:val="single"/>
        </w:rPr>
        <w:t>ELTA, IAP, MAP, ACDC</w:t>
      </w:r>
    </w:p>
    <w:p w14:paraId="027A1B01" w14:textId="77777777" w:rsidR="000E0771" w:rsidRPr="00944ABD" w:rsidRDefault="000E0771" w:rsidP="000E0771">
      <w:pPr>
        <w:pStyle w:val="NoSpacing"/>
        <w:ind w:left="1440" w:hanging="1440"/>
        <w:rPr>
          <w:rFonts w:cstheme="minorHAnsi"/>
          <w:b/>
          <w:bCs/>
          <w:color w:val="002060"/>
          <w:sz w:val="24"/>
          <w:szCs w:val="24"/>
          <w:u w:val="single"/>
        </w:rPr>
      </w:pPr>
    </w:p>
    <w:p w14:paraId="216AB102" w14:textId="77777777" w:rsidR="000E0771" w:rsidRPr="00944ABD" w:rsidRDefault="000E0771" w:rsidP="000E0771">
      <w:pPr>
        <w:pStyle w:val="NoSpacing"/>
        <w:rPr>
          <w:rFonts w:cstheme="minorHAnsi"/>
          <w:color w:val="002060"/>
          <w:sz w:val="24"/>
          <w:szCs w:val="24"/>
          <w:u w:val="single"/>
        </w:rPr>
      </w:pPr>
      <w:r w:rsidRPr="00944ABD">
        <w:rPr>
          <w:rFonts w:cstheme="minorHAnsi"/>
          <w:b/>
          <w:bCs/>
          <w:color w:val="002060"/>
          <w:sz w:val="24"/>
          <w:szCs w:val="24"/>
          <w:u w:val="single"/>
        </w:rPr>
        <w:t>Fall and Spring</w:t>
      </w:r>
      <w:r w:rsidRPr="00944ABD">
        <w:rPr>
          <w:rFonts w:cstheme="minorHAnsi"/>
          <w:color w:val="002060"/>
          <w:sz w:val="24"/>
          <w:szCs w:val="24"/>
          <w:u w:val="single"/>
        </w:rPr>
        <w:t>:</w:t>
      </w:r>
    </w:p>
    <w:p w14:paraId="151563B0" w14:textId="77777777" w:rsidR="000E0771" w:rsidRPr="00944ABD" w:rsidRDefault="000E0771" w:rsidP="000E0771">
      <w:pPr>
        <w:pStyle w:val="NoSpacing"/>
        <w:ind w:left="1440" w:hanging="1440"/>
        <w:rPr>
          <w:rFonts w:cstheme="minorHAnsi"/>
          <w:b/>
          <w:bCs/>
          <w:color w:val="002060"/>
          <w:sz w:val="24"/>
          <w:szCs w:val="24"/>
        </w:rPr>
      </w:pPr>
    </w:p>
    <w:p w14:paraId="709E05C4" w14:textId="77777777" w:rsidR="000E0771" w:rsidRPr="00944ABD" w:rsidRDefault="000E0771" w:rsidP="000E0771">
      <w:pPr>
        <w:pStyle w:val="NoSpacing"/>
        <w:rPr>
          <w:rFonts w:cstheme="minorHAnsi"/>
          <w:color w:val="002060"/>
          <w:sz w:val="24"/>
          <w:szCs w:val="24"/>
        </w:rPr>
      </w:pPr>
      <w:r w:rsidRPr="00944ABD">
        <w:rPr>
          <w:rFonts w:cstheme="minorHAnsi"/>
          <w:b/>
          <w:bCs/>
          <w:color w:val="002060"/>
          <w:sz w:val="24"/>
          <w:szCs w:val="24"/>
        </w:rPr>
        <w:t>Start Date</w:t>
      </w:r>
      <w:r w:rsidRPr="00944ABD">
        <w:rPr>
          <w:rFonts w:cstheme="minorHAnsi"/>
          <w:color w:val="002060"/>
          <w:sz w:val="24"/>
          <w:szCs w:val="24"/>
        </w:rPr>
        <w:t xml:space="preserve"> = Start of Classes for the Spring or Fall Semester from AU Academic Calendar</w:t>
      </w:r>
    </w:p>
    <w:p w14:paraId="79501E32" w14:textId="77777777" w:rsidR="000E0771" w:rsidRPr="00944ABD" w:rsidRDefault="000E0771" w:rsidP="000E0771">
      <w:pPr>
        <w:pStyle w:val="NoSpacing"/>
        <w:ind w:left="1440" w:hanging="1440"/>
        <w:rPr>
          <w:rFonts w:cstheme="minorHAnsi"/>
          <w:color w:val="002060"/>
          <w:sz w:val="24"/>
          <w:szCs w:val="24"/>
        </w:rPr>
      </w:pPr>
      <w:r w:rsidRPr="00944ABD">
        <w:rPr>
          <w:rFonts w:cstheme="minorHAnsi"/>
          <w:b/>
          <w:bCs/>
          <w:color w:val="002060"/>
          <w:sz w:val="24"/>
          <w:szCs w:val="24"/>
        </w:rPr>
        <w:t>End Date</w:t>
      </w:r>
      <w:r w:rsidRPr="00944ABD">
        <w:rPr>
          <w:rFonts w:cstheme="minorHAnsi"/>
          <w:color w:val="002060"/>
          <w:sz w:val="24"/>
          <w:szCs w:val="24"/>
        </w:rPr>
        <w:t xml:space="preserve"> = Depending on the length of the program </w:t>
      </w:r>
    </w:p>
    <w:p w14:paraId="11A356E2" w14:textId="77777777" w:rsidR="000E0771" w:rsidRPr="00944ABD" w:rsidRDefault="000E0771" w:rsidP="000E0771">
      <w:pPr>
        <w:pStyle w:val="NoSpacing"/>
        <w:rPr>
          <w:rFonts w:cstheme="minorHAnsi"/>
          <w:color w:val="002060"/>
          <w:sz w:val="24"/>
          <w:szCs w:val="24"/>
        </w:rPr>
      </w:pPr>
      <w:r w:rsidRPr="00944ABD">
        <w:rPr>
          <w:rFonts w:cstheme="minorHAnsi"/>
          <w:color w:val="002060"/>
          <w:sz w:val="24"/>
          <w:szCs w:val="24"/>
        </w:rPr>
        <w:t xml:space="preserve">                     </w:t>
      </w:r>
      <w:r w:rsidRPr="00944ABD">
        <w:rPr>
          <w:rFonts w:cstheme="minorHAnsi"/>
          <w:color w:val="002060"/>
          <w:sz w:val="24"/>
          <w:szCs w:val="24"/>
          <w:u w:val="single"/>
        </w:rPr>
        <w:t>Spring end date</w:t>
      </w:r>
      <w:r w:rsidRPr="00944ABD">
        <w:rPr>
          <w:rFonts w:cstheme="minorHAnsi"/>
          <w:color w:val="002060"/>
          <w:sz w:val="24"/>
          <w:szCs w:val="24"/>
        </w:rPr>
        <w:t xml:space="preserve"> = Commencement Day</w:t>
      </w:r>
      <w:r>
        <w:rPr>
          <w:rFonts w:cstheme="minorHAnsi"/>
          <w:color w:val="002060"/>
          <w:sz w:val="24"/>
          <w:szCs w:val="24"/>
        </w:rPr>
        <w:t xml:space="preserve"> </w:t>
      </w:r>
      <w:r w:rsidRPr="00926FF7">
        <w:rPr>
          <w:rFonts w:cstheme="minorHAnsi"/>
          <w:color w:val="002060"/>
          <w:sz w:val="24"/>
          <w:szCs w:val="24"/>
        </w:rPr>
        <w:t>(Second Sunday in May).</w:t>
      </w:r>
    </w:p>
    <w:p w14:paraId="4248D32D" w14:textId="266CBD66" w:rsidR="000E0771" w:rsidRPr="00944ABD" w:rsidRDefault="000E0771" w:rsidP="000E0771">
      <w:pPr>
        <w:pStyle w:val="NoSpacing"/>
        <w:rPr>
          <w:rFonts w:cstheme="minorHAnsi"/>
          <w:color w:val="002060"/>
          <w:sz w:val="24"/>
          <w:szCs w:val="24"/>
        </w:rPr>
      </w:pPr>
      <w:r w:rsidRPr="00944ABD">
        <w:rPr>
          <w:rFonts w:cstheme="minorHAnsi"/>
          <w:color w:val="002060"/>
          <w:sz w:val="24"/>
          <w:szCs w:val="24"/>
        </w:rPr>
        <w:t xml:space="preserve">                     </w:t>
      </w:r>
      <w:r w:rsidRPr="00944ABD">
        <w:rPr>
          <w:rFonts w:cstheme="minorHAnsi"/>
          <w:color w:val="002060"/>
          <w:sz w:val="24"/>
          <w:szCs w:val="24"/>
          <w:u w:val="single"/>
        </w:rPr>
        <w:t>Fall</w:t>
      </w:r>
      <w:r>
        <w:rPr>
          <w:rFonts w:cstheme="minorHAnsi"/>
          <w:color w:val="002060"/>
          <w:sz w:val="24"/>
          <w:szCs w:val="24"/>
          <w:u w:val="single"/>
        </w:rPr>
        <w:t xml:space="preserve"> end date </w:t>
      </w:r>
      <w:r w:rsidRPr="00944ABD">
        <w:rPr>
          <w:rFonts w:cstheme="minorHAnsi"/>
          <w:color w:val="002060"/>
          <w:sz w:val="24"/>
          <w:szCs w:val="24"/>
        </w:rPr>
        <w:t>=</w:t>
      </w:r>
      <w:r>
        <w:rPr>
          <w:rFonts w:cstheme="minorHAnsi"/>
          <w:color w:val="002060"/>
          <w:sz w:val="24"/>
          <w:szCs w:val="24"/>
        </w:rPr>
        <w:t xml:space="preserve"> </w:t>
      </w:r>
      <w:r w:rsidR="00240A94">
        <w:rPr>
          <w:rFonts w:cstheme="minorHAnsi"/>
          <w:color w:val="002060"/>
          <w:sz w:val="24"/>
          <w:szCs w:val="24"/>
        </w:rPr>
        <w:t>Commencement Day</w:t>
      </w:r>
      <w:r w:rsidR="00791084">
        <w:rPr>
          <w:rFonts w:cstheme="minorHAnsi"/>
          <w:color w:val="002060"/>
          <w:sz w:val="24"/>
          <w:szCs w:val="24"/>
        </w:rPr>
        <w:t xml:space="preserve"> for fall</w:t>
      </w:r>
    </w:p>
    <w:p w14:paraId="7EDA2C3A" w14:textId="77777777" w:rsidR="000E0771" w:rsidRPr="00944ABD" w:rsidRDefault="000E0771" w:rsidP="000E0771">
      <w:pPr>
        <w:pStyle w:val="NoSpacing"/>
        <w:ind w:left="1440" w:hanging="1440"/>
        <w:rPr>
          <w:rFonts w:cstheme="minorHAnsi"/>
          <w:color w:val="002060"/>
          <w:sz w:val="24"/>
          <w:szCs w:val="24"/>
        </w:rPr>
      </w:pPr>
    </w:p>
    <w:p w14:paraId="12DFA6D5" w14:textId="77777777" w:rsidR="000E0771" w:rsidRPr="00944ABD" w:rsidRDefault="000E0771" w:rsidP="000E0771">
      <w:pPr>
        <w:pStyle w:val="NoSpacing"/>
        <w:rPr>
          <w:rFonts w:cstheme="minorHAnsi"/>
          <w:color w:val="002060"/>
          <w:sz w:val="24"/>
          <w:szCs w:val="24"/>
          <w:u w:val="single"/>
        </w:rPr>
      </w:pPr>
      <w:r w:rsidRPr="00944ABD">
        <w:rPr>
          <w:rFonts w:cstheme="minorHAnsi"/>
          <w:b/>
          <w:bCs/>
          <w:color w:val="002060"/>
          <w:sz w:val="24"/>
          <w:szCs w:val="24"/>
          <w:u w:val="single"/>
        </w:rPr>
        <w:t>Summer Session</w:t>
      </w:r>
      <w:r w:rsidRPr="00944ABD">
        <w:rPr>
          <w:rFonts w:cstheme="minorHAnsi"/>
          <w:color w:val="002060"/>
          <w:sz w:val="24"/>
          <w:szCs w:val="24"/>
          <w:u w:val="single"/>
        </w:rPr>
        <w:t>:</w:t>
      </w:r>
    </w:p>
    <w:p w14:paraId="290FF34D" w14:textId="77777777" w:rsidR="000E0771" w:rsidRPr="00944ABD" w:rsidRDefault="000E0771" w:rsidP="000E0771">
      <w:pPr>
        <w:pStyle w:val="NoSpacing"/>
        <w:rPr>
          <w:rFonts w:cstheme="minorHAnsi"/>
          <w:color w:val="002060"/>
          <w:sz w:val="24"/>
          <w:szCs w:val="24"/>
          <w:u w:val="single"/>
        </w:rPr>
      </w:pPr>
    </w:p>
    <w:p w14:paraId="63F5941B" w14:textId="77777777" w:rsidR="000E0771" w:rsidRDefault="000E0771" w:rsidP="000E0771">
      <w:pPr>
        <w:pStyle w:val="NoSpacing"/>
        <w:rPr>
          <w:rFonts w:cstheme="minorHAnsi"/>
          <w:color w:val="002060"/>
          <w:sz w:val="24"/>
          <w:szCs w:val="24"/>
        </w:rPr>
      </w:pPr>
      <w:r w:rsidRPr="00944ABD">
        <w:rPr>
          <w:rFonts w:cstheme="minorHAnsi"/>
          <w:color w:val="002060"/>
          <w:sz w:val="24"/>
          <w:szCs w:val="24"/>
        </w:rPr>
        <w:t xml:space="preserve">Contact and confirm with the </w:t>
      </w:r>
      <w:r>
        <w:rPr>
          <w:rFonts w:cstheme="minorHAnsi"/>
          <w:color w:val="002060"/>
          <w:sz w:val="24"/>
          <w:szCs w:val="24"/>
        </w:rPr>
        <w:t>Admission Contact</w:t>
      </w:r>
      <w:r w:rsidRPr="00944ABD">
        <w:rPr>
          <w:rFonts w:cstheme="minorHAnsi"/>
          <w:color w:val="002060"/>
          <w:sz w:val="24"/>
          <w:szCs w:val="24"/>
        </w:rPr>
        <w:t xml:space="preserve"> for each program directly. </w:t>
      </w:r>
      <w:r>
        <w:rPr>
          <w:rFonts w:cstheme="minorHAnsi"/>
          <w:color w:val="002060"/>
          <w:sz w:val="24"/>
          <w:szCs w:val="24"/>
        </w:rPr>
        <w:t xml:space="preserve">Check most recent contact sheet saved here: </w:t>
      </w:r>
      <w:proofErr w:type="gramStart"/>
      <w:r w:rsidRPr="00944ABD">
        <w:rPr>
          <w:rFonts w:cstheme="minorHAnsi"/>
          <w:color w:val="002060"/>
          <w:sz w:val="24"/>
          <w:szCs w:val="24"/>
        </w:rPr>
        <w:t>K:\ISSS\ADMISSIONS\DIRECTORY</w:t>
      </w:r>
      <w:proofErr w:type="gramEnd"/>
    </w:p>
    <w:p w14:paraId="5F3FC66B" w14:textId="77777777" w:rsidR="000E0771" w:rsidRPr="00944ABD" w:rsidRDefault="000E0771" w:rsidP="000E0771">
      <w:pPr>
        <w:pStyle w:val="NoSpacing"/>
        <w:rPr>
          <w:rFonts w:cstheme="minorHAnsi"/>
          <w:color w:val="002060"/>
          <w:sz w:val="24"/>
          <w:szCs w:val="24"/>
        </w:rPr>
      </w:pPr>
    </w:p>
    <w:p w14:paraId="2CABE551" w14:textId="77777777" w:rsidR="000E0771" w:rsidRPr="00944ABD" w:rsidRDefault="000E0771" w:rsidP="000E0771">
      <w:pPr>
        <w:pStyle w:val="NoSpacing"/>
        <w:ind w:left="1440" w:hanging="1440"/>
        <w:rPr>
          <w:rFonts w:cstheme="minorHAnsi"/>
          <w:color w:val="002060"/>
          <w:sz w:val="24"/>
          <w:szCs w:val="24"/>
        </w:rPr>
      </w:pPr>
      <w:r w:rsidRPr="00944ABD">
        <w:rPr>
          <w:rFonts w:cstheme="minorHAnsi"/>
          <w:b/>
          <w:bCs/>
          <w:color w:val="002060"/>
          <w:sz w:val="24"/>
          <w:szCs w:val="24"/>
        </w:rPr>
        <w:t>Start date</w:t>
      </w:r>
      <w:r w:rsidRPr="00944ABD">
        <w:rPr>
          <w:rFonts w:cstheme="minorHAnsi"/>
          <w:color w:val="002060"/>
          <w:sz w:val="24"/>
          <w:szCs w:val="24"/>
        </w:rPr>
        <w:t xml:space="preserve"> = First day of the 6</w:t>
      </w:r>
      <w:r>
        <w:rPr>
          <w:rFonts w:cstheme="minorHAnsi"/>
          <w:color w:val="002060"/>
          <w:sz w:val="24"/>
          <w:szCs w:val="24"/>
        </w:rPr>
        <w:t xml:space="preserve">-week </w:t>
      </w:r>
      <w:r w:rsidRPr="00944ABD">
        <w:rPr>
          <w:rFonts w:cstheme="minorHAnsi"/>
          <w:color w:val="002060"/>
          <w:sz w:val="24"/>
          <w:szCs w:val="24"/>
        </w:rPr>
        <w:t>summer session</w:t>
      </w:r>
    </w:p>
    <w:p w14:paraId="59892439" w14:textId="77777777" w:rsidR="000E0771" w:rsidRPr="00944ABD" w:rsidRDefault="000E0771" w:rsidP="000E0771">
      <w:pPr>
        <w:pStyle w:val="NoSpacing"/>
        <w:ind w:left="1440" w:hanging="1440"/>
        <w:rPr>
          <w:rFonts w:cstheme="minorHAnsi"/>
          <w:color w:val="002060"/>
          <w:sz w:val="24"/>
          <w:szCs w:val="24"/>
        </w:rPr>
      </w:pPr>
      <w:r w:rsidRPr="00944ABD">
        <w:rPr>
          <w:rFonts w:cstheme="minorHAnsi"/>
          <w:b/>
          <w:bCs/>
          <w:color w:val="002060"/>
          <w:sz w:val="24"/>
          <w:szCs w:val="24"/>
        </w:rPr>
        <w:t>End date</w:t>
      </w:r>
      <w:r w:rsidRPr="00944ABD">
        <w:rPr>
          <w:rFonts w:cstheme="minorHAnsi"/>
          <w:color w:val="002060"/>
          <w:sz w:val="24"/>
          <w:szCs w:val="24"/>
        </w:rPr>
        <w:t xml:space="preserve"> =the last day of classes for the second session</w:t>
      </w:r>
    </w:p>
    <w:p w14:paraId="7D3F89B4" w14:textId="77777777" w:rsidR="000E0771" w:rsidRPr="00944ABD" w:rsidRDefault="000E0771" w:rsidP="000E0771">
      <w:pPr>
        <w:pStyle w:val="NoSpacing"/>
        <w:ind w:left="1440" w:hanging="1440"/>
        <w:rPr>
          <w:rFonts w:cstheme="minorHAnsi"/>
          <w:color w:val="002060"/>
          <w:sz w:val="24"/>
          <w:szCs w:val="24"/>
        </w:rPr>
      </w:pPr>
    </w:p>
    <w:p w14:paraId="0992A6EB" w14:textId="77777777" w:rsidR="000E0771" w:rsidRPr="00944ABD" w:rsidRDefault="000E0771" w:rsidP="000E0771">
      <w:pPr>
        <w:pStyle w:val="NoSpacing"/>
        <w:rPr>
          <w:rFonts w:cstheme="minorHAnsi"/>
          <w:color w:val="002060"/>
          <w:sz w:val="24"/>
          <w:szCs w:val="24"/>
        </w:rPr>
      </w:pPr>
      <w:r w:rsidRPr="00944ABD">
        <w:rPr>
          <w:rFonts w:cstheme="minorHAnsi"/>
          <w:color w:val="002060"/>
          <w:sz w:val="24"/>
          <w:szCs w:val="24"/>
        </w:rPr>
        <w:t xml:space="preserve">Please </w:t>
      </w:r>
      <w:proofErr w:type="gramStart"/>
      <w:r w:rsidRPr="00944ABD">
        <w:rPr>
          <w:rFonts w:cstheme="minorHAnsi"/>
          <w:color w:val="002060"/>
          <w:sz w:val="24"/>
          <w:szCs w:val="24"/>
        </w:rPr>
        <w:t>note:</w:t>
      </w:r>
      <w:proofErr w:type="gramEnd"/>
      <w:r w:rsidRPr="00944ABD">
        <w:rPr>
          <w:rFonts w:cstheme="minorHAnsi"/>
          <w:color w:val="002060"/>
          <w:sz w:val="24"/>
          <w:szCs w:val="24"/>
        </w:rPr>
        <w:t xml:space="preserve"> for summer ELTA, </w:t>
      </w:r>
      <w:r>
        <w:rPr>
          <w:rFonts w:cstheme="minorHAnsi"/>
          <w:color w:val="002060"/>
          <w:sz w:val="24"/>
          <w:szCs w:val="24"/>
        </w:rPr>
        <w:t xml:space="preserve">the </w:t>
      </w:r>
      <w:r w:rsidRPr="00944ABD">
        <w:rPr>
          <w:rFonts w:cstheme="minorHAnsi"/>
          <w:color w:val="002060"/>
          <w:sz w:val="24"/>
          <w:szCs w:val="24"/>
        </w:rPr>
        <w:t xml:space="preserve">admission </w:t>
      </w:r>
      <w:r>
        <w:rPr>
          <w:rFonts w:cstheme="minorHAnsi"/>
          <w:color w:val="002060"/>
          <w:sz w:val="24"/>
          <w:szCs w:val="24"/>
        </w:rPr>
        <w:t xml:space="preserve">office </w:t>
      </w:r>
      <w:r w:rsidRPr="00944ABD">
        <w:rPr>
          <w:rFonts w:cstheme="minorHAnsi"/>
          <w:color w:val="002060"/>
          <w:sz w:val="24"/>
          <w:szCs w:val="24"/>
        </w:rPr>
        <w:t xml:space="preserve">must confirm the below before we can create immigration documents: </w:t>
      </w:r>
    </w:p>
    <w:p w14:paraId="5A1A47D5" w14:textId="77777777" w:rsidR="000E0771" w:rsidRPr="00944ABD" w:rsidRDefault="000E0771">
      <w:pPr>
        <w:pStyle w:val="NoSpacing"/>
        <w:numPr>
          <w:ilvl w:val="0"/>
          <w:numId w:val="94"/>
        </w:numPr>
        <w:rPr>
          <w:rFonts w:cstheme="minorHAnsi"/>
          <w:color w:val="002060"/>
          <w:sz w:val="24"/>
          <w:szCs w:val="24"/>
        </w:rPr>
      </w:pPr>
      <w:r w:rsidRPr="00944ABD">
        <w:rPr>
          <w:rFonts w:cstheme="minorHAnsi"/>
          <w:color w:val="002060"/>
          <w:sz w:val="24"/>
          <w:szCs w:val="24"/>
        </w:rPr>
        <w:t>The students will have full-time enrollment (minimum 18 clock hours)</w:t>
      </w:r>
    </w:p>
    <w:p w14:paraId="3D4294A4" w14:textId="3026F85A" w:rsidR="000E0771" w:rsidRDefault="006E6C7B">
      <w:pPr>
        <w:pStyle w:val="NoSpacing"/>
        <w:numPr>
          <w:ilvl w:val="0"/>
          <w:numId w:val="94"/>
        </w:numPr>
        <w:rPr>
          <w:rFonts w:cstheme="minorHAnsi"/>
          <w:color w:val="002060"/>
          <w:sz w:val="24"/>
          <w:szCs w:val="24"/>
        </w:rPr>
      </w:pPr>
      <w:r>
        <w:rPr>
          <w:rFonts w:cstheme="minorHAnsi"/>
          <w:color w:val="002060"/>
          <w:sz w:val="24"/>
          <w:szCs w:val="24"/>
        </w:rPr>
        <w:t>One of the below is met</w:t>
      </w:r>
      <w:r w:rsidR="000E0771" w:rsidRPr="00944ABD">
        <w:rPr>
          <w:rFonts w:cstheme="minorHAnsi"/>
          <w:color w:val="002060"/>
          <w:sz w:val="24"/>
          <w:szCs w:val="24"/>
        </w:rPr>
        <w:t xml:space="preserve"> (PIIRF remarks should specify </w:t>
      </w:r>
      <w:commentRangeStart w:id="100"/>
      <w:r w:rsidR="000E0771" w:rsidRPr="00944ABD">
        <w:rPr>
          <w:rFonts w:cstheme="minorHAnsi"/>
          <w:color w:val="002060"/>
          <w:sz w:val="24"/>
          <w:szCs w:val="24"/>
        </w:rPr>
        <w:t>this</w:t>
      </w:r>
      <w:commentRangeEnd w:id="100"/>
      <w:r w:rsidR="00E503D8">
        <w:rPr>
          <w:rStyle w:val="CommentReference"/>
          <w:rFonts w:ascii="Calibri" w:eastAsia="Times New Roman" w:hAnsi="Calibri" w:cs="Traditional Arabic"/>
          <w:lang w:bidi="ar-BH"/>
        </w:rPr>
        <w:commentReference w:id="100"/>
      </w:r>
      <w:r w:rsidR="000E0771" w:rsidRPr="00944ABD">
        <w:rPr>
          <w:rFonts w:cstheme="minorHAnsi"/>
          <w:color w:val="002060"/>
          <w:sz w:val="24"/>
          <w:szCs w:val="24"/>
        </w:rPr>
        <w:t>)</w:t>
      </w:r>
    </w:p>
    <w:tbl>
      <w:tblPr>
        <w:tblW w:w="7940" w:type="dxa"/>
        <w:tblCellMar>
          <w:left w:w="0" w:type="dxa"/>
          <w:right w:w="0" w:type="dxa"/>
        </w:tblCellMar>
        <w:tblLook w:val="04A0" w:firstRow="1" w:lastRow="0" w:firstColumn="1" w:lastColumn="0" w:noHBand="0" w:noVBand="1"/>
      </w:tblPr>
      <w:tblGrid>
        <w:gridCol w:w="3320"/>
        <w:gridCol w:w="1940"/>
        <w:gridCol w:w="2680"/>
      </w:tblGrid>
      <w:tr w:rsidR="006E6C7B" w14:paraId="3EA9C853" w14:textId="77777777" w:rsidTr="006E6C7B">
        <w:trPr>
          <w:trHeight w:val="300"/>
        </w:trPr>
        <w:tc>
          <w:tcPr>
            <w:tcW w:w="3320" w:type="dxa"/>
            <w:tcBorders>
              <w:top w:val="single" w:sz="8" w:space="0" w:color="000000"/>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5B3A9F5" w14:textId="77777777" w:rsidR="006E6C7B" w:rsidRDefault="006E6C7B">
            <w:pPr>
              <w:rPr>
                <w:rFonts w:ascii="Calibri Light" w:hAnsi="Calibri Light" w:cs="Calibri Light"/>
                <w:b/>
                <w:bCs/>
                <w:color w:val="002060"/>
                <w:sz w:val="22"/>
                <w:szCs w:val="22"/>
                <w:lang w:bidi="ar-SA"/>
              </w:rPr>
            </w:pPr>
            <w:r>
              <w:rPr>
                <w:rFonts w:ascii="Calibri Light" w:hAnsi="Calibri Light" w:cs="Calibri Light"/>
                <w:b/>
                <w:bCs/>
                <w:color w:val="002060"/>
              </w:rPr>
              <w:t>TEST</w:t>
            </w:r>
          </w:p>
        </w:tc>
        <w:tc>
          <w:tcPr>
            <w:tcW w:w="1940"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088C1611" w14:textId="77777777" w:rsidR="006E6C7B" w:rsidRDefault="006E6C7B">
            <w:pPr>
              <w:rPr>
                <w:rFonts w:ascii="Calibri Light" w:hAnsi="Calibri Light" w:cs="Calibri Light"/>
                <w:b/>
                <w:bCs/>
                <w:color w:val="002060"/>
              </w:rPr>
            </w:pPr>
            <w:r>
              <w:rPr>
                <w:rFonts w:ascii="Calibri Light" w:hAnsi="Calibri Light" w:cs="Calibri Light"/>
                <w:b/>
                <w:bCs/>
                <w:color w:val="002060"/>
              </w:rPr>
              <w:t>Fall 2023</w:t>
            </w:r>
          </w:p>
        </w:tc>
        <w:tc>
          <w:tcPr>
            <w:tcW w:w="2680"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0137399C" w14:textId="77777777" w:rsidR="006E6C7B" w:rsidRDefault="006E6C7B">
            <w:pPr>
              <w:rPr>
                <w:rFonts w:ascii="Calibri Light" w:hAnsi="Calibri Light" w:cs="Calibri Light"/>
                <w:b/>
                <w:bCs/>
                <w:color w:val="002060"/>
              </w:rPr>
            </w:pPr>
            <w:r>
              <w:rPr>
                <w:rFonts w:ascii="Calibri Light" w:hAnsi="Calibri Light" w:cs="Calibri Light"/>
                <w:b/>
                <w:bCs/>
                <w:color w:val="002060"/>
              </w:rPr>
              <w:t>from Spring 2024 onwards</w:t>
            </w:r>
          </w:p>
        </w:tc>
      </w:tr>
      <w:tr w:rsidR="006E6C7B" w14:paraId="7FCBD914"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1276E9E7" w14:textId="77777777" w:rsidR="006E6C7B" w:rsidRDefault="006E6C7B">
            <w:pPr>
              <w:rPr>
                <w:rFonts w:ascii="Calibri Light" w:hAnsi="Calibri Light" w:cs="Calibri Light"/>
                <w:color w:val="002060"/>
              </w:rPr>
            </w:pPr>
            <w:r>
              <w:rPr>
                <w:rFonts w:ascii="Calibri Light" w:hAnsi="Calibri Light" w:cs="Calibri Light"/>
                <w:color w:val="002060"/>
              </w:rPr>
              <w:t>ELTA In-house Test &amp; Interview</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76F80860" w14:textId="77777777" w:rsidR="006E6C7B" w:rsidRDefault="006E6C7B">
            <w:pPr>
              <w:rPr>
                <w:rFonts w:ascii="Calibri Light" w:hAnsi="Calibri Light" w:cs="Calibri Light"/>
                <w:color w:val="002060"/>
              </w:rPr>
            </w:pPr>
            <w:r>
              <w:rPr>
                <w:rFonts w:ascii="Calibri Light" w:hAnsi="Calibri Light" w:cs="Calibri Light"/>
                <w:color w:val="002060"/>
              </w:rPr>
              <w:t>-</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4663354" w14:textId="77777777" w:rsidR="006E6C7B" w:rsidRDefault="006E6C7B">
            <w:pPr>
              <w:rPr>
                <w:rFonts w:ascii="Calibri Light" w:hAnsi="Calibri Light" w:cs="Calibri Light"/>
                <w:color w:val="002060"/>
              </w:rPr>
            </w:pPr>
            <w:r>
              <w:rPr>
                <w:rFonts w:ascii="Calibri Light" w:hAnsi="Calibri Light" w:cs="Calibri Light"/>
                <w:color w:val="00B050"/>
              </w:rPr>
              <w:t xml:space="preserve">10+ </w:t>
            </w:r>
          </w:p>
        </w:tc>
      </w:tr>
      <w:tr w:rsidR="006E6C7B" w14:paraId="0DF7CFB4"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4A53E3FA" w14:textId="77777777" w:rsidR="006E6C7B" w:rsidRDefault="006E6C7B">
            <w:pPr>
              <w:rPr>
                <w:rFonts w:ascii="Calibri Light" w:hAnsi="Calibri Light" w:cs="Calibri Light"/>
                <w:color w:val="002060"/>
              </w:rPr>
            </w:pPr>
            <w:r>
              <w:rPr>
                <w:rFonts w:ascii="Calibri Light" w:hAnsi="Calibri Light" w:cs="Calibri Light"/>
                <w:color w:val="002060"/>
              </w:rPr>
              <w:t>DET</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F5DD6A6" w14:textId="77777777" w:rsidR="006E6C7B" w:rsidRDefault="006E6C7B">
            <w:pPr>
              <w:rPr>
                <w:rFonts w:ascii="Calibri Light" w:hAnsi="Calibri Light" w:cs="Calibri Light"/>
                <w:color w:val="002060"/>
              </w:rPr>
            </w:pPr>
            <w:r>
              <w:rPr>
                <w:rFonts w:ascii="Calibri Light" w:hAnsi="Calibri Light" w:cs="Calibri Light"/>
                <w:color w:val="002060"/>
              </w:rPr>
              <w:t xml:space="preserve">65+ </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E005634" w14:textId="77777777" w:rsidR="006E6C7B" w:rsidRDefault="006E6C7B">
            <w:pPr>
              <w:rPr>
                <w:rFonts w:ascii="Calibri Light" w:hAnsi="Calibri Light" w:cs="Calibri Light"/>
                <w:color w:val="002060"/>
              </w:rPr>
            </w:pPr>
            <w:r>
              <w:rPr>
                <w:rFonts w:ascii="Calibri Light" w:hAnsi="Calibri Light" w:cs="Calibri Light"/>
                <w:color w:val="002060"/>
              </w:rPr>
              <w:t xml:space="preserve">65+ </w:t>
            </w:r>
          </w:p>
        </w:tc>
      </w:tr>
      <w:tr w:rsidR="006E6C7B" w14:paraId="6D3AD682"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6E7D274" w14:textId="77777777" w:rsidR="006E6C7B" w:rsidRDefault="006E6C7B">
            <w:pPr>
              <w:rPr>
                <w:rFonts w:ascii="Calibri Light" w:hAnsi="Calibri Light" w:cs="Calibri Light"/>
                <w:color w:val="002060"/>
              </w:rPr>
            </w:pPr>
            <w:r>
              <w:rPr>
                <w:rFonts w:ascii="Calibri Light" w:hAnsi="Calibri Light" w:cs="Calibri Light"/>
                <w:color w:val="002060"/>
              </w:rPr>
              <w:t>TOEFL iBT</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6819078" w14:textId="77777777" w:rsidR="006E6C7B" w:rsidRDefault="006E6C7B">
            <w:pPr>
              <w:rPr>
                <w:rFonts w:ascii="Calibri Light" w:hAnsi="Calibri Light" w:cs="Calibri Light"/>
                <w:color w:val="002060"/>
              </w:rPr>
            </w:pPr>
            <w:r>
              <w:rPr>
                <w:rFonts w:ascii="Calibri Light" w:hAnsi="Calibri Light" w:cs="Calibri Light"/>
                <w:color w:val="002060"/>
              </w:rPr>
              <w:t>50+</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3902DD4" w14:textId="77777777" w:rsidR="006E6C7B" w:rsidRDefault="006E6C7B">
            <w:pPr>
              <w:rPr>
                <w:rFonts w:ascii="Calibri Light" w:hAnsi="Calibri Light" w:cs="Calibri Light"/>
                <w:color w:val="002060"/>
              </w:rPr>
            </w:pPr>
            <w:r>
              <w:rPr>
                <w:rFonts w:ascii="Calibri Light" w:hAnsi="Calibri Light" w:cs="Calibri Light"/>
                <w:color w:val="002060"/>
              </w:rPr>
              <w:t>50+</w:t>
            </w:r>
          </w:p>
        </w:tc>
      </w:tr>
      <w:tr w:rsidR="006E6C7B" w14:paraId="60C1D02D"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54437C9" w14:textId="77777777" w:rsidR="006E6C7B" w:rsidRDefault="006E6C7B">
            <w:pPr>
              <w:rPr>
                <w:rFonts w:ascii="Calibri Light" w:hAnsi="Calibri Light" w:cs="Calibri Light"/>
                <w:color w:val="002060"/>
              </w:rPr>
            </w:pPr>
            <w:r>
              <w:rPr>
                <w:rFonts w:ascii="Calibri Light" w:hAnsi="Calibri Light" w:cs="Calibri Light"/>
                <w:color w:val="002060"/>
              </w:rPr>
              <w:t>IELTS</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51CC58E" w14:textId="77777777" w:rsidR="006E6C7B" w:rsidRDefault="006E6C7B">
            <w:pPr>
              <w:rPr>
                <w:rFonts w:ascii="Calibri Light" w:hAnsi="Calibri Light" w:cs="Calibri Light"/>
                <w:color w:val="002060"/>
              </w:rPr>
            </w:pPr>
            <w:r>
              <w:rPr>
                <w:rFonts w:ascii="Calibri Light" w:hAnsi="Calibri Light" w:cs="Calibri Light"/>
                <w:color w:val="002060"/>
              </w:rPr>
              <w:t>4.5+</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BD3A084" w14:textId="77777777" w:rsidR="006E6C7B" w:rsidRDefault="006E6C7B">
            <w:pPr>
              <w:rPr>
                <w:rFonts w:ascii="Calibri Light" w:hAnsi="Calibri Light" w:cs="Calibri Light"/>
                <w:color w:val="002060"/>
              </w:rPr>
            </w:pPr>
            <w:r>
              <w:rPr>
                <w:rFonts w:ascii="Calibri Light" w:hAnsi="Calibri Light" w:cs="Calibri Light"/>
                <w:color w:val="002060"/>
              </w:rPr>
              <w:t>4.5+</w:t>
            </w:r>
          </w:p>
        </w:tc>
      </w:tr>
      <w:tr w:rsidR="006E6C7B" w14:paraId="32FDB947"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65C4197" w14:textId="77777777" w:rsidR="006E6C7B" w:rsidRDefault="006E6C7B">
            <w:pPr>
              <w:rPr>
                <w:rFonts w:ascii="Calibri Light" w:hAnsi="Calibri Light" w:cs="Calibri Light"/>
                <w:color w:val="002060"/>
              </w:rPr>
            </w:pPr>
            <w:proofErr w:type="spellStart"/>
            <w:r>
              <w:rPr>
                <w:rFonts w:ascii="Calibri Light" w:hAnsi="Calibri Light" w:cs="Calibri Light"/>
                <w:color w:val="002060"/>
              </w:rPr>
              <w:t>iTEP</w:t>
            </w:r>
            <w:proofErr w:type="spellEnd"/>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C4CFF45" w14:textId="77777777" w:rsidR="006E6C7B" w:rsidRDefault="006E6C7B">
            <w:pPr>
              <w:rPr>
                <w:rFonts w:ascii="Calibri Light" w:hAnsi="Calibri Light" w:cs="Calibri Light"/>
                <w:color w:val="002060"/>
              </w:rPr>
            </w:pPr>
            <w:r>
              <w:rPr>
                <w:rFonts w:ascii="Calibri Light" w:hAnsi="Calibri Light" w:cs="Calibri Light"/>
                <w:color w:val="002060"/>
              </w:rPr>
              <w:t>2.5+</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0E9C37F" w14:textId="77777777" w:rsidR="006E6C7B" w:rsidRDefault="006E6C7B">
            <w:pPr>
              <w:rPr>
                <w:rFonts w:ascii="Calibri Light" w:hAnsi="Calibri Light" w:cs="Calibri Light"/>
                <w:color w:val="002060"/>
              </w:rPr>
            </w:pPr>
            <w:r>
              <w:rPr>
                <w:rFonts w:ascii="Calibri Light" w:hAnsi="Calibri Light" w:cs="Calibri Light"/>
                <w:color w:val="002060"/>
              </w:rPr>
              <w:t>2.5+</w:t>
            </w:r>
          </w:p>
        </w:tc>
      </w:tr>
    </w:tbl>
    <w:p w14:paraId="751E8ECA" w14:textId="77777777" w:rsidR="006E6C7B" w:rsidRPr="00944ABD" w:rsidRDefault="006E6C7B" w:rsidP="006E6C7B">
      <w:pPr>
        <w:pStyle w:val="NoSpacing"/>
        <w:ind w:left="720"/>
        <w:rPr>
          <w:rFonts w:cstheme="minorHAnsi"/>
          <w:color w:val="002060"/>
          <w:sz w:val="24"/>
          <w:szCs w:val="24"/>
        </w:rPr>
      </w:pPr>
    </w:p>
    <w:p w14:paraId="3E4D1E63" w14:textId="77777777" w:rsidR="000E0771" w:rsidRPr="00944ABD" w:rsidRDefault="000E0771" w:rsidP="000E0771">
      <w:pPr>
        <w:pStyle w:val="NoSpacing"/>
        <w:ind w:left="1440" w:hanging="1440"/>
        <w:rPr>
          <w:rFonts w:cstheme="minorHAnsi"/>
          <w:b/>
          <w:bCs/>
          <w:color w:val="002060"/>
          <w:sz w:val="24"/>
          <w:szCs w:val="24"/>
        </w:rPr>
      </w:pPr>
    </w:p>
    <w:p w14:paraId="2F938865" w14:textId="77777777" w:rsidR="000E0771" w:rsidRPr="00926FF7" w:rsidRDefault="000E0771" w:rsidP="000E0771">
      <w:pPr>
        <w:rPr>
          <w:rFonts w:asciiTheme="minorHAnsi" w:hAnsiTheme="minorHAnsi" w:cstheme="minorHAnsi"/>
          <w:szCs w:val="24"/>
        </w:rPr>
      </w:pPr>
      <w:r w:rsidRPr="00926FF7">
        <w:rPr>
          <w:rFonts w:asciiTheme="minorHAnsi" w:hAnsiTheme="minorHAnsi" w:cstheme="minorHAnsi"/>
          <w:b/>
          <w:bCs/>
          <w:color w:val="002060"/>
          <w:szCs w:val="24"/>
          <w:u w:val="single"/>
        </w:rPr>
        <w:t>IAP Summer Progression</w:t>
      </w:r>
      <w:r w:rsidRPr="00926FF7">
        <w:rPr>
          <w:rFonts w:asciiTheme="minorHAnsi" w:hAnsiTheme="minorHAnsi" w:cstheme="minorHAnsi"/>
          <w:color w:val="002060"/>
          <w:szCs w:val="24"/>
        </w:rPr>
        <w:t>= Confirmed with IAP directly</w:t>
      </w:r>
      <w:r>
        <w:rPr>
          <w:rFonts w:asciiTheme="minorHAnsi" w:hAnsiTheme="minorHAnsi" w:cstheme="minorHAnsi"/>
          <w:color w:val="002060"/>
          <w:szCs w:val="24"/>
        </w:rPr>
        <w:t xml:space="preserve"> (check most recent contact here: </w:t>
      </w:r>
      <w:r w:rsidRPr="00926FF7">
        <w:rPr>
          <w:rFonts w:asciiTheme="minorHAnsi" w:hAnsiTheme="minorHAnsi" w:cstheme="minorHAnsi"/>
          <w:szCs w:val="24"/>
        </w:rPr>
        <w:t xml:space="preserve"> </w:t>
      </w:r>
      <w:r w:rsidRPr="00944ABD">
        <w:rPr>
          <w:rFonts w:cstheme="minorHAnsi"/>
          <w:color w:val="002060"/>
          <w:szCs w:val="24"/>
        </w:rPr>
        <w:t>K:\ISSS\ADMISSIONS\DIRECTORY</w:t>
      </w:r>
      <w:r>
        <w:rPr>
          <w:rFonts w:cstheme="minorHAnsi"/>
          <w:color w:val="002060"/>
          <w:szCs w:val="24"/>
        </w:rPr>
        <w:t>)</w:t>
      </w:r>
    </w:p>
    <w:p w14:paraId="49E448A8" w14:textId="77777777" w:rsidR="000E0771" w:rsidRPr="00944ABD" w:rsidRDefault="000E0771" w:rsidP="000E0771">
      <w:pPr>
        <w:pStyle w:val="NoSpacing"/>
        <w:rPr>
          <w:rFonts w:cstheme="minorHAnsi"/>
          <w:color w:val="002060"/>
          <w:sz w:val="24"/>
          <w:szCs w:val="24"/>
          <w:u w:val="single"/>
        </w:rPr>
      </w:pPr>
    </w:p>
    <w:p w14:paraId="55C43730" w14:textId="77777777" w:rsidR="000E0771" w:rsidRPr="00926FF7" w:rsidRDefault="000E0771">
      <w:pPr>
        <w:pStyle w:val="NoSpacing"/>
        <w:numPr>
          <w:ilvl w:val="0"/>
          <w:numId w:val="19"/>
        </w:numPr>
        <w:rPr>
          <w:rFonts w:cstheme="minorHAnsi"/>
          <w:b/>
          <w:bCs/>
          <w:color w:val="002060"/>
          <w:sz w:val="24"/>
          <w:szCs w:val="24"/>
          <w:u w:val="single"/>
        </w:rPr>
      </w:pPr>
      <w:r w:rsidRPr="00926FF7">
        <w:rPr>
          <w:rFonts w:cstheme="minorHAnsi"/>
          <w:b/>
          <w:bCs/>
          <w:color w:val="002060"/>
          <w:sz w:val="24"/>
          <w:szCs w:val="24"/>
          <w:u w:val="single"/>
        </w:rPr>
        <w:t>Undergraduate Programs</w:t>
      </w:r>
    </w:p>
    <w:p w14:paraId="63860454" w14:textId="77777777" w:rsidR="000E0771" w:rsidRPr="00926FF7" w:rsidRDefault="000E0771" w:rsidP="000E0771">
      <w:pPr>
        <w:pStyle w:val="NoSpacing"/>
        <w:ind w:left="720"/>
        <w:rPr>
          <w:rFonts w:cstheme="minorHAnsi"/>
          <w:b/>
          <w:bCs/>
          <w:color w:val="002060"/>
          <w:sz w:val="24"/>
          <w:szCs w:val="24"/>
          <w:u w:val="single"/>
        </w:rPr>
      </w:pPr>
    </w:p>
    <w:p w14:paraId="2760E6D4" w14:textId="32937A2C" w:rsidR="000E0771" w:rsidRPr="00926FF7" w:rsidRDefault="000E0771" w:rsidP="000E0771">
      <w:pPr>
        <w:pStyle w:val="NoSpacing"/>
        <w:rPr>
          <w:rFonts w:cstheme="minorHAnsi"/>
          <w:color w:val="002060"/>
          <w:sz w:val="24"/>
          <w:szCs w:val="24"/>
        </w:rPr>
      </w:pPr>
      <w:r w:rsidRPr="00926FF7">
        <w:rPr>
          <w:rFonts w:cstheme="minorHAnsi"/>
          <w:color w:val="002060"/>
          <w:sz w:val="24"/>
          <w:szCs w:val="24"/>
        </w:rPr>
        <w:t xml:space="preserve">The start </w:t>
      </w:r>
      <w:r>
        <w:rPr>
          <w:rFonts w:cstheme="minorHAnsi"/>
          <w:color w:val="002060"/>
          <w:sz w:val="24"/>
          <w:szCs w:val="24"/>
        </w:rPr>
        <w:t xml:space="preserve">and end </w:t>
      </w:r>
      <w:r w:rsidRPr="00926FF7">
        <w:rPr>
          <w:rFonts w:cstheme="minorHAnsi"/>
          <w:color w:val="002060"/>
          <w:sz w:val="24"/>
          <w:szCs w:val="24"/>
        </w:rPr>
        <w:t xml:space="preserve">dates for the regular </w:t>
      </w:r>
      <w:r w:rsidR="00CD36FF">
        <w:rPr>
          <w:rFonts w:cstheme="minorHAnsi"/>
          <w:color w:val="002060"/>
          <w:sz w:val="24"/>
          <w:szCs w:val="24"/>
        </w:rPr>
        <w:t>bachelor’s</w:t>
      </w:r>
      <w:r>
        <w:rPr>
          <w:rFonts w:cstheme="minorHAnsi"/>
          <w:color w:val="002060"/>
          <w:sz w:val="24"/>
          <w:szCs w:val="24"/>
        </w:rPr>
        <w:t xml:space="preserve"> </w:t>
      </w:r>
      <w:r w:rsidRPr="00926FF7">
        <w:rPr>
          <w:rFonts w:cstheme="minorHAnsi"/>
          <w:color w:val="002060"/>
          <w:sz w:val="24"/>
          <w:szCs w:val="24"/>
        </w:rPr>
        <w:t>programs are derived from the AU Academic calendar as follows:</w:t>
      </w:r>
    </w:p>
    <w:p w14:paraId="4B842476" w14:textId="77777777" w:rsidR="000E0771" w:rsidRPr="00926FF7" w:rsidRDefault="000E0771" w:rsidP="000E0771">
      <w:pPr>
        <w:pStyle w:val="NoSpacing"/>
        <w:rPr>
          <w:rFonts w:cstheme="minorHAnsi"/>
          <w:color w:val="002060"/>
          <w:sz w:val="24"/>
          <w:szCs w:val="24"/>
          <w:u w:val="single"/>
        </w:rPr>
      </w:pPr>
    </w:p>
    <w:p w14:paraId="2777ADB7" w14:textId="77777777" w:rsidR="000E0771" w:rsidRPr="00926FF7" w:rsidRDefault="000E0771" w:rsidP="000E0771">
      <w:pPr>
        <w:pStyle w:val="NoSpacing"/>
        <w:rPr>
          <w:rFonts w:cstheme="minorHAnsi"/>
          <w:color w:val="002060"/>
          <w:sz w:val="24"/>
          <w:szCs w:val="24"/>
        </w:rPr>
      </w:pPr>
      <w:r w:rsidRPr="00926FF7">
        <w:rPr>
          <w:rFonts w:cstheme="minorHAnsi"/>
          <w:b/>
          <w:bCs/>
          <w:color w:val="002060"/>
          <w:sz w:val="24"/>
          <w:szCs w:val="24"/>
        </w:rPr>
        <w:t>Start Date</w:t>
      </w:r>
      <w:r w:rsidRPr="00926FF7">
        <w:rPr>
          <w:rFonts w:cstheme="minorHAnsi"/>
          <w:color w:val="002060"/>
          <w:sz w:val="24"/>
          <w:szCs w:val="24"/>
        </w:rPr>
        <w:t xml:space="preserve"> = First day of classes for the Spring or Fall Semester from AU Academic Calendar</w:t>
      </w:r>
    </w:p>
    <w:p w14:paraId="35502012" w14:textId="17BAC460" w:rsidR="000E0771" w:rsidRPr="00926FF7" w:rsidRDefault="000E0771" w:rsidP="000E0771">
      <w:pPr>
        <w:pStyle w:val="NoSpacing"/>
        <w:ind w:left="1440" w:hanging="1440"/>
        <w:jc w:val="both"/>
        <w:rPr>
          <w:rFonts w:cstheme="minorHAnsi"/>
          <w:color w:val="002060"/>
          <w:sz w:val="24"/>
          <w:szCs w:val="24"/>
        </w:rPr>
      </w:pPr>
      <w:r w:rsidRPr="00926FF7">
        <w:rPr>
          <w:rFonts w:cstheme="minorHAnsi"/>
          <w:b/>
          <w:bCs/>
          <w:color w:val="002060"/>
          <w:sz w:val="24"/>
          <w:szCs w:val="24"/>
        </w:rPr>
        <w:lastRenderedPageBreak/>
        <w:t>End Date</w:t>
      </w:r>
      <w:r w:rsidRPr="00926FF7">
        <w:rPr>
          <w:rFonts w:cstheme="minorHAnsi"/>
          <w:color w:val="002060"/>
          <w:sz w:val="24"/>
          <w:szCs w:val="24"/>
        </w:rPr>
        <w:t xml:space="preserve"> = </w:t>
      </w:r>
      <w:r w:rsidRPr="00944ABD">
        <w:rPr>
          <w:rFonts w:cstheme="minorHAnsi"/>
          <w:color w:val="002060"/>
          <w:sz w:val="24"/>
          <w:szCs w:val="24"/>
          <w:u w:val="single"/>
        </w:rPr>
        <w:t>Spring end date</w:t>
      </w:r>
      <w:r w:rsidRPr="00926FF7">
        <w:rPr>
          <w:rFonts w:cstheme="minorHAnsi"/>
          <w:color w:val="002060"/>
          <w:sz w:val="24"/>
          <w:szCs w:val="24"/>
        </w:rPr>
        <w:t>: Commencement Day (</w:t>
      </w:r>
      <w:r w:rsidR="00CD36FF">
        <w:rPr>
          <w:rFonts w:cstheme="minorHAnsi"/>
          <w:color w:val="002060"/>
          <w:sz w:val="24"/>
          <w:szCs w:val="24"/>
        </w:rPr>
        <w:t>Usually s</w:t>
      </w:r>
      <w:r w:rsidRPr="00926FF7">
        <w:rPr>
          <w:rFonts w:cstheme="minorHAnsi"/>
          <w:color w:val="002060"/>
          <w:sz w:val="24"/>
          <w:szCs w:val="24"/>
        </w:rPr>
        <w:t>econd Sunday in May)</w:t>
      </w:r>
    </w:p>
    <w:p w14:paraId="5DEB1D2B" w14:textId="0E01B087" w:rsidR="000E0771" w:rsidRDefault="000E0771" w:rsidP="000E0771">
      <w:pPr>
        <w:pStyle w:val="NoSpacing"/>
        <w:jc w:val="both"/>
        <w:rPr>
          <w:rFonts w:cstheme="minorHAnsi"/>
          <w:color w:val="002060"/>
          <w:sz w:val="24"/>
          <w:szCs w:val="24"/>
        </w:rPr>
      </w:pPr>
      <w:r w:rsidRPr="00926FF7">
        <w:rPr>
          <w:rFonts w:cstheme="minorHAnsi"/>
          <w:color w:val="002060"/>
          <w:sz w:val="24"/>
          <w:szCs w:val="24"/>
        </w:rPr>
        <w:t xml:space="preserve">                     </w:t>
      </w:r>
      <w:r w:rsidRPr="00944ABD">
        <w:rPr>
          <w:rFonts w:cstheme="minorHAnsi"/>
          <w:color w:val="002060"/>
          <w:sz w:val="24"/>
          <w:szCs w:val="24"/>
          <w:u w:val="single"/>
        </w:rPr>
        <w:t>Fall end date</w:t>
      </w:r>
      <w:r w:rsidRPr="00926FF7">
        <w:rPr>
          <w:rFonts w:cstheme="minorHAnsi"/>
          <w:color w:val="002060"/>
          <w:sz w:val="24"/>
          <w:szCs w:val="24"/>
        </w:rPr>
        <w:t xml:space="preserve">: </w:t>
      </w:r>
      <w:r w:rsidR="00791084">
        <w:rPr>
          <w:rFonts w:cstheme="minorHAnsi"/>
          <w:color w:val="002060"/>
          <w:sz w:val="24"/>
          <w:szCs w:val="24"/>
        </w:rPr>
        <w:t xml:space="preserve">Commencement Day for </w:t>
      </w:r>
      <w:proofErr w:type="gramStart"/>
      <w:r w:rsidR="00791084">
        <w:rPr>
          <w:rFonts w:cstheme="minorHAnsi"/>
          <w:color w:val="002060"/>
          <w:sz w:val="24"/>
          <w:szCs w:val="24"/>
        </w:rPr>
        <w:t>fall</w:t>
      </w:r>
      <w:proofErr w:type="gramEnd"/>
    </w:p>
    <w:p w14:paraId="1FCAD12A" w14:textId="77777777" w:rsidR="000E0771" w:rsidRDefault="000E0771" w:rsidP="000E0771">
      <w:pPr>
        <w:pStyle w:val="NoSpacing"/>
        <w:jc w:val="both"/>
        <w:rPr>
          <w:rFonts w:cstheme="minorHAnsi"/>
          <w:color w:val="002060"/>
          <w:sz w:val="24"/>
          <w:szCs w:val="24"/>
        </w:rPr>
      </w:pPr>
    </w:p>
    <w:p w14:paraId="42C70A3B" w14:textId="24ED1173" w:rsidR="000E0771" w:rsidRPr="00926FF7" w:rsidRDefault="000E0771" w:rsidP="000E0771">
      <w:pPr>
        <w:pStyle w:val="NoSpacing"/>
        <w:jc w:val="both"/>
        <w:rPr>
          <w:rFonts w:cstheme="minorHAnsi"/>
          <w:color w:val="002060"/>
          <w:sz w:val="24"/>
          <w:szCs w:val="24"/>
        </w:rPr>
      </w:pPr>
      <w:r>
        <w:rPr>
          <w:rFonts w:cstheme="minorHAnsi"/>
          <w:color w:val="002060"/>
          <w:sz w:val="24"/>
          <w:szCs w:val="24"/>
        </w:rPr>
        <w:t xml:space="preserve">The program length for </w:t>
      </w:r>
      <w:proofErr w:type="gramStart"/>
      <w:r>
        <w:rPr>
          <w:rFonts w:cstheme="minorHAnsi"/>
          <w:color w:val="002060"/>
          <w:sz w:val="24"/>
          <w:szCs w:val="24"/>
        </w:rPr>
        <w:t>regular</w:t>
      </w:r>
      <w:proofErr w:type="gramEnd"/>
      <w:r>
        <w:rPr>
          <w:rFonts w:cstheme="minorHAnsi"/>
          <w:color w:val="002060"/>
          <w:sz w:val="24"/>
          <w:szCs w:val="24"/>
        </w:rPr>
        <w:t xml:space="preserve"> undergraduate program is 4</w:t>
      </w:r>
      <w:r w:rsidR="00CD36FF">
        <w:rPr>
          <w:rFonts w:cstheme="minorHAnsi"/>
          <w:color w:val="002060"/>
          <w:sz w:val="24"/>
          <w:szCs w:val="24"/>
        </w:rPr>
        <w:t>8</w:t>
      </w:r>
      <w:r>
        <w:rPr>
          <w:rFonts w:cstheme="minorHAnsi"/>
          <w:color w:val="002060"/>
          <w:sz w:val="24"/>
          <w:szCs w:val="24"/>
        </w:rPr>
        <w:t xml:space="preserve"> months.</w:t>
      </w:r>
    </w:p>
    <w:p w14:paraId="68E04855" w14:textId="77777777" w:rsidR="000E0771" w:rsidRPr="00926FF7" w:rsidRDefault="000E0771" w:rsidP="000E0771">
      <w:pPr>
        <w:pStyle w:val="NoSpacing"/>
        <w:jc w:val="both"/>
        <w:rPr>
          <w:rFonts w:cstheme="minorHAnsi"/>
          <w:color w:val="002060"/>
          <w:sz w:val="24"/>
          <w:szCs w:val="24"/>
          <w:u w:val="single"/>
        </w:rPr>
      </w:pPr>
    </w:p>
    <w:p w14:paraId="7F43C8FB" w14:textId="77777777" w:rsidR="000E0771" w:rsidRPr="00926FF7" w:rsidRDefault="000E0771" w:rsidP="000E0771">
      <w:pPr>
        <w:pStyle w:val="NoSpacing"/>
        <w:rPr>
          <w:rFonts w:cstheme="minorHAnsi"/>
          <w:color w:val="002060"/>
          <w:sz w:val="24"/>
          <w:szCs w:val="24"/>
          <w:u w:val="single"/>
        </w:rPr>
      </w:pPr>
    </w:p>
    <w:p w14:paraId="668238CC" w14:textId="77777777" w:rsidR="000E0771" w:rsidRPr="00926FF7" w:rsidRDefault="000E0771">
      <w:pPr>
        <w:pStyle w:val="NoSpacing"/>
        <w:numPr>
          <w:ilvl w:val="0"/>
          <w:numId w:val="19"/>
        </w:numPr>
        <w:rPr>
          <w:rFonts w:cstheme="minorHAnsi"/>
          <w:color w:val="002060"/>
          <w:sz w:val="24"/>
          <w:szCs w:val="24"/>
        </w:rPr>
      </w:pPr>
      <w:r w:rsidRPr="00926FF7">
        <w:rPr>
          <w:rFonts w:cstheme="minorHAnsi"/>
          <w:b/>
          <w:bCs/>
          <w:color w:val="002060"/>
          <w:sz w:val="24"/>
          <w:szCs w:val="24"/>
          <w:u w:val="single"/>
        </w:rPr>
        <w:t xml:space="preserve">Graduate Programs </w:t>
      </w:r>
    </w:p>
    <w:p w14:paraId="2CC9CE71" w14:textId="77777777" w:rsidR="000E0771" w:rsidRDefault="000E0771" w:rsidP="000E0771">
      <w:pPr>
        <w:pStyle w:val="NoSpacing"/>
        <w:rPr>
          <w:rFonts w:cstheme="minorHAnsi"/>
          <w:color w:val="002060"/>
          <w:sz w:val="24"/>
          <w:szCs w:val="24"/>
        </w:rPr>
      </w:pPr>
    </w:p>
    <w:p w14:paraId="550180D8" w14:textId="77777777" w:rsidR="000E0771" w:rsidRPr="00926FF7" w:rsidRDefault="000E0771" w:rsidP="000E0771">
      <w:pPr>
        <w:pStyle w:val="NoSpacing"/>
        <w:rPr>
          <w:rFonts w:cstheme="minorHAnsi"/>
          <w:color w:val="002060"/>
          <w:sz w:val="24"/>
          <w:szCs w:val="24"/>
        </w:rPr>
      </w:pPr>
      <w:r w:rsidRPr="00926FF7">
        <w:rPr>
          <w:rFonts w:cstheme="minorHAnsi"/>
          <w:color w:val="002060"/>
          <w:sz w:val="24"/>
          <w:szCs w:val="24"/>
        </w:rPr>
        <w:t xml:space="preserve">The start </w:t>
      </w:r>
      <w:r>
        <w:rPr>
          <w:rFonts w:cstheme="minorHAnsi"/>
          <w:color w:val="002060"/>
          <w:sz w:val="24"/>
          <w:szCs w:val="24"/>
        </w:rPr>
        <w:t xml:space="preserve">and end </w:t>
      </w:r>
      <w:r w:rsidRPr="00926FF7">
        <w:rPr>
          <w:rFonts w:cstheme="minorHAnsi"/>
          <w:color w:val="002060"/>
          <w:sz w:val="24"/>
          <w:szCs w:val="24"/>
        </w:rPr>
        <w:t xml:space="preserve">dates for </w:t>
      </w:r>
      <w:r>
        <w:rPr>
          <w:rFonts w:cstheme="minorHAnsi"/>
          <w:color w:val="002060"/>
          <w:sz w:val="24"/>
          <w:szCs w:val="24"/>
        </w:rPr>
        <w:t xml:space="preserve">graduate </w:t>
      </w:r>
      <w:r w:rsidRPr="00926FF7">
        <w:rPr>
          <w:rFonts w:cstheme="minorHAnsi"/>
          <w:color w:val="002060"/>
          <w:sz w:val="24"/>
          <w:szCs w:val="24"/>
        </w:rPr>
        <w:t>programs are derived from the AU Academic calendar as follows:</w:t>
      </w:r>
    </w:p>
    <w:p w14:paraId="35B8B65C" w14:textId="77777777" w:rsidR="000E0771" w:rsidRPr="00926FF7" w:rsidRDefault="000E0771" w:rsidP="000E0771">
      <w:pPr>
        <w:pStyle w:val="NoSpacing"/>
        <w:rPr>
          <w:rFonts w:cstheme="minorHAnsi"/>
          <w:color w:val="002060"/>
          <w:sz w:val="24"/>
          <w:szCs w:val="24"/>
        </w:rPr>
      </w:pPr>
    </w:p>
    <w:p w14:paraId="0A38C3BD" w14:textId="77777777" w:rsidR="000E0771" w:rsidRPr="00926FF7" w:rsidRDefault="000E0771" w:rsidP="000E0771">
      <w:pPr>
        <w:pStyle w:val="NoSpacing"/>
        <w:rPr>
          <w:rFonts w:cstheme="minorHAnsi"/>
          <w:color w:val="002060"/>
          <w:sz w:val="24"/>
          <w:szCs w:val="24"/>
        </w:rPr>
      </w:pPr>
      <w:r w:rsidRPr="00926FF7">
        <w:rPr>
          <w:rFonts w:cstheme="minorHAnsi"/>
          <w:b/>
          <w:bCs/>
          <w:color w:val="002060"/>
          <w:sz w:val="24"/>
          <w:szCs w:val="24"/>
        </w:rPr>
        <w:t>Start Date</w:t>
      </w:r>
      <w:r w:rsidRPr="00926FF7">
        <w:rPr>
          <w:rFonts w:cstheme="minorHAnsi"/>
          <w:color w:val="002060"/>
          <w:sz w:val="24"/>
          <w:szCs w:val="24"/>
        </w:rPr>
        <w:t xml:space="preserve"> = Start of Classes for the Spring or Fall Semester from AU &amp; WCL Academic Calendar</w:t>
      </w:r>
    </w:p>
    <w:p w14:paraId="3EB9D4BF" w14:textId="77777777" w:rsidR="000E0771" w:rsidRPr="00926FF7" w:rsidRDefault="000E0771" w:rsidP="000E0771">
      <w:pPr>
        <w:pStyle w:val="NoSpacing"/>
        <w:ind w:left="1440" w:hanging="1440"/>
        <w:rPr>
          <w:rFonts w:cstheme="minorHAnsi"/>
          <w:color w:val="002060"/>
          <w:sz w:val="24"/>
          <w:szCs w:val="24"/>
        </w:rPr>
      </w:pPr>
      <w:r w:rsidRPr="00926FF7">
        <w:rPr>
          <w:rFonts w:cstheme="minorHAnsi"/>
          <w:b/>
          <w:bCs/>
          <w:color w:val="002060"/>
          <w:sz w:val="24"/>
          <w:szCs w:val="24"/>
        </w:rPr>
        <w:t>End Date</w:t>
      </w:r>
      <w:r w:rsidRPr="00926FF7">
        <w:rPr>
          <w:rFonts w:cstheme="minorHAnsi"/>
          <w:color w:val="002060"/>
          <w:sz w:val="24"/>
          <w:szCs w:val="24"/>
        </w:rPr>
        <w:t xml:space="preserve"> = Depending on the length of the program confirmed with each school:</w:t>
      </w:r>
    </w:p>
    <w:p w14:paraId="7A2367DE" w14:textId="77777777" w:rsidR="000E0771" w:rsidRPr="00926FF7" w:rsidRDefault="000E0771" w:rsidP="000E0771">
      <w:pPr>
        <w:pStyle w:val="NoSpacing"/>
        <w:rPr>
          <w:rFonts w:cstheme="minorHAnsi"/>
          <w:color w:val="002060"/>
          <w:sz w:val="24"/>
          <w:szCs w:val="24"/>
        </w:rPr>
      </w:pPr>
    </w:p>
    <w:p w14:paraId="3B54B09A" w14:textId="77777777" w:rsidR="000E0771" w:rsidRPr="00926FF7" w:rsidRDefault="000E0771" w:rsidP="000E0771">
      <w:pPr>
        <w:pStyle w:val="NoSpacing"/>
        <w:rPr>
          <w:rFonts w:cstheme="minorHAnsi"/>
          <w:color w:val="002060"/>
          <w:sz w:val="24"/>
          <w:szCs w:val="24"/>
        </w:rPr>
      </w:pPr>
      <w:r w:rsidRPr="00944ABD">
        <w:rPr>
          <w:rFonts w:cstheme="minorHAnsi"/>
          <w:color w:val="002060"/>
          <w:sz w:val="24"/>
          <w:szCs w:val="24"/>
          <w:u w:val="single"/>
        </w:rPr>
        <w:t>Spring end date</w:t>
      </w:r>
      <w:r w:rsidRPr="00926FF7">
        <w:rPr>
          <w:rFonts w:cstheme="minorHAnsi"/>
          <w:color w:val="002060"/>
          <w:sz w:val="24"/>
          <w:szCs w:val="24"/>
        </w:rPr>
        <w:t xml:space="preserve"> = Commencement Day, Second Sunday in May (WCL </w:t>
      </w:r>
      <w:r>
        <w:rPr>
          <w:rFonts w:cstheme="minorHAnsi"/>
          <w:color w:val="002060"/>
          <w:sz w:val="24"/>
          <w:szCs w:val="24"/>
        </w:rPr>
        <w:t>has a different commencement date</w:t>
      </w:r>
      <w:r w:rsidRPr="00926FF7">
        <w:rPr>
          <w:rFonts w:cstheme="minorHAnsi"/>
          <w:color w:val="002060"/>
          <w:sz w:val="24"/>
          <w:szCs w:val="24"/>
        </w:rPr>
        <w:t>)</w:t>
      </w:r>
    </w:p>
    <w:p w14:paraId="3B07CEA6" w14:textId="22E04E0C" w:rsidR="000E0771" w:rsidRPr="00926FF7" w:rsidRDefault="000E0771" w:rsidP="000E0771">
      <w:pPr>
        <w:pStyle w:val="NoSpacing"/>
        <w:rPr>
          <w:rFonts w:cstheme="minorHAnsi"/>
          <w:color w:val="002060"/>
          <w:sz w:val="24"/>
          <w:szCs w:val="24"/>
        </w:rPr>
      </w:pPr>
      <w:r w:rsidRPr="00944ABD">
        <w:rPr>
          <w:rFonts w:cstheme="minorHAnsi"/>
          <w:color w:val="002060"/>
          <w:sz w:val="24"/>
          <w:szCs w:val="24"/>
          <w:u w:val="single"/>
        </w:rPr>
        <w:t>Fall end date</w:t>
      </w:r>
      <w:r w:rsidRPr="00926FF7">
        <w:rPr>
          <w:rFonts w:cstheme="minorHAnsi"/>
          <w:color w:val="002060"/>
          <w:sz w:val="24"/>
          <w:szCs w:val="24"/>
        </w:rPr>
        <w:t>=</w:t>
      </w:r>
      <w:r w:rsidR="005C11E2" w:rsidRPr="005C11E2">
        <w:rPr>
          <w:rFonts w:cstheme="minorHAnsi"/>
          <w:color w:val="002060"/>
          <w:sz w:val="24"/>
          <w:szCs w:val="24"/>
        </w:rPr>
        <w:t xml:space="preserve"> </w:t>
      </w:r>
      <w:r w:rsidR="005C11E2">
        <w:rPr>
          <w:rFonts w:cstheme="minorHAnsi"/>
          <w:color w:val="002060"/>
          <w:sz w:val="24"/>
          <w:szCs w:val="24"/>
        </w:rPr>
        <w:t>Commencement Day for fall</w:t>
      </w:r>
    </w:p>
    <w:p w14:paraId="358F93D1" w14:textId="77777777" w:rsidR="000E0771" w:rsidRPr="00926FF7" w:rsidRDefault="000E0771" w:rsidP="000E0771">
      <w:pPr>
        <w:pStyle w:val="NoSpacing"/>
        <w:rPr>
          <w:rFonts w:cstheme="minorHAnsi"/>
          <w:bCs/>
          <w:color w:val="002060"/>
          <w:sz w:val="24"/>
          <w:szCs w:val="24"/>
        </w:rPr>
      </w:pPr>
      <w:r w:rsidRPr="00944ABD">
        <w:rPr>
          <w:rFonts w:cstheme="minorHAnsi"/>
          <w:color w:val="002060"/>
          <w:sz w:val="24"/>
          <w:szCs w:val="24"/>
          <w:u w:val="single"/>
        </w:rPr>
        <w:t>S</w:t>
      </w:r>
      <w:r w:rsidRPr="00944ABD">
        <w:rPr>
          <w:rFonts w:cstheme="minorHAnsi"/>
          <w:bCs/>
          <w:color w:val="002060"/>
          <w:sz w:val="24"/>
          <w:szCs w:val="24"/>
          <w:u w:val="single"/>
        </w:rPr>
        <w:t>ummer end date</w:t>
      </w:r>
      <w:r w:rsidRPr="00926FF7">
        <w:rPr>
          <w:rFonts w:cstheme="minorHAnsi"/>
          <w:bCs/>
          <w:color w:val="002060"/>
          <w:sz w:val="24"/>
          <w:szCs w:val="24"/>
        </w:rPr>
        <w:t>=</w:t>
      </w:r>
      <w:r w:rsidRPr="00944ABD">
        <w:rPr>
          <w:rFonts w:cstheme="minorHAnsi"/>
          <w:bCs/>
          <w:color w:val="002060"/>
          <w:sz w:val="24"/>
          <w:szCs w:val="24"/>
        </w:rPr>
        <w:t xml:space="preserve"> </w:t>
      </w:r>
      <w:r w:rsidRPr="00926FF7">
        <w:rPr>
          <w:rFonts w:cstheme="minorHAnsi"/>
          <w:bCs/>
          <w:color w:val="002060"/>
          <w:sz w:val="24"/>
          <w:szCs w:val="24"/>
        </w:rPr>
        <w:t>Exactly the length of the program for Summer</w:t>
      </w:r>
    </w:p>
    <w:p w14:paraId="602686C6" w14:textId="77777777" w:rsidR="000E0771" w:rsidRPr="00FE0A2B" w:rsidRDefault="000E0771" w:rsidP="000E0771">
      <w:pPr>
        <w:pStyle w:val="NoSpacing"/>
        <w:rPr>
          <w:rFonts w:cstheme="minorHAnsi"/>
          <w:color w:val="002060"/>
          <w:sz w:val="24"/>
          <w:szCs w:val="24"/>
        </w:rPr>
      </w:pPr>
    </w:p>
    <w:p w14:paraId="410D4F91" w14:textId="77777777" w:rsidR="000E0771" w:rsidRPr="00664F1F" w:rsidRDefault="000E0771" w:rsidP="000E0771">
      <w:pPr>
        <w:pStyle w:val="NoSpacing"/>
        <w:rPr>
          <w:rFonts w:cstheme="minorHAnsi"/>
          <w:b/>
          <w:bCs/>
          <w:color w:val="002060"/>
          <w:sz w:val="24"/>
          <w:szCs w:val="24"/>
        </w:rPr>
      </w:pPr>
      <w:r w:rsidRPr="00664F1F">
        <w:rPr>
          <w:rFonts w:cstheme="minorHAnsi"/>
          <w:b/>
          <w:bCs/>
          <w:color w:val="002060"/>
          <w:sz w:val="24"/>
          <w:szCs w:val="24"/>
        </w:rPr>
        <w:t>Program lengths for graduate programs:</w:t>
      </w:r>
    </w:p>
    <w:p w14:paraId="36B24E42" w14:textId="77777777" w:rsidR="000E0771" w:rsidRDefault="000E0771" w:rsidP="000E0771">
      <w:pPr>
        <w:pStyle w:val="NoSpacing"/>
        <w:rPr>
          <w:rFonts w:cstheme="minorHAnsi"/>
          <w:b/>
          <w:bCs/>
          <w:color w:val="002060"/>
          <w:sz w:val="24"/>
          <w:szCs w:val="24"/>
          <w:u w:val="single"/>
        </w:rPr>
      </w:pPr>
    </w:p>
    <w:p w14:paraId="717118FC" w14:textId="77777777" w:rsidR="000E0771" w:rsidRDefault="000E0771">
      <w:pPr>
        <w:pStyle w:val="NoSpacing"/>
        <w:numPr>
          <w:ilvl w:val="0"/>
          <w:numId w:val="107"/>
        </w:numPr>
        <w:rPr>
          <w:rFonts w:cstheme="minorHAnsi"/>
          <w:color w:val="002060"/>
          <w:sz w:val="24"/>
          <w:szCs w:val="24"/>
        </w:rPr>
      </w:pPr>
      <w:r w:rsidRPr="00CD1D73">
        <w:rPr>
          <w:rFonts w:cstheme="minorHAnsi"/>
          <w:color w:val="002060"/>
          <w:sz w:val="24"/>
          <w:szCs w:val="24"/>
        </w:rPr>
        <w:t xml:space="preserve">CAS, SOE, SIS </w:t>
      </w:r>
      <w:r>
        <w:rPr>
          <w:rFonts w:cstheme="minorHAnsi"/>
          <w:color w:val="002060"/>
          <w:sz w:val="24"/>
          <w:szCs w:val="24"/>
        </w:rPr>
        <w:t>MA/MS</w:t>
      </w:r>
      <w:r w:rsidRPr="00CD1D73">
        <w:rPr>
          <w:rFonts w:cstheme="minorHAnsi"/>
          <w:color w:val="002060"/>
          <w:sz w:val="24"/>
          <w:szCs w:val="24"/>
        </w:rPr>
        <w:t xml:space="preserve">= 28 months </w:t>
      </w:r>
    </w:p>
    <w:p w14:paraId="1AD861AD" w14:textId="77777777" w:rsidR="000E0771" w:rsidRDefault="000E0771">
      <w:pPr>
        <w:pStyle w:val="NoSpacing"/>
        <w:numPr>
          <w:ilvl w:val="0"/>
          <w:numId w:val="107"/>
        </w:numPr>
        <w:rPr>
          <w:rFonts w:cstheme="minorHAnsi"/>
          <w:color w:val="002060"/>
          <w:sz w:val="24"/>
          <w:szCs w:val="24"/>
        </w:rPr>
      </w:pPr>
      <w:r>
        <w:rPr>
          <w:rFonts w:cstheme="minorHAnsi"/>
          <w:color w:val="002060"/>
          <w:sz w:val="24"/>
          <w:szCs w:val="24"/>
        </w:rPr>
        <w:t>SPA MA/MS = 24 months</w:t>
      </w:r>
    </w:p>
    <w:p w14:paraId="7A27F380" w14:textId="77777777" w:rsidR="000E0771" w:rsidRDefault="000E0771">
      <w:pPr>
        <w:pStyle w:val="NoSpacing"/>
        <w:numPr>
          <w:ilvl w:val="0"/>
          <w:numId w:val="107"/>
        </w:numPr>
        <w:rPr>
          <w:rFonts w:cstheme="minorHAnsi"/>
          <w:color w:val="002060"/>
          <w:sz w:val="24"/>
          <w:szCs w:val="24"/>
        </w:rPr>
      </w:pPr>
      <w:r>
        <w:rPr>
          <w:rFonts w:cstheme="minorHAnsi"/>
          <w:color w:val="002060"/>
          <w:sz w:val="24"/>
          <w:szCs w:val="24"/>
        </w:rPr>
        <w:t>KSB MS = 24 months</w:t>
      </w:r>
    </w:p>
    <w:p w14:paraId="69B5648B" w14:textId="77777777" w:rsidR="000E0771" w:rsidRDefault="000E0771">
      <w:pPr>
        <w:pStyle w:val="NoSpacing"/>
        <w:numPr>
          <w:ilvl w:val="0"/>
          <w:numId w:val="107"/>
        </w:numPr>
        <w:rPr>
          <w:rFonts w:cstheme="minorHAnsi"/>
          <w:color w:val="002060"/>
          <w:sz w:val="24"/>
          <w:szCs w:val="24"/>
        </w:rPr>
      </w:pPr>
      <w:r>
        <w:rPr>
          <w:rFonts w:cstheme="minorHAnsi"/>
          <w:color w:val="002060"/>
          <w:sz w:val="24"/>
          <w:szCs w:val="24"/>
        </w:rPr>
        <w:t>KSB MBA = 36 months</w:t>
      </w:r>
    </w:p>
    <w:p w14:paraId="6D327FD1" w14:textId="35FCACA5" w:rsidR="00E12D01" w:rsidRDefault="00E12D01">
      <w:pPr>
        <w:pStyle w:val="NoSpacing"/>
        <w:numPr>
          <w:ilvl w:val="0"/>
          <w:numId w:val="107"/>
        </w:numPr>
        <w:rPr>
          <w:rFonts w:cstheme="minorHAnsi"/>
          <w:color w:val="002060"/>
          <w:sz w:val="24"/>
          <w:szCs w:val="24"/>
        </w:rPr>
      </w:pPr>
      <w:r>
        <w:rPr>
          <w:rFonts w:cstheme="minorHAnsi"/>
          <w:color w:val="002060"/>
          <w:sz w:val="24"/>
          <w:szCs w:val="24"/>
        </w:rPr>
        <w:t>CAS MFA = 36 months</w:t>
      </w:r>
    </w:p>
    <w:p w14:paraId="6EDF09D3" w14:textId="77777777" w:rsidR="000E0771" w:rsidRDefault="000E0771">
      <w:pPr>
        <w:pStyle w:val="NoSpacing"/>
        <w:numPr>
          <w:ilvl w:val="0"/>
          <w:numId w:val="107"/>
        </w:numPr>
        <w:rPr>
          <w:rFonts w:cstheme="minorHAnsi"/>
          <w:color w:val="002060"/>
          <w:sz w:val="24"/>
          <w:szCs w:val="24"/>
        </w:rPr>
      </w:pPr>
      <w:r w:rsidRPr="00CD1D73">
        <w:rPr>
          <w:rFonts w:cstheme="minorHAnsi"/>
          <w:color w:val="002060"/>
          <w:sz w:val="24"/>
          <w:szCs w:val="24"/>
        </w:rPr>
        <w:t xml:space="preserve">CAS, SIS, SPA </w:t>
      </w:r>
      <w:r w:rsidRPr="00FE0A2B">
        <w:rPr>
          <w:rFonts w:cstheme="minorHAnsi"/>
          <w:color w:val="002060"/>
          <w:sz w:val="24"/>
          <w:szCs w:val="24"/>
        </w:rPr>
        <w:t>PhD</w:t>
      </w:r>
      <w:r>
        <w:rPr>
          <w:rFonts w:cstheme="minorHAnsi"/>
          <w:color w:val="002060"/>
          <w:sz w:val="24"/>
          <w:szCs w:val="24"/>
        </w:rPr>
        <w:t xml:space="preserve"> </w:t>
      </w:r>
      <w:r w:rsidRPr="00FE0A2B">
        <w:rPr>
          <w:rFonts w:cstheme="minorHAnsi"/>
          <w:color w:val="002060"/>
          <w:sz w:val="24"/>
          <w:szCs w:val="24"/>
        </w:rPr>
        <w:t>=</w:t>
      </w:r>
      <w:r>
        <w:rPr>
          <w:rFonts w:cstheme="minorHAnsi"/>
          <w:color w:val="002060"/>
          <w:sz w:val="24"/>
          <w:szCs w:val="24"/>
        </w:rPr>
        <w:t xml:space="preserve"> </w:t>
      </w:r>
      <w:r w:rsidRPr="00FE0A2B">
        <w:rPr>
          <w:rFonts w:cstheme="minorHAnsi"/>
          <w:color w:val="002060"/>
          <w:sz w:val="24"/>
          <w:szCs w:val="24"/>
        </w:rPr>
        <w:t>84 months</w:t>
      </w:r>
    </w:p>
    <w:p w14:paraId="7D88E1FA" w14:textId="77777777" w:rsidR="000E0771" w:rsidRDefault="000E0771" w:rsidP="000E0771">
      <w:pPr>
        <w:pStyle w:val="NoSpacing"/>
        <w:rPr>
          <w:rFonts w:cstheme="minorHAnsi"/>
          <w:color w:val="002060"/>
          <w:sz w:val="24"/>
          <w:szCs w:val="24"/>
        </w:rPr>
      </w:pPr>
    </w:p>
    <w:p w14:paraId="07523D9E" w14:textId="77777777" w:rsidR="000E0771" w:rsidRDefault="000E0771" w:rsidP="000E0771">
      <w:pPr>
        <w:pStyle w:val="NoSpacing"/>
        <w:rPr>
          <w:rFonts w:cstheme="minorHAnsi"/>
          <w:color w:val="002060"/>
          <w:sz w:val="24"/>
          <w:szCs w:val="24"/>
        </w:rPr>
      </w:pPr>
      <w:r>
        <w:rPr>
          <w:rFonts w:cstheme="minorHAnsi"/>
          <w:color w:val="002060"/>
          <w:sz w:val="24"/>
          <w:szCs w:val="24"/>
        </w:rPr>
        <w:t xml:space="preserve">SOC programs lengths vary from </w:t>
      </w:r>
      <w:r w:rsidRPr="00FE0A2B">
        <w:rPr>
          <w:rFonts w:cstheme="minorHAnsi"/>
          <w:color w:val="002060"/>
          <w:sz w:val="24"/>
          <w:szCs w:val="24"/>
        </w:rPr>
        <w:t>12</w:t>
      </w:r>
      <w:r>
        <w:rPr>
          <w:rFonts w:cstheme="minorHAnsi"/>
          <w:color w:val="002060"/>
          <w:sz w:val="24"/>
          <w:szCs w:val="24"/>
        </w:rPr>
        <w:t>-36</w:t>
      </w:r>
      <w:r w:rsidRPr="00FE0A2B">
        <w:rPr>
          <w:rFonts w:cstheme="minorHAnsi"/>
          <w:color w:val="002060"/>
          <w:sz w:val="24"/>
          <w:szCs w:val="24"/>
        </w:rPr>
        <w:t xml:space="preserve"> months</w:t>
      </w:r>
      <w:r>
        <w:rPr>
          <w:rFonts w:cstheme="minorHAnsi"/>
          <w:color w:val="002060"/>
          <w:sz w:val="24"/>
          <w:szCs w:val="24"/>
        </w:rPr>
        <w:t xml:space="preserve">: </w:t>
      </w:r>
    </w:p>
    <w:p w14:paraId="79128B5F" w14:textId="77777777" w:rsidR="000E0771" w:rsidRPr="00664F1F" w:rsidRDefault="000E0771">
      <w:pPr>
        <w:pStyle w:val="NoSpacing"/>
        <w:numPr>
          <w:ilvl w:val="0"/>
          <w:numId w:val="108"/>
        </w:numPr>
        <w:rPr>
          <w:rFonts w:cstheme="minorHAnsi"/>
          <w:color w:val="002060"/>
          <w:sz w:val="24"/>
          <w:szCs w:val="24"/>
        </w:rPr>
      </w:pPr>
      <w:r w:rsidRPr="00FE0A2B">
        <w:rPr>
          <w:rFonts w:cstheme="minorHAnsi"/>
          <w:color w:val="002060"/>
          <w:sz w:val="24"/>
          <w:szCs w:val="24"/>
        </w:rPr>
        <w:t>SOC PhD</w:t>
      </w:r>
      <w:r>
        <w:rPr>
          <w:rFonts w:cstheme="minorHAnsi"/>
          <w:color w:val="002060"/>
          <w:sz w:val="24"/>
          <w:szCs w:val="24"/>
        </w:rPr>
        <w:t xml:space="preserve"> </w:t>
      </w:r>
      <w:r w:rsidRPr="00FE0A2B">
        <w:rPr>
          <w:rFonts w:cstheme="minorHAnsi"/>
          <w:color w:val="002060"/>
          <w:sz w:val="24"/>
          <w:szCs w:val="24"/>
        </w:rPr>
        <w:t>=</w:t>
      </w:r>
      <w:r>
        <w:rPr>
          <w:rFonts w:cstheme="minorHAnsi"/>
          <w:color w:val="002060"/>
          <w:sz w:val="24"/>
          <w:szCs w:val="24"/>
        </w:rPr>
        <w:t xml:space="preserve"> </w:t>
      </w:r>
      <w:r w:rsidRPr="00FE0A2B">
        <w:rPr>
          <w:rFonts w:cstheme="minorHAnsi"/>
          <w:color w:val="002060"/>
          <w:sz w:val="24"/>
          <w:szCs w:val="24"/>
        </w:rPr>
        <w:t>36 months</w:t>
      </w:r>
    </w:p>
    <w:p w14:paraId="5779A576"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 xml:space="preserve">Journalism </w:t>
      </w:r>
      <w:r>
        <w:rPr>
          <w:rFonts w:cstheme="minorHAnsi"/>
          <w:color w:val="002060"/>
          <w:sz w:val="24"/>
          <w:szCs w:val="24"/>
        </w:rPr>
        <w:t xml:space="preserve">MA </w:t>
      </w:r>
      <w:r w:rsidRPr="00FE0A2B">
        <w:rPr>
          <w:rFonts w:cstheme="minorHAnsi"/>
          <w:color w:val="002060"/>
          <w:sz w:val="24"/>
          <w:szCs w:val="24"/>
        </w:rPr>
        <w:t xml:space="preserve">= 13 months (includes </w:t>
      </w:r>
      <w:r>
        <w:rPr>
          <w:rFonts w:cstheme="minorHAnsi"/>
          <w:color w:val="002060"/>
          <w:sz w:val="24"/>
          <w:szCs w:val="24"/>
        </w:rPr>
        <w:t xml:space="preserve">1 month of </w:t>
      </w:r>
      <w:r w:rsidRPr="00FE0A2B">
        <w:rPr>
          <w:rFonts w:cstheme="minorHAnsi"/>
          <w:color w:val="002060"/>
          <w:sz w:val="24"/>
          <w:szCs w:val="24"/>
        </w:rPr>
        <w:t>boot camp</w:t>
      </w:r>
      <w:r>
        <w:rPr>
          <w:rFonts w:cstheme="minorHAnsi"/>
          <w:color w:val="002060"/>
          <w:sz w:val="24"/>
          <w:szCs w:val="24"/>
        </w:rPr>
        <w:t>)</w:t>
      </w:r>
    </w:p>
    <w:p w14:paraId="70CD73B6"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 xml:space="preserve">Strategic Communication </w:t>
      </w:r>
      <w:r>
        <w:rPr>
          <w:rFonts w:cstheme="minorHAnsi"/>
          <w:color w:val="002060"/>
          <w:sz w:val="24"/>
          <w:szCs w:val="24"/>
        </w:rPr>
        <w:t xml:space="preserve">MA </w:t>
      </w:r>
      <w:r w:rsidRPr="00FE0A2B">
        <w:rPr>
          <w:rFonts w:cstheme="minorHAnsi"/>
          <w:color w:val="002060"/>
          <w:sz w:val="24"/>
          <w:szCs w:val="24"/>
        </w:rPr>
        <w:t>= 16 months</w:t>
      </w:r>
    </w:p>
    <w:p w14:paraId="14DCF0C6"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 xml:space="preserve">Political Communication </w:t>
      </w:r>
      <w:r>
        <w:rPr>
          <w:rFonts w:cstheme="minorHAnsi"/>
          <w:color w:val="002060"/>
          <w:sz w:val="24"/>
          <w:szCs w:val="24"/>
        </w:rPr>
        <w:t xml:space="preserve">MA </w:t>
      </w:r>
      <w:r w:rsidRPr="00FE0A2B">
        <w:rPr>
          <w:rFonts w:cstheme="minorHAnsi"/>
          <w:color w:val="002060"/>
          <w:sz w:val="24"/>
          <w:szCs w:val="24"/>
        </w:rPr>
        <w:t>= 24 months</w:t>
      </w:r>
    </w:p>
    <w:p w14:paraId="7B0DA5E1"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 xml:space="preserve">Game Design </w:t>
      </w:r>
      <w:r>
        <w:rPr>
          <w:rFonts w:cstheme="minorHAnsi"/>
          <w:color w:val="002060"/>
          <w:sz w:val="24"/>
          <w:szCs w:val="24"/>
        </w:rPr>
        <w:t xml:space="preserve">MA </w:t>
      </w:r>
      <w:r w:rsidRPr="00FE0A2B">
        <w:rPr>
          <w:rFonts w:cstheme="minorHAnsi"/>
          <w:color w:val="002060"/>
          <w:sz w:val="24"/>
          <w:szCs w:val="24"/>
        </w:rPr>
        <w:t>= 24 months</w:t>
      </w:r>
    </w:p>
    <w:p w14:paraId="55A1B3A8"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 xml:space="preserve">Film &amp; Media Production </w:t>
      </w:r>
      <w:r>
        <w:rPr>
          <w:rFonts w:cstheme="minorHAnsi"/>
          <w:color w:val="002060"/>
          <w:sz w:val="24"/>
          <w:szCs w:val="24"/>
        </w:rPr>
        <w:t xml:space="preserve">MA </w:t>
      </w:r>
      <w:r w:rsidRPr="00FE0A2B">
        <w:rPr>
          <w:rFonts w:cstheme="minorHAnsi"/>
          <w:color w:val="002060"/>
          <w:sz w:val="24"/>
          <w:szCs w:val="24"/>
        </w:rPr>
        <w:t>= 25 months (</w:t>
      </w:r>
      <w:r>
        <w:rPr>
          <w:rFonts w:cstheme="minorHAnsi"/>
          <w:color w:val="002060"/>
          <w:sz w:val="24"/>
          <w:szCs w:val="24"/>
        </w:rPr>
        <w:t>includes 1 month of boot camp</w:t>
      </w:r>
      <w:r w:rsidRPr="00FE0A2B">
        <w:rPr>
          <w:rFonts w:cstheme="minorHAnsi"/>
          <w:color w:val="002060"/>
          <w:sz w:val="24"/>
          <w:szCs w:val="24"/>
        </w:rPr>
        <w:t>)</w:t>
      </w:r>
    </w:p>
    <w:p w14:paraId="377604E1" w14:textId="77777777" w:rsidR="000E0771" w:rsidRPr="00FE0A2B" w:rsidRDefault="000E0771">
      <w:pPr>
        <w:pStyle w:val="NoSpacing"/>
        <w:numPr>
          <w:ilvl w:val="0"/>
          <w:numId w:val="108"/>
        </w:numPr>
        <w:rPr>
          <w:rFonts w:cstheme="minorHAnsi"/>
          <w:color w:val="002060"/>
          <w:sz w:val="24"/>
          <w:szCs w:val="24"/>
        </w:rPr>
      </w:pPr>
      <w:r w:rsidRPr="00FE0A2B">
        <w:rPr>
          <w:rFonts w:cstheme="minorHAnsi"/>
          <w:color w:val="002060"/>
          <w:sz w:val="24"/>
          <w:szCs w:val="24"/>
        </w:rPr>
        <w:t>Games &amp; Interactive Media Film &amp; Media Arts (MFA) = 37 months (</w:t>
      </w:r>
      <w:r>
        <w:rPr>
          <w:rFonts w:cstheme="minorHAnsi"/>
          <w:color w:val="002060"/>
          <w:sz w:val="24"/>
          <w:szCs w:val="24"/>
        </w:rPr>
        <w:t>includes 1 month of boot camp</w:t>
      </w:r>
      <w:r w:rsidRPr="00FE0A2B">
        <w:rPr>
          <w:rFonts w:cstheme="minorHAnsi"/>
          <w:color w:val="002060"/>
          <w:sz w:val="24"/>
          <w:szCs w:val="24"/>
        </w:rPr>
        <w:t>)</w:t>
      </w:r>
    </w:p>
    <w:p w14:paraId="45A60534" w14:textId="77777777" w:rsidR="000E0771" w:rsidRPr="00FE0A2B" w:rsidRDefault="000E0771" w:rsidP="000E0771">
      <w:pPr>
        <w:pStyle w:val="NoSpacing"/>
        <w:rPr>
          <w:rFonts w:cstheme="minorHAnsi"/>
          <w:color w:val="002060"/>
          <w:sz w:val="24"/>
          <w:szCs w:val="24"/>
        </w:rPr>
      </w:pPr>
    </w:p>
    <w:p w14:paraId="0D227116" w14:textId="77777777" w:rsidR="000E0771" w:rsidRPr="00FE0A2B" w:rsidRDefault="000E0771" w:rsidP="000E0771">
      <w:pPr>
        <w:pStyle w:val="NoSpacing"/>
        <w:rPr>
          <w:rFonts w:cstheme="minorHAnsi"/>
          <w:color w:val="002060"/>
          <w:sz w:val="24"/>
          <w:szCs w:val="24"/>
        </w:rPr>
      </w:pPr>
      <w:r w:rsidRPr="00FE0A2B">
        <w:rPr>
          <w:rFonts w:cstheme="minorHAnsi"/>
          <w:b/>
          <w:bCs/>
          <w:color w:val="002060"/>
          <w:sz w:val="24"/>
          <w:szCs w:val="24"/>
        </w:rPr>
        <w:t>Boot camp</w:t>
      </w:r>
      <w:r w:rsidRPr="00FE0A2B">
        <w:rPr>
          <w:rFonts w:cstheme="minorHAnsi"/>
          <w:color w:val="002060"/>
          <w:sz w:val="24"/>
          <w:szCs w:val="24"/>
        </w:rPr>
        <w:t xml:space="preserve"> program start date</w:t>
      </w:r>
      <w:r>
        <w:rPr>
          <w:rFonts w:cstheme="minorHAnsi"/>
          <w:color w:val="002060"/>
          <w:sz w:val="24"/>
          <w:szCs w:val="24"/>
        </w:rPr>
        <w:t>s</w:t>
      </w:r>
      <w:r w:rsidRPr="00FE0A2B">
        <w:rPr>
          <w:rFonts w:cstheme="minorHAnsi"/>
          <w:color w:val="002060"/>
          <w:sz w:val="24"/>
          <w:szCs w:val="24"/>
        </w:rPr>
        <w:t xml:space="preserve"> are confirmed with the SOC Admission office directly. </w:t>
      </w:r>
      <w:r>
        <w:rPr>
          <w:rFonts w:cstheme="minorHAnsi"/>
          <w:color w:val="002060"/>
          <w:sz w:val="24"/>
          <w:szCs w:val="24"/>
        </w:rPr>
        <w:t xml:space="preserve">(Check most recent contact here: </w:t>
      </w:r>
      <w:r w:rsidRPr="00944ABD">
        <w:rPr>
          <w:rFonts w:cstheme="minorHAnsi"/>
          <w:color w:val="002060"/>
          <w:sz w:val="24"/>
          <w:szCs w:val="24"/>
        </w:rPr>
        <w:t>K:\ISSS\ADMISSIONS\DIRECTORY</w:t>
      </w:r>
      <w:r>
        <w:rPr>
          <w:rFonts w:cstheme="minorHAnsi"/>
          <w:color w:val="002060"/>
          <w:sz w:val="24"/>
          <w:szCs w:val="24"/>
        </w:rPr>
        <w:t>)</w:t>
      </w:r>
    </w:p>
    <w:p w14:paraId="7D59209F" w14:textId="77777777" w:rsidR="000E0771" w:rsidRPr="00FE0A2B" w:rsidRDefault="000E0771" w:rsidP="000E0771">
      <w:pPr>
        <w:pStyle w:val="NoSpacing"/>
        <w:rPr>
          <w:rFonts w:cstheme="minorHAnsi"/>
          <w:b/>
          <w:bCs/>
          <w:color w:val="002060"/>
          <w:sz w:val="24"/>
          <w:szCs w:val="24"/>
          <w:u w:val="single"/>
        </w:rPr>
      </w:pPr>
    </w:p>
    <w:p w14:paraId="5F45667A" w14:textId="77777777" w:rsidR="000E0771" w:rsidRPr="00FE0A2B" w:rsidRDefault="000E0771" w:rsidP="000E0771">
      <w:pPr>
        <w:pStyle w:val="NoSpacing"/>
        <w:rPr>
          <w:rFonts w:cstheme="minorHAnsi"/>
          <w:b/>
          <w:bCs/>
          <w:color w:val="002060"/>
          <w:sz w:val="24"/>
          <w:szCs w:val="24"/>
          <w:u w:val="single"/>
        </w:rPr>
      </w:pPr>
    </w:p>
    <w:p w14:paraId="047933C3" w14:textId="77777777" w:rsidR="000E0771" w:rsidRDefault="000E0771">
      <w:pPr>
        <w:pStyle w:val="NoSpacing"/>
        <w:numPr>
          <w:ilvl w:val="0"/>
          <w:numId w:val="19"/>
        </w:numPr>
        <w:rPr>
          <w:rFonts w:cstheme="minorHAnsi"/>
          <w:b/>
          <w:bCs/>
          <w:color w:val="002060"/>
          <w:sz w:val="24"/>
          <w:szCs w:val="24"/>
          <w:u w:val="single"/>
        </w:rPr>
      </w:pPr>
      <w:r>
        <w:rPr>
          <w:rFonts w:cstheme="minorHAnsi"/>
          <w:b/>
          <w:bCs/>
          <w:color w:val="002060"/>
          <w:sz w:val="24"/>
          <w:szCs w:val="24"/>
          <w:u w:val="single"/>
        </w:rPr>
        <w:lastRenderedPageBreak/>
        <w:t xml:space="preserve"> </w:t>
      </w:r>
      <w:r w:rsidRPr="00FE0A2B">
        <w:rPr>
          <w:rFonts w:cstheme="minorHAnsi"/>
          <w:b/>
          <w:bCs/>
          <w:color w:val="002060"/>
          <w:sz w:val="24"/>
          <w:szCs w:val="24"/>
          <w:u w:val="single"/>
        </w:rPr>
        <w:t>LLM, SJD, JD, External Dual JD</w:t>
      </w:r>
    </w:p>
    <w:p w14:paraId="38C3605C" w14:textId="77777777" w:rsidR="000E0771" w:rsidRPr="00FE0A2B" w:rsidRDefault="000E0771" w:rsidP="000E0771">
      <w:pPr>
        <w:pStyle w:val="NoSpacing"/>
        <w:rPr>
          <w:rFonts w:cstheme="minorHAnsi"/>
          <w:color w:val="002060"/>
          <w:sz w:val="24"/>
          <w:szCs w:val="24"/>
        </w:rPr>
      </w:pPr>
    </w:p>
    <w:p w14:paraId="3A547CD1" w14:textId="77777777" w:rsidR="000E0771" w:rsidRPr="00FE0A2B" w:rsidRDefault="000E0771" w:rsidP="000E0771">
      <w:pPr>
        <w:pStyle w:val="NoSpacing"/>
        <w:rPr>
          <w:rFonts w:cstheme="minorHAnsi"/>
          <w:color w:val="002060"/>
          <w:sz w:val="24"/>
          <w:szCs w:val="24"/>
        </w:rPr>
      </w:pPr>
      <w:r w:rsidRPr="00FE0A2B">
        <w:rPr>
          <w:rFonts w:cstheme="minorHAnsi"/>
          <w:b/>
          <w:bCs/>
          <w:color w:val="002060"/>
          <w:sz w:val="24"/>
          <w:szCs w:val="24"/>
        </w:rPr>
        <w:t>Start Date</w:t>
      </w:r>
      <w:r w:rsidRPr="00FE0A2B">
        <w:rPr>
          <w:rFonts w:cstheme="minorHAnsi"/>
          <w:color w:val="002060"/>
          <w:sz w:val="24"/>
          <w:szCs w:val="24"/>
        </w:rPr>
        <w:t xml:space="preserve"> = Start of Classes for the Spring or Fall Semester</w:t>
      </w:r>
    </w:p>
    <w:p w14:paraId="56453E22" w14:textId="77777777" w:rsidR="000E0771" w:rsidRPr="00FE0A2B" w:rsidRDefault="000E0771" w:rsidP="000E0771">
      <w:pPr>
        <w:pStyle w:val="NoSpacing"/>
        <w:ind w:left="1440" w:hanging="1440"/>
        <w:rPr>
          <w:rFonts w:cstheme="minorHAnsi"/>
          <w:color w:val="002060"/>
          <w:sz w:val="24"/>
          <w:szCs w:val="24"/>
        </w:rPr>
      </w:pPr>
      <w:r w:rsidRPr="00FE0A2B">
        <w:rPr>
          <w:rFonts w:cstheme="minorHAnsi"/>
          <w:b/>
          <w:bCs/>
          <w:color w:val="002060"/>
          <w:sz w:val="24"/>
          <w:szCs w:val="24"/>
        </w:rPr>
        <w:t>End Date</w:t>
      </w:r>
      <w:r w:rsidRPr="00FE0A2B">
        <w:rPr>
          <w:rFonts w:cstheme="minorHAnsi"/>
          <w:color w:val="002060"/>
          <w:sz w:val="24"/>
          <w:szCs w:val="24"/>
        </w:rPr>
        <w:t xml:space="preserve"> = Depending on the length of the program</w:t>
      </w:r>
    </w:p>
    <w:p w14:paraId="396D80E2" w14:textId="77777777" w:rsidR="000E0771" w:rsidRPr="00FE0A2B" w:rsidRDefault="000E0771" w:rsidP="000E0771">
      <w:pPr>
        <w:pStyle w:val="NoSpacing"/>
        <w:ind w:left="1440" w:hanging="1440"/>
        <w:rPr>
          <w:rFonts w:cstheme="minorHAnsi"/>
          <w:color w:val="002060"/>
          <w:sz w:val="24"/>
          <w:szCs w:val="24"/>
        </w:rPr>
      </w:pPr>
    </w:p>
    <w:p w14:paraId="38F63279" w14:textId="77777777" w:rsidR="000E0771" w:rsidRPr="00FE0A2B" w:rsidRDefault="000E0771" w:rsidP="000E0771">
      <w:pPr>
        <w:pStyle w:val="NoSpacing"/>
        <w:rPr>
          <w:rFonts w:cstheme="minorHAnsi"/>
          <w:color w:val="002060"/>
          <w:sz w:val="24"/>
          <w:szCs w:val="24"/>
        </w:rPr>
      </w:pPr>
      <w:r w:rsidRPr="00A80558">
        <w:rPr>
          <w:rFonts w:cstheme="minorHAnsi"/>
          <w:color w:val="002060"/>
          <w:sz w:val="24"/>
          <w:szCs w:val="24"/>
          <w:u w:val="single"/>
        </w:rPr>
        <w:t>Spring end date</w:t>
      </w:r>
      <w:r w:rsidRPr="00FE0A2B">
        <w:rPr>
          <w:rFonts w:cstheme="minorHAnsi"/>
          <w:color w:val="002060"/>
          <w:sz w:val="24"/>
          <w:szCs w:val="24"/>
        </w:rPr>
        <w:t xml:space="preserve"> = Commencement Day (</w:t>
      </w:r>
      <w:r>
        <w:rPr>
          <w:rFonts w:cstheme="minorHAnsi"/>
          <w:color w:val="002060"/>
          <w:sz w:val="24"/>
          <w:szCs w:val="24"/>
        </w:rPr>
        <w:t>Typically t</w:t>
      </w:r>
      <w:r w:rsidRPr="00FE0A2B">
        <w:rPr>
          <w:rFonts w:cstheme="minorHAnsi"/>
          <w:color w:val="002060"/>
          <w:sz w:val="24"/>
          <w:szCs w:val="24"/>
        </w:rPr>
        <w:t>hird Sunday of May</w:t>
      </w:r>
      <w:r>
        <w:rPr>
          <w:rFonts w:cstheme="minorHAnsi"/>
          <w:color w:val="002060"/>
          <w:sz w:val="24"/>
          <w:szCs w:val="24"/>
        </w:rPr>
        <w:t>, but should be verified with WCL registrar</w:t>
      </w:r>
      <w:r w:rsidRPr="00FE0A2B">
        <w:rPr>
          <w:rFonts w:cstheme="minorHAnsi"/>
          <w:color w:val="002060"/>
          <w:sz w:val="24"/>
          <w:szCs w:val="24"/>
        </w:rPr>
        <w:t>)</w:t>
      </w:r>
    </w:p>
    <w:p w14:paraId="57FB13AA" w14:textId="4E1EC503" w:rsidR="000E0771" w:rsidRPr="00FE0A2B" w:rsidRDefault="000E0771" w:rsidP="000E0771">
      <w:pPr>
        <w:pStyle w:val="NoSpacing"/>
        <w:rPr>
          <w:rFonts w:cstheme="minorHAnsi"/>
          <w:color w:val="002060"/>
          <w:sz w:val="24"/>
          <w:szCs w:val="24"/>
        </w:rPr>
      </w:pPr>
      <w:r w:rsidRPr="00A80558">
        <w:rPr>
          <w:rFonts w:cstheme="minorHAnsi"/>
          <w:color w:val="002060"/>
          <w:sz w:val="24"/>
          <w:szCs w:val="24"/>
          <w:u w:val="single"/>
        </w:rPr>
        <w:t>Fall end date</w:t>
      </w:r>
      <w:r>
        <w:rPr>
          <w:rFonts w:cstheme="minorHAnsi"/>
          <w:color w:val="002060"/>
          <w:sz w:val="24"/>
          <w:szCs w:val="24"/>
          <w:u w:val="single"/>
        </w:rPr>
        <w:t xml:space="preserve"> </w:t>
      </w:r>
      <w:r w:rsidRPr="00FE0A2B">
        <w:rPr>
          <w:rFonts w:cstheme="minorHAnsi"/>
          <w:color w:val="002060"/>
          <w:sz w:val="24"/>
          <w:szCs w:val="24"/>
        </w:rPr>
        <w:t>=</w:t>
      </w:r>
      <w:r>
        <w:rPr>
          <w:rFonts w:cstheme="minorHAnsi"/>
          <w:color w:val="002060"/>
          <w:sz w:val="24"/>
          <w:szCs w:val="24"/>
        </w:rPr>
        <w:t xml:space="preserve"> </w:t>
      </w:r>
      <w:r w:rsidR="00606D76">
        <w:rPr>
          <w:rFonts w:cstheme="minorHAnsi"/>
          <w:color w:val="002060"/>
          <w:sz w:val="24"/>
          <w:szCs w:val="24"/>
        </w:rPr>
        <w:t>WCL Official Degree Award Date (</w:t>
      </w:r>
      <w:r w:rsidR="00E12D01">
        <w:rPr>
          <w:rFonts w:cstheme="minorHAnsi"/>
          <w:color w:val="002060"/>
          <w:sz w:val="24"/>
          <w:szCs w:val="24"/>
        </w:rPr>
        <w:t xml:space="preserve">Typically </w:t>
      </w:r>
      <w:r w:rsidR="00606D76">
        <w:rPr>
          <w:rFonts w:cstheme="minorHAnsi"/>
          <w:color w:val="002060"/>
          <w:sz w:val="24"/>
          <w:szCs w:val="24"/>
        </w:rPr>
        <w:t>December 21)</w:t>
      </w:r>
    </w:p>
    <w:p w14:paraId="562E3414" w14:textId="77777777" w:rsidR="000E0771" w:rsidRPr="00FE0A2B" w:rsidRDefault="000E0771" w:rsidP="000E0771">
      <w:pPr>
        <w:pStyle w:val="NoSpacing"/>
        <w:rPr>
          <w:rFonts w:cstheme="minorHAnsi"/>
          <w:color w:val="002060"/>
          <w:sz w:val="24"/>
          <w:szCs w:val="24"/>
        </w:rPr>
      </w:pPr>
      <w:r w:rsidRPr="00A80558">
        <w:rPr>
          <w:rFonts w:cstheme="minorHAnsi"/>
          <w:bCs/>
          <w:color w:val="002060"/>
          <w:sz w:val="24"/>
          <w:szCs w:val="24"/>
          <w:u w:val="single"/>
        </w:rPr>
        <w:t>Summer end date</w:t>
      </w:r>
      <w:r>
        <w:rPr>
          <w:rFonts w:cstheme="minorHAnsi"/>
          <w:bCs/>
          <w:color w:val="002060"/>
          <w:sz w:val="24"/>
          <w:szCs w:val="24"/>
          <w:u w:val="single"/>
        </w:rPr>
        <w:t xml:space="preserve"> </w:t>
      </w:r>
      <w:r w:rsidRPr="00FE0A2B">
        <w:rPr>
          <w:rFonts w:cstheme="minorHAnsi"/>
          <w:bCs/>
          <w:color w:val="002060"/>
          <w:sz w:val="24"/>
          <w:szCs w:val="24"/>
        </w:rPr>
        <w:t>=</w:t>
      </w:r>
      <w:r w:rsidRPr="00FE0A2B">
        <w:rPr>
          <w:rFonts w:cstheme="minorHAnsi"/>
          <w:bCs/>
          <w:color w:val="002060"/>
          <w:sz w:val="18"/>
          <w:szCs w:val="18"/>
        </w:rPr>
        <w:t xml:space="preserve"> </w:t>
      </w:r>
      <w:r w:rsidRPr="00FE0A2B">
        <w:rPr>
          <w:rFonts w:cstheme="minorHAnsi"/>
          <w:bCs/>
          <w:color w:val="002060"/>
          <w:sz w:val="24"/>
          <w:szCs w:val="24"/>
        </w:rPr>
        <w:t xml:space="preserve">Exactly the length of the program </w:t>
      </w:r>
    </w:p>
    <w:p w14:paraId="4590BC81" w14:textId="77777777" w:rsidR="000E0771" w:rsidRPr="00FE0A2B" w:rsidRDefault="000E0771" w:rsidP="000E0771">
      <w:pPr>
        <w:pStyle w:val="NoSpacing"/>
        <w:rPr>
          <w:rFonts w:cstheme="minorHAnsi"/>
          <w:color w:val="002060"/>
          <w:sz w:val="24"/>
          <w:szCs w:val="24"/>
        </w:rPr>
      </w:pPr>
    </w:p>
    <w:p w14:paraId="5C9C8783" w14:textId="77777777" w:rsidR="000E0771" w:rsidRPr="00FE0A2B" w:rsidRDefault="000E0771">
      <w:pPr>
        <w:pStyle w:val="NoSpacing"/>
        <w:numPr>
          <w:ilvl w:val="0"/>
          <w:numId w:val="109"/>
        </w:numPr>
        <w:rPr>
          <w:rFonts w:cstheme="minorHAnsi"/>
          <w:color w:val="002060"/>
          <w:sz w:val="24"/>
          <w:szCs w:val="24"/>
        </w:rPr>
      </w:pPr>
      <w:r w:rsidRPr="00FE0A2B">
        <w:rPr>
          <w:rFonts w:cstheme="minorHAnsi"/>
          <w:color w:val="002060"/>
          <w:sz w:val="24"/>
          <w:szCs w:val="24"/>
        </w:rPr>
        <w:t>LLM =</w:t>
      </w:r>
      <w:r>
        <w:rPr>
          <w:rFonts w:cstheme="minorHAnsi"/>
          <w:color w:val="002060"/>
          <w:sz w:val="24"/>
          <w:szCs w:val="24"/>
        </w:rPr>
        <w:t xml:space="preserve"> </w:t>
      </w:r>
      <w:r w:rsidRPr="00FE0A2B">
        <w:rPr>
          <w:rFonts w:cstheme="minorHAnsi"/>
          <w:color w:val="002060"/>
          <w:sz w:val="24"/>
          <w:szCs w:val="24"/>
        </w:rPr>
        <w:t xml:space="preserve">16 months </w:t>
      </w:r>
    </w:p>
    <w:p w14:paraId="7C07A6F2" w14:textId="77777777" w:rsidR="000E0771" w:rsidRPr="00FE0A2B" w:rsidRDefault="000E0771">
      <w:pPr>
        <w:pStyle w:val="NoSpacing"/>
        <w:numPr>
          <w:ilvl w:val="0"/>
          <w:numId w:val="109"/>
        </w:numPr>
        <w:rPr>
          <w:rFonts w:cstheme="minorHAnsi"/>
          <w:color w:val="002060"/>
          <w:sz w:val="24"/>
          <w:szCs w:val="24"/>
        </w:rPr>
      </w:pPr>
      <w:r w:rsidRPr="00FE0A2B">
        <w:rPr>
          <w:rFonts w:cstheme="minorHAnsi"/>
          <w:color w:val="002060"/>
          <w:sz w:val="24"/>
          <w:szCs w:val="24"/>
        </w:rPr>
        <w:t>SJD</w:t>
      </w:r>
      <w:r>
        <w:rPr>
          <w:rFonts w:cstheme="minorHAnsi"/>
          <w:color w:val="002060"/>
          <w:sz w:val="24"/>
          <w:szCs w:val="24"/>
        </w:rPr>
        <w:t xml:space="preserve"> </w:t>
      </w:r>
      <w:r w:rsidRPr="00FE0A2B">
        <w:rPr>
          <w:rFonts w:cstheme="minorHAnsi"/>
          <w:color w:val="002060"/>
          <w:sz w:val="24"/>
          <w:szCs w:val="24"/>
        </w:rPr>
        <w:t>=</w:t>
      </w:r>
      <w:r>
        <w:rPr>
          <w:rFonts w:cstheme="minorHAnsi"/>
          <w:color w:val="002060"/>
          <w:sz w:val="24"/>
          <w:szCs w:val="24"/>
        </w:rPr>
        <w:t xml:space="preserve"> </w:t>
      </w:r>
      <w:r w:rsidRPr="00FE0A2B">
        <w:rPr>
          <w:rFonts w:cstheme="minorHAnsi"/>
          <w:color w:val="002060"/>
          <w:sz w:val="24"/>
          <w:szCs w:val="24"/>
        </w:rPr>
        <w:t>48 months</w:t>
      </w:r>
    </w:p>
    <w:p w14:paraId="4C9C8381" w14:textId="77777777" w:rsidR="000E0771" w:rsidRPr="00FE0A2B" w:rsidRDefault="000E0771">
      <w:pPr>
        <w:pStyle w:val="NoSpacing"/>
        <w:numPr>
          <w:ilvl w:val="0"/>
          <w:numId w:val="109"/>
        </w:numPr>
        <w:rPr>
          <w:rFonts w:cstheme="minorHAnsi"/>
          <w:color w:val="002060"/>
          <w:sz w:val="24"/>
          <w:szCs w:val="24"/>
        </w:rPr>
      </w:pPr>
      <w:r w:rsidRPr="00FE0A2B">
        <w:rPr>
          <w:rFonts w:cstheme="minorHAnsi"/>
          <w:color w:val="002060"/>
          <w:sz w:val="24"/>
          <w:szCs w:val="24"/>
        </w:rPr>
        <w:t>JD</w:t>
      </w:r>
      <w:r>
        <w:rPr>
          <w:rFonts w:cstheme="minorHAnsi"/>
          <w:color w:val="002060"/>
          <w:sz w:val="24"/>
          <w:szCs w:val="24"/>
        </w:rPr>
        <w:t xml:space="preserve"> </w:t>
      </w:r>
      <w:r w:rsidRPr="00FE0A2B">
        <w:rPr>
          <w:rFonts w:cstheme="minorHAnsi"/>
          <w:color w:val="002060"/>
          <w:sz w:val="24"/>
          <w:szCs w:val="24"/>
        </w:rPr>
        <w:t>=</w:t>
      </w:r>
      <w:r>
        <w:rPr>
          <w:rFonts w:cstheme="minorHAnsi"/>
          <w:color w:val="002060"/>
          <w:sz w:val="24"/>
          <w:szCs w:val="24"/>
        </w:rPr>
        <w:t xml:space="preserve"> </w:t>
      </w:r>
      <w:r w:rsidRPr="00FE0A2B">
        <w:rPr>
          <w:rFonts w:cstheme="minorHAnsi"/>
          <w:color w:val="002060"/>
          <w:sz w:val="24"/>
          <w:szCs w:val="24"/>
        </w:rPr>
        <w:t>36 months</w:t>
      </w:r>
    </w:p>
    <w:p w14:paraId="2B6DD3CA" w14:textId="77777777" w:rsidR="000E0771" w:rsidRPr="00FE0A2B" w:rsidRDefault="000E0771">
      <w:pPr>
        <w:pStyle w:val="NoSpacing"/>
        <w:numPr>
          <w:ilvl w:val="0"/>
          <w:numId w:val="109"/>
        </w:numPr>
        <w:rPr>
          <w:rFonts w:cstheme="minorHAnsi"/>
          <w:color w:val="002060"/>
          <w:sz w:val="24"/>
          <w:szCs w:val="24"/>
        </w:rPr>
      </w:pPr>
      <w:r w:rsidRPr="00FE0A2B">
        <w:rPr>
          <w:rFonts w:cstheme="minorHAnsi"/>
          <w:color w:val="002060"/>
          <w:sz w:val="24"/>
          <w:szCs w:val="24"/>
        </w:rPr>
        <w:t>Dual JD</w:t>
      </w:r>
      <w:r>
        <w:rPr>
          <w:rFonts w:cstheme="minorHAnsi"/>
          <w:color w:val="002060"/>
          <w:sz w:val="24"/>
          <w:szCs w:val="24"/>
        </w:rPr>
        <w:t xml:space="preserve"> </w:t>
      </w:r>
      <w:r w:rsidRPr="00FE0A2B">
        <w:rPr>
          <w:rFonts w:cstheme="minorHAnsi"/>
          <w:color w:val="002060"/>
          <w:sz w:val="24"/>
          <w:szCs w:val="24"/>
        </w:rPr>
        <w:t>=</w:t>
      </w:r>
      <w:r>
        <w:rPr>
          <w:rFonts w:cstheme="minorHAnsi"/>
          <w:color w:val="002060"/>
          <w:sz w:val="24"/>
          <w:szCs w:val="24"/>
        </w:rPr>
        <w:t xml:space="preserve"> </w:t>
      </w:r>
      <w:r w:rsidRPr="00FE0A2B">
        <w:rPr>
          <w:rFonts w:cstheme="minorHAnsi"/>
          <w:color w:val="002060"/>
          <w:sz w:val="24"/>
          <w:szCs w:val="24"/>
        </w:rPr>
        <w:t>24 months</w:t>
      </w:r>
    </w:p>
    <w:p w14:paraId="2F62C3C0" w14:textId="73A4BB0B" w:rsidR="000E0771" w:rsidRPr="00FE0A2B" w:rsidRDefault="000E0771" w:rsidP="000E0771">
      <w:pPr>
        <w:spacing w:before="240" w:after="0"/>
        <w:rPr>
          <w:rFonts w:asciiTheme="minorHAnsi" w:hAnsiTheme="minorHAnsi" w:cstheme="minorHAnsi"/>
          <w:color w:val="002060"/>
          <w:szCs w:val="24"/>
        </w:rPr>
      </w:pPr>
      <w:r w:rsidRPr="00FE0A2B">
        <w:rPr>
          <w:rFonts w:asciiTheme="minorHAnsi" w:hAnsiTheme="minorHAnsi" w:cstheme="minorHAnsi"/>
          <w:b/>
          <w:bCs/>
          <w:color w:val="1F3864" w:themeColor="accent1" w:themeShade="80"/>
        </w:rPr>
        <w:t>Summer Human Rights</w:t>
      </w:r>
      <w:r>
        <w:rPr>
          <w:rFonts w:asciiTheme="minorHAnsi" w:hAnsiTheme="minorHAnsi" w:cstheme="minorHAnsi"/>
          <w:b/>
          <w:bCs/>
          <w:color w:val="1F3864" w:themeColor="accent1" w:themeShade="80"/>
        </w:rPr>
        <w:t xml:space="preserve"> and Hybrid LLMs</w:t>
      </w:r>
      <w:r w:rsidRPr="00FE0A2B">
        <w:rPr>
          <w:rFonts w:asciiTheme="minorHAnsi" w:hAnsiTheme="minorHAnsi" w:cstheme="minorHAnsi"/>
          <w:b/>
          <w:bCs/>
          <w:color w:val="1F3864" w:themeColor="accent1" w:themeShade="80"/>
        </w:rPr>
        <w:t xml:space="preserve">: </w:t>
      </w:r>
      <w:r w:rsidRPr="00FE0A2B">
        <w:rPr>
          <w:rFonts w:asciiTheme="minorHAnsi" w:hAnsiTheme="minorHAnsi" w:cstheme="minorHAnsi"/>
          <w:color w:val="002060"/>
          <w:szCs w:val="24"/>
        </w:rPr>
        <w:t xml:space="preserve">The </w:t>
      </w:r>
      <w:r>
        <w:rPr>
          <w:rFonts w:asciiTheme="minorHAnsi" w:hAnsiTheme="minorHAnsi" w:cstheme="minorHAnsi"/>
          <w:color w:val="002060"/>
          <w:szCs w:val="24"/>
        </w:rPr>
        <w:t xml:space="preserve">summer </w:t>
      </w:r>
      <w:r w:rsidRPr="00FE0A2B">
        <w:rPr>
          <w:rFonts w:asciiTheme="minorHAnsi" w:hAnsiTheme="minorHAnsi" w:cstheme="minorHAnsi"/>
          <w:color w:val="002060"/>
          <w:szCs w:val="24"/>
        </w:rPr>
        <w:t xml:space="preserve">session is held in June and </w:t>
      </w:r>
      <w:proofErr w:type="gramStart"/>
      <w:r w:rsidRPr="00FE0A2B">
        <w:rPr>
          <w:rFonts w:asciiTheme="minorHAnsi" w:hAnsiTheme="minorHAnsi" w:cstheme="minorHAnsi"/>
          <w:color w:val="002060"/>
          <w:szCs w:val="24"/>
        </w:rPr>
        <w:t>is</w:t>
      </w:r>
      <w:proofErr w:type="gramEnd"/>
      <w:r w:rsidRPr="00FE0A2B">
        <w:rPr>
          <w:rFonts w:asciiTheme="minorHAnsi" w:hAnsiTheme="minorHAnsi" w:cstheme="minorHAnsi"/>
          <w:color w:val="002060"/>
          <w:szCs w:val="24"/>
        </w:rPr>
        <w:t xml:space="preserve"> </w:t>
      </w:r>
      <w:r w:rsidR="00E12D01">
        <w:rPr>
          <w:rFonts w:asciiTheme="minorHAnsi" w:hAnsiTheme="minorHAnsi" w:cstheme="minorHAnsi"/>
          <w:color w:val="002060"/>
          <w:szCs w:val="24"/>
        </w:rPr>
        <w:t>three</w:t>
      </w:r>
      <w:r w:rsidRPr="00FE0A2B">
        <w:rPr>
          <w:rFonts w:asciiTheme="minorHAnsi" w:hAnsiTheme="minorHAnsi" w:cstheme="minorHAnsi"/>
          <w:color w:val="002060"/>
          <w:szCs w:val="24"/>
        </w:rPr>
        <w:t xml:space="preserve"> weeks. Human Rights Academy is </w:t>
      </w:r>
      <w:r>
        <w:rPr>
          <w:rFonts w:asciiTheme="minorHAnsi" w:hAnsiTheme="minorHAnsi" w:cstheme="minorHAnsi"/>
          <w:color w:val="002060"/>
          <w:szCs w:val="24"/>
        </w:rPr>
        <w:t xml:space="preserve">a </w:t>
      </w:r>
      <w:r w:rsidRPr="00FE0A2B">
        <w:rPr>
          <w:rFonts w:asciiTheme="minorHAnsi" w:hAnsiTheme="minorHAnsi" w:cstheme="minorHAnsi"/>
          <w:color w:val="002060"/>
          <w:szCs w:val="24"/>
        </w:rPr>
        <w:t>Hybrid program t</w:t>
      </w:r>
      <w:r>
        <w:rPr>
          <w:rFonts w:asciiTheme="minorHAnsi" w:hAnsiTheme="minorHAnsi" w:cstheme="minorHAnsi"/>
          <w:color w:val="002060"/>
          <w:szCs w:val="24"/>
        </w:rPr>
        <w:t>aught</w:t>
      </w:r>
      <w:r w:rsidRPr="00FE0A2B">
        <w:rPr>
          <w:rFonts w:asciiTheme="minorHAnsi" w:hAnsiTheme="minorHAnsi" w:cstheme="minorHAnsi"/>
          <w:color w:val="002060"/>
          <w:szCs w:val="24"/>
        </w:rPr>
        <w:t xml:space="preserve"> online, in Spanish </w:t>
      </w:r>
      <w:r>
        <w:rPr>
          <w:rFonts w:asciiTheme="minorHAnsi" w:hAnsiTheme="minorHAnsi" w:cstheme="minorHAnsi"/>
          <w:color w:val="002060"/>
          <w:szCs w:val="24"/>
        </w:rPr>
        <w:t>or</w:t>
      </w:r>
      <w:r w:rsidRPr="00FE0A2B">
        <w:rPr>
          <w:rFonts w:asciiTheme="minorHAnsi" w:hAnsiTheme="minorHAnsi" w:cstheme="minorHAnsi"/>
          <w:color w:val="002060"/>
          <w:szCs w:val="24"/>
        </w:rPr>
        <w:t xml:space="preserve"> English,</w:t>
      </w:r>
      <w:r>
        <w:rPr>
          <w:rFonts w:asciiTheme="minorHAnsi" w:hAnsiTheme="minorHAnsi" w:cstheme="minorHAnsi"/>
          <w:color w:val="002060"/>
          <w:szCs w:val="24"/>
        </w:rPr>
        <w:t xml:space="preserve"> and</w:t>
      </w:r>
      <w:r w:rsidRPr="00FE0A2B">
        <w:rPr>
          <w:rFonts w:asciiTheme="minorHAnsi" w:hAnsiTheme="minorHAnsi" w:cstheme="minorHAnsi"/>
          <w:color w:val="002060"/>
          <w:szCs w:val="24"/>
        </w:rPr>
        <w:t xml:space="preserve"> students come for </w:t>
      </w:r>
      <w:r>
        <w:rPr>
          <w:rFonts w:asciiTheme="minorHAnsi" w:hAnsiTheme="minorHAnsi" w:cstheme="minorHAnsi"/>
          <w:color w:val="002060"/>
          <w:szCs w:val="24"/>
        </w:rPr>
        <w:t xml:space="preserve">the </w:t>
      </w:r>
      <w:r w:rsidRPr="00FE0A2B">
        <w:rPr>
          <w:rFonts w:asciiTheme="minorHAnsi" w:hAnsiTheme="minorHAnsi" w:cstheme="minorHAnsi"/>
          <w:color w:val="002060"/>
          <w:szCs w:val="24"/>
        </w:rPr>
        <w:t>in</w:t>
      </w:r>
      <w:r>
        <w:rPr>
          <w:rFonts w:asciiTheme="minorHAnsi" w:hAnsiTheme="minorHAnsi" w:cstheme="minorHAnsi"/>
          <w:color w:val="002060"/>
          <w:szCs w:val="24"/>
        </w:rPr>
        <w:t>-</w:t>
      </w:r>
      <w:r w:rsidRPr="00FE0A2B">
        <w:rPr>
          <w:rFonts w:asciiTheme="minorHAnsi" w:hAnsiTheme="minorHAnsi" w:cstheme="minorHAnsi"/>
          <w:color w:val="002060"/>
          <w:szCs w:val="24"/>
        </w:rPr>
        <w:t xml:space="preserve">person session for </w:t>
      </w:r>
      <w:r w:rsidR="00E12D01">
        <w:rPr>
          <w:rFonts w:asciiTheme="minorHAnsi" w:hAnsiTheme="minorHAnsi" w:cstheme="minorHAnsi"/>
          <w:color w:val="002060"/>
          <w:szCs w:val="24"/>
        </w:rPr>
        <w:t xml:space="preserve">about </w:t>
      </w:r>
      <w:r w:rsidRPr="00FE0A2B">
        <w:rPr>
          <w:rFonts w:asciiTheme="minorHAnsi" w:hAnsiTheme="minorHAnsi" w:cstheme="minorHAnsi"/>
          <w:color w:val="002060"/>
          <w:szCs w:val="24"/>
        </w:rPr>
        <w:t xml:space="preserve">one month. Students have the option to do one summer plus one semester as well. </w:t>
      </w:r>
      <w:r>
        <w:rPr>
          <w:rFonts w:asciiTheme="minorHAnsi" w:hAnsiTheme="minorHAnsi" w:cstheme="minorHAnsi"/>
          <w:color w:val="002060"/>
          <w:szCs w:val="24"/>
        </w:rPr>
        <w:t xml:space="preserve">WCL also has other Hybrid LLM programs that have the same in-person options. </w:t>
      </w:r>
      <w:r w:rsidRPr="00FE0A2B">
        <w:rPr>
          <w:rFonts w:asciiTheme="minorHAnsi" w:hAnsiTheme="minorHAnsi" w:cstheme="minorHAnsi"/>
          <w:color w:val="002060"/>
          <w:szCs w:val="24"/>
        </w:rPr>
        <w:t xml:space="preserve">In these cases, I-20 is issued for Summer </w:t>
      </w:r>
      <w:r>
        <w:rPr>
          <w:rFonts w:asciiTheme="minorHAnsi" w:hAnsiTheme="minorHAnsi" w:cstheme="minorHAnsi"/>
          <w:color w:val="002060"/>
          <w:szCs w:val="24"/>
        </w:rPr>
        <w:t xml:space="preserve">alone, or summer </w:t>
      </w:r>
      <w:r w:rsidRPr="00FE0A2B">
        <w:rPr>
          <w:rFonts w:asciiTheme="minorHAnsi" w:hAnsiTheme="minorHAnsi" w:cstheme="minorHAnsi"/>
          <w:color w:val="002060"/>
          <w:szCs w:val="24"/>
        </w:rPr>
        <w:t>plus Fall or Spring.</w:t>
      </w:r>
    </w:p>
    <w:p w14:paraId="7AFC6EA5" w14:textId="77777777" w:rsidR="000E0771" w:rsidRPr="00FE0A2B" w:rsidRDefault="000E0771" w:rsidP="000E0771">
      <w:pPr>
        <w:spacing w:before="240" w:after="0"/>
        <w:rPr>
          <w:rFonts w:asciiTheme="minorHAnsi" w:hAnsiTheme="minorHAnsi" w:cstheme="minorHAnsi"/>
          <w:color w:val="002060"/>
          <w:szCs w:val="24"/>
        </w:rPr>
      </w:pPr>
      <w:r w:rsidRPr="00FE0A2B">
        <w:rPr>
          <w:rFonts w:asciiTheme="minorHAnsi" w:hAnsiTheme="minorHAnsi" w:cstheme="minorHAnsi"/>
          <w:color w:val="002060"/>
          <w:szCs w:val="24"/>
        </w:rPr>
        <w:t xml:space="preserve">Dates are confirmed with WCL LLM Admission office. </w:t>
      </w:r>
      <w:r>
        <w:rPr>
          <w:rFonts w:asciiTheme="minorHAnsi" w:hAnsiTheme="minorHAnsi" w:cstheme="minorHAnsi"/>
          <w:color w:val="002060"/>
          <w:szCs w:val="24"/>
        </w:rPr>
        <w:t xml:space="preserve">(Check most recent contact here: </w:t>
      </w:r>
      <w:r w:rsidRPr="00A80558">
        <w:rPr>
          <w:rFonts w:asciiTheme="minorHAnsi" w:hAnsiTheme="minorHAnsi" w:cstheme="minorHAnsi"/>
          <w:color w:val="002060"/>
          <w:szCs w:val="24"/>
        </w:rPr>
        <w:t>K:\ISSS\ADMISSIONS\DIRECTORY</w:t>
      </w:r>
      <w:r>
        <w:rPr>
          <w:rFonts w:asciiTheme="minorHAnsi" w:hAnsiTheme="minorHAnsi" w:cstheme="minorHAnsi"/>
          <w:color w:val="002060"/>
          <w:szCs w:val="24"/>
        </w:rPr>
        <w:t>)</w:t>
      </w:r>
      <w:r w:rsidRPr="00FE0A2B">
        <w:rPr>
          <w:rFonts w:asciiTheme="minorHAnsi" w:hAnsiTheme="minorHAnsi" w:cstheme="minorHAnsi"/>
          <w:color w:val="002060"/>
          <w:szCs w:val="24"/>
        </w:rPr>
        <w:t xml:space="preserve"> </w:t>
      </w:r>
    </w:p>
    <w:p w14:paraId="412D9E3C" w14:textId="77777777" w:rsidR="000E0771" w:rsidRDefault="000E0771" w:rsidP="000E0771">
      <w:pPr>
        <w:pStyle w:val="NoSpacing"/>
        <w:rPr>
          <w:rFonts w:cstheme="minorHAnsi"/>
          <w:b/>
          <w:bCs/>
          <w:color w:val="002060"/>
          <w:sz w:val="24"/>
          <w:szCs w:val="24"/>
          <w:u w:val="single"/>
        </w:rPr>
      </w:pPr>
    </w:p>
    <w:p w14:paraId="0E1C4C07" w14:textId="77777777" w:rsidR="000E0771" w:rsidRPr="00FE0A2B" w:rsidRDefault="000E0771" w:rsidP="000E0771">
      <w:pPr>
        <w:pStyle w:val="NoSpacing"/>
        <w:rPr>
          <w:rFonts w:cstheme="minorHAnsi"/>
          <w:b/>
          <w:bCs/>
          <w:color w:val="002060"/>
          <w:sz w:val="24"/>
          <w:szCs w:val="24"/>
          <w:u w:val="single"/>
        </w:rPr>
      </w:pPr>
    </w:p>
    <w:p w14:paraId="6E9D4F0E" w14:textId="77777777" w:rsidR="000E0771" w:rsidRDefault="000E0771">
      <w:pPr>
        <w:pStyle w:val="NoSpacing"/>
        <w:numPr>
          <w:ilvl w:val="0"/>
          <w:numId w:val="19"/>
        </w:numPr>
        <w:rPr>
          <w:rFonts w:cstheme="minorHAnsi"/>
          <w:b/>
          <w:bCs/>
          <w:color w:val="002060"/>
          <w:sz w:val="24"/>
          <w:szCs w:val="24"/>
        </w:rPr>
      </w:pPr>
      <w:r w:rsidRPr="00995689">
        <w:rPr>
          <w:rFonts w:cstheme="minorHAnsi"/>
          <w:b/>
          <w:bCs/>
          <w:color w:val="002060"/>
          <w:sz w:val="24"/>
          <w:szCs w:val="24"/>
          <w:u w:val="single"/>
        </w:rPr>
        <w:t xml:space="preserve">WCL 1 Semester Certificate Programs </w:t>
      </w:r>
      <w:r w:rsidRPr="00995689">
        <w:rPr>
          <w:rFonts w:cstheme="minorHAnsi"/>
          <w:b/>
          <w:bCs/>
          <w:color w:val="002060"/>
          <w:sz w:val="24"/>
          <w:szCs w:val="24"/>
        </w:rPr>
        <w:t xml:space="preserve"> </w:t>
      </w:r>
    </w:p>
    <w:p w14:paraId="23EEB3DD" w14:textId="77777777" w:rsidR="000E0771" w:rsidRPr="00995689" w:rsidRDefault="000E0771" w:rsidP="000E0771">
      <w:pPr>
        <w:pStyle w:val="NoSpacing"/>
        <w:ind w:left="720"/>
        <w:rPr>
          <w:rFonts w:cstheme="minorHAnsi"/>
          <w:b/>
          <w:bCs/>
          <w:color w:val="002060"/>
          <w:sz w:val="24"/>
          <w:szCs w:val="24"/>
        </w:rPr>
      </w:pPr>
    </w:p>
    <w:p w14:paraId="1776EECB" w14:textId="77777777" w:rsidR="000E0771" w:rsidRPr="00A80558" w:rsidRDefault="000E0771" w:rsidP="000E0771">
      <w:pPr>
        <w:pStyle w:val="NoSpacing"/>
        <w:rPr>
          <w:rFonts w:cstheme="minorHAnsi"/>
          <w:color w:val="002060"/>
          <w:sz w:val="24"/>
          <w:szCs w:val="24"/>
        </w:rPr>
      </w:pPr>
      <w:r w:rsidRPr="00A80558">
        <w:rPr>
          <w:rFonts w:cstheme="minorHAnsi"/>
          <w:color w:val="002060"/>
          <w:sz w:val="24"/>
          <w:szCs w:val="24"/>
        </w:rPr>
        <w:t>The start and end dates are derived from the AUWCL Calendar and approved by the admission units:</w:t>
      </w:r>
    </w:p>
    <w:p w14:paraId="48B39C7D" w14:textId="77777777" w:rsidR="000E0771" w:rsidRPr="00A80558" w:rsidRDefault="000E0771" w:rsidP="000E0771">
      <w:pPr>
        <w:pStyle w:val="NoSpacing"/>
        <w:rPr>
          <w:rFonts w:cstheme="minorHAnsi"/>
          <w:color w:val="002060"/>
          <w:sz w:val="24"/>
          <w:szCs w:val="24"/>
        </w:rPr>
      </w:pPr>
    </w:p>
    <w:p w14:paraId="2D8750D6" w14:textId="77777777" w:rsidR="000E0771" w:rsidRPr="00A80558" w:rsidRDefault="000E0771" w:rsidP="000E0771">
      <w:pPr>
        <w:pStyle w:val="NoSpacing"/>
        <w:rPr>
          <w:rFonts w:cstheme="minorHAnsi"/>
          <w:color w:val="002060"/>
          <w:sz w:val="24"/>
          <w:szCs w:val="24"/>
        </w:rPr>
      </w:pPr>
      <w:r w:rsidRPr="00A80558">
        <w:rPr>
          <w:rFonts w:cstheme="minorHAnsi"/>
          <w:color w:val="002060"/>
          <w:sz w:val="24"/>
          <w:szCs w:val="24"/>
        </w:rPr>
        <w:t xml:space="preserve">Start Date = </w:t>
      </w:r>
      <w:r w:rsidRPr="00A80558">
        <w:rPr>
          <w:rFonts w:cstheme="minorHAnsi"/>
          <w:color w:val="002060"/>
          <w:sz w:val="24"/>
          <w:szCs w:val="24"/>
        </w:rPr>
        <w:tab/>
        <w:t xml:space="preserve">Start of Classes for the Spring or Fall Semester </w:t>
      </w:r>
    </w:p>
    <w:p w14:paraId="3B34EB06" w14:textId="77777777" w:rsidR="000E0771" w:rsidRPr="00A80558" w:rsidRDefault="000E0771" w:rsidP="000E0771">
      <w:pPr>
        <w:pStyle w:val="NoSpacing"/>
        <w:ind w:left="1440" w:hanging="1440"/>
        <w:rPr>
          <w:rFonts w:cstheme="minorHAnsi"/>
          <w:color w:val="002060"/>
          <w:sz w:val="24"/>
          <w:szCs w:val="24"/>
        </w:rPr>
      </w:pPr>
      <w:r w:rsidRPr="00A80558">
        <w:rPr>
          <w:rFonts w:cstheme="minorHAnsi"/>
          <w:color w:val="002060"/>
          <w:sz w:val="24"/>
          <w:szCs w:val="24"/>
        </w:rPr>
        <w:t xml:space="preserve">End Date = </w:t>
      </w:r>
      <w:r w:rsidRPr="00A80558">
        <w:rPr>
          <w:rFonts w:cstheme="minorHAnsi"/>
          <w:color w:val="002060"/>
          <w:sz w:val="24"/>
          <w:szCs w:val="24"/>
        </w:rPr>
        <w:tab/>
      </w:r>
      <w:r w:rsidRPr="00A80558">
        <w:rPr>
          <w:rFonts w:cstheme="minorHAnsi"/>
          <w:color w:val="002060"/>
          <w:sz w:val="24"/>
          <w:szCs w:val="24"/>
          <w:u w:val="single"/>
        </w:rPr>
        <w:t>Spring</w:t>
      </w:r>
      <w:r w:rsidRPr="00A80558">
        <w:rPr>
          <w:rFonts w:cstheme="minorHAnsi"/>
          <w:color w:val="002060"/>
          <w:sz w:val="24"/>
          <w:szCs w:val="24"/>
        </w:rPr>
        <w:t xml:space="preserve">: </w:t>
      </w:r>
      <w:r w:rsidRPr="00FE0A2B">
        <w:rPr>
          <w:rFonts w:cstheme="minorHAnsi"/>
          <w:color w:val="002060"/>
          <w:sz w:val="24"/>
          <w:szCs w:val="24"/>
        </w:rPr>
        <w:t>Commencement Day (</w:t>
      </w:r>
      <w:r>
        <w:rPr>
          <w:rFonts w:cstheme="minorHAnsi"/>
          <w:color w:val="002060"/>
          <w:sz w:val="24"/>
          <w:szCs w:val="24"/>
        </w:rPr>
        <w:t>Typically t</w:t>
      </w:r>
      <w:r w:rsidRPr="00FE0A2B">
        <w:rPr>
          <w:rFonts w:cstheme="minorHAnsi"/>
          <w:color w:val="002060"/>
          <w:sz w:val="24"/>
          <w:szCs w:val="24"/>
        </w:rPr>
        <w:t>hird Sunday of May</w:t>
      </w:r>
      <w:r>
        <w:rPr>
          <w:rFonts w:cstheme="minorHAnsi"/>
          <w:color w:val="002060"/>
          <w:sz w:val="24"/>
          <w:szCs w:val="24"/>
        </w:rPr>
        <w:t>, but should be verified with WCL registrar</w:t>
      </w:r>
      <w:r w:rsidRPr="00FE0A2B">
        <w:rPr>
          <w:rFonts w:cstheme="minorHAnsi"/>
          <w:color w:val="002060"/>
          <w:sz w:val="24"/>
          <w:szCs w:val="24"/>
        </w:rPr>
        <w:t>)</w:t>
      </w:r>
    </w:p>
    <w:p w14:paraId="78291161" w14:textId="7EAF6BB6" w:rsidR="000E0771" w:rsidRPr="00A80558" w:rsidRDefault="000E0771" w:rsidP="000E0771">
      <w:pPr>
        <w:pStyle w:val="NoSpacing"/>
        <w:ind w:left="720" w:firstLine="720"/>
        <w:rPr>
          <w:rFonts w:cstheme="minorHAnsi"/>
          <w:color w:val="002060"/>
          <w:sz w:val="24"/>
          <w:szCs w:val="24"/>
        </w:rPr>
      </w:pPr>
      <w:r w:rsidRPr="00A80558">
        <w:rPr>
          <w:rFonts w:cstheme="minorHAnsi"/>
          <w:color w:val="002060"/>
          <w:sz w:val="24"/>
          <w:szCs w:val="24"/>
          <w:u w:val="single"/>
        </w:rPr>
        <w:t>Fall</w:t>
      </w:r>
      <w:r w:rsidRPr="00A80558">
        <w:rPr>
          <w:rFonts w:cstheme="minorHAnsi"/>
          <w:color w:val="002060"/>
          <w:sz w:val="24"/>
          <w:szCs w:val="24"/>
        </w:rPr>
        <w:t xml:space="preserve">: </w:t>
      </w:r>
      <w:r w:rsidR="00F67D09">
        <w:rPr>
          <w:rFonts w:cstheme="minorHAnsi"/>
          <w:color w:val="002060"/>
          <w:sz w:val="24"/>
          <w:szCs w:val="24"/>
        </w:rPr>
        <w:t>WCL Official Degree Award Date (</w:t>
      </w:r>
      <w:r w:rsidR="00E12D01">
        <w:rPr>
          <w:rFonts w:cstheme="minorHAnsi"/>
          <w:color w:val="002060"/>
          <w:sz w:val="24"/>
          <w:szCs w:val="24"/>
        </w:rPr>
        <w:t xml:space="preserve">Typically </w:t>
      </w:r>
      <w:r w:rsidR="00F67D09">
        <w:rPr>
          <w:rFonts w:cstheme="minorHAnsi"/>
          <w:color w:val="002060"/>
          <w:sz w:val="24"/>
          <w:szCs w:val="24"/>
        </w:rPr>
        <w:t>December 21)</w:t>
      </w:r>
    </w:p>
    <w:p w14:paraId="5A8CAC06" w14:textId="77777777" w:rsidR="000E0771" w:rsidRPr="00FE0A2B" w:rsidRDefault="000E0771" w:rsidP="000E0771">
      <w:pPr>
        <w:pStyle w:val="NoSpacing"/>
        <w:ind w:left="720" w:firstLine="720"/>
        <w:rPr>
          <w:rFonts w:cstheme="minorHAnsi"/>
          <w:color w:val="002060"/>
        </w:rPr>
      </w:pPr>
    </w:p>
    <w:p w14:paraId="61B050B2" w14:textId="77777777" w:rsidR="000E0771" w:rsidRDefault="000E0771">
      <w:pPr>
        <w:pStyle w:val="NoSpacing"/>
        <w:numPr>
          <w:ilvl w:val="0"/>
          <w:numId w:val="19"/>
        </w:numPr>
        <w:rPr>
          <w:rFonts w:cstheme="minorHAnsi"/>
          <w:b/>
          <w:bCs/>
          <w:color w:val="002060"/>
          <w:sz w:val="24"/>
          <w:szCs w:val="24"/>
          <w:u w:val="single"/>
        </w:rPr>
      </w:pPr>
      <w:r w:rsidRPr="00FE0A2B">
        <w:rPr>
          <w:rFonts w:cstheme="minorHAnsi"/>
          <w:b/>
          <w:bCs/>
          <w:color w:val="002060"/>
          <w:sz w:val="24"/>
          <w:szCs w:val="24"/>
          <w:u w:val="single"/>
        </w:rPr>
        <w:t>1</w:t>
      </w:r>
      <w:r>
        <w:rPr>
          <w:rFonts w:cstheme="minorHAnsi"/>
          <w:b/>
          <w:bCs/>
          <w:color w:val="002060"/>
          <w:sz w:val="24"/>
          <w:szCs w:val="24"/>
          <w:u w:val="single"/>
        </w:rPr>
        <w:t>-</w:t>
      </w:r>
      <w:r w:rsidRPr="00FE0A2B">
        <w:rPr>
          <w:rFonts w:cstheme="minorHAnsi"/>
          <w:b/>
          <w:bCs/>
          <w:color w:val="002060"/>
          <w:sz w:val="24"/>
          <w:szCs w:val="24"/>
          <w:u w:val="single"/>
        </w:rPr>
        <w:t>Year Graduate Certificates offered by CAS, SIS, SPA</w:t>
      </w:r>
    </w:p>
    <w:p w14:paraId="4414B9CB" w14:textId="77777777" w:rsidR="000E0771" w:rsidRPr="00FE0A2B" w:rsidRDefault="000E0771" w:rsidP="000E0771">
      <w:pPr>
        <w:pStyle w:val="NoSpacing"/>
        <w:ind w:left="720"/>
        <w:rPr>
          <w:rFonts w:cstheme="minorHAnsi"/>
          <w:b/>
          <w:bCs/>
          <w:color w:val="002060"/>
          <w:sz w:val="24"/>
          <w:szCs w:val="24"/>
          <w:u w:val="single"/>
        </w:rPr>
      </w:pPr>
    </w:p>
    <w:p w14:paraId="6A28879F" w14:textId="77777777" w:rsidR="000E0771" w:rsidRPr="00FE0A2B" w:rsidRDefault="000E0771" w:rsidP="000E0771">
      <w:pPr>
        <w:pStyle w:val="NoSpacing"/>
        <w:rPr>
          <w:rFonts w:cstheme="minorHAnsi"/>
          <w:color w:val="002060"/>
          <w:sz w:val="24"/>
          <w:szCs w:val="24"/>
        </w:rPr>
      </w:pPr>
      <w:proofErr w:type="gramStart"/>
      <w:r w:rsidRPr="00FE0A2B">
        <w:rPr>
          <w:rFonts w:cstheme="minorHAnsi"/>
          <w:color w:val="002060"/>
          <w:sz w:val="24"/>
          <w:szCs w:val="24"/>
        </w:rPr>
        <w:t>The graduate</w:t>
      </w:r>
      <w:proofErr w:type="gramEnd"/>
      <w:r w:rsidRPr="00FE0A2B">
        <w:rPr>
          <w:rFonts w:cstheme="minorHAnsi"/>
          <w:color w:val="002060"/>
          <w:sz w:val="24"/>
          <w:szCs w:val="24"/>
        </w:rPr>
        <w:t xml:space="preserve"> certificates are issued for 12 months. The start and end dates for these programs are derived from the AU Academic calendar as follows, unless they are determined by the admission units:</w:t>
      </w:r>
    </w:p>
    <w:p w14:paraId="2FE7C7AA" w14:textId="77777777" w:rsidR="000E0771" w:rsidRPr="00FE0A2B" w:rsidRDefault="000E0771" w:rsidP="000E0771">
      <w:pPr>
        <w:pStyle w:val="NoSpacing"/>
        <w:rPr>
          <w:rFonts w:cstheme="minorHAnsi"/>
          <w:color w:val="002060"/>
          <w:sz w:val="24"/>
          <w:szCs w:val="24"/>
        </w:rPr>
      </w:pPr>
    </w:p>
    <w:p w14:paraId="69E3839F" w14:textId="77777777" w:rsidR="000E0771" w:rsidRPr="00FE0A2B" w:rsidRDefault="000E0771" w:rsidP="000E0771">
      <w:pPr>
        <w:pStyle w:val="NoSpacing"/>
        <w:rPr>
          <w:rFonts w:cstheme="minorHAnsi"/>
          <w:color w:val="002060"/>
          <w:sz w:val="24"/>
          <w:szCs w:val="24"/>
        </w:rPr>
      </w:pPr>
      <w:r w:rsidRPr="00FE0A2B">
        <w:rPr>
          <w:rFonts w:cstheme="minorHAnsi"/>
          <w:b/>
          <w:bCs/>
          <w:color w:val="002060"/>
          <w:sz w:val="24"/>
          <w:szCs w:val="24"/>
        </w:rPr>
        <w:t>Start Date</w:t>
      </w:r>
      <w:r w:rsidRPr="00FE0A2B">
        <w:rPr>
          <w:rFonts w:cstheme="minorHAnsi"/>
          <w:color w:val="002060"/>
          <w:sz w:val="24"/>
          <w:szCs w:val="24"/>
        </w:rPr>
        <w:t xml:space="preserve"> =   Start of Classes for the Spring or Fall Semester</w:t>
      </w:r>
    </w:p>
    <w:p w14:paraId="583D53CF" w14:textId="77777777" w:rsidR="000E0771" w:rsidRDefault="000E0771" w:rsidP="000E0771">
      <w:pPr>
        <w:pStyle w:val="NoSpacing"/>
        <w:ind w:left="1440" w:hanging="1440"/>
        <w:rPr>
          <w:rFonts w:cstheme="minorHAnsi"/>
          <w:color w:val="002060"/>
          <w:sz w:val="24"/>
          <w:szCs w:val="24"/>
        </w:rPr>
      </w:pPr>
      <w:r w:rsidRPr="00FE0A2B">
        <w:rPr>
          <w:rFonts w:cstheme="minorHAnsi"/>
          <w:b/>
          <w:bCs/>
          <w:color w:val="002060"/>
          <w:sz w:val="24"/>
          <w:szCs w:val="24"/>
        </w:rPr>
        <w:lastRenderedPageBreak/>
        <w:t>End Date</w:t>
      </w:r>
      <w:r w:rsidRPr="00FE0A2B">
        <w:rPr>
          <w:rFonts w:cstheme="minorHAnsi"/>
          <w:color w:val="002060"/>
          <w:sz w:val="24"/>
          <w:szCs w:val="24"/>
        </w:rPr>
        <w:t xml:space="preserve"> =     Exact</w:t>
      </w:r>
      <w:r>
        <w:rPr>
          <w:rFonts w:cstheme="minorHAnsi"/>
          <w:color w:val="002060"/>
          <w:sz w:val="24"/>
          <w:szCs w:val="24"/>
        </w:rPr>
        <w:t>ly</w:t>
      </w:r>
      <w:r w:rsidRPr="00FE0A2B">
        <w:rPr>
          <w:rFonts w:cstheme="minorHAnsi"/>
          <w:color w:val="002060"/>
          <w:sz w:val="24"/>
          <w:szCs w:val="24"/>
        </w:rPr>
        <w:t xml:space="preserve"> 12 months</w:t>
      </w:r>
    </w:p>
    <w:p w14:paraId="43C51F5D" w14:textId="77777777" w:rsidR="000E0771" w:rsidRDefault="000E0771" w:rsidP="000E0771">
      <w:pPr>
        <w:pStyle w:val="NoSpacing"/>
        <w:ind w:left="1440" w:hanging="1440"/>
        <w:rPr>
          <w:rFonts w:cstheme="minorHAnsi"/>
          <w:color w:val="002060"/>
          <w:sz w:val="24"/>
          <w:szCs w:val="24"/>
        </w:rPr>
      </w:pPr>
    </w:p>
    <w:p w14:paraId="7C511397" w14:textId="77777777" w:rsidR="000E0771" w:rsidRDefault="000E0771">
      <w:pPr>
        <w:pStyle w:val="NoSpacing"/>
        <w:numPr>
          <w:ilvl w:val="0"/>
          <w:numId w:val="19"/>
        </w:numPr>
        <w:rPr>
          <w:rFonts w:cstheme="minorHAnsi"/>
          <w:b/>
          <w:bCs/>
          <w:color w:val="002060"/>
          <w:sz w:val="24"/>
          <w:szCs w:val="24"/>
          <w:u w:val="single"/>
        </w:rPr>
      </w:pPr>
      <w:r w:rsidRPr="00664F1F">
        <w:rPr>
          <w:rFonts w:cstheme="minorHAnsi"/>
          <w:b/>
          <w:bCs/>
          <w:color w:val="002060"/>
          <w:sz w:val="24"/>
          <w:szCs w:val="24"/>
          <w:u w:val="single"/>
        </w:rPr>
        <w:t>SIS Exchange Programs</w:t>
      </w:r>
    </w:p>
    <w:p w14:paraId="4D697BC5" w14:textId="77777777" w:rsidR="000E0771" w:rsidRPr="00664F1F" w:rsidRDefault="000E0771" w:rsidP="000E0771">
      <w:pPr>
        <w:pStyle w:val="NoSpacing"/>
        <w:ind w:left="720"/>
        <w:rPr>
          <w:rFonts w:cstheme="minorHAnsi"/>
          <w:b/>
          <w:bCs/>
          <w:color w:val="002060"/>
          <w:sz w:val="24"/>
          <w:szCs w:val="24"/>
          <w:u w:val="single"/>
        </w:rPr>
      </w:pPr>
    </w:p>
    <w:p w14:paraId="3BD5C22B" w14:textId="082676C4" w:rsidR="009F23B4" w:rsidRPr="00C52B2C" w:rsidRDefault="000E0771" w:rsidP="00A80558">
      <w:pPr>
        <w:pStyle w:val="Normal2"/>
        <w:ind w:left="0"/>
        <w:rPr>
          <w:rFonts w:asciiTheme="minorHAnsi" w:hAnsiTheme="minorHAnsi" w:cstheme="minorHAnsi"/>
          <w:color w:val="1F3864" w:themeColor="accent1" w:themeShade="80"/>
        </w:rPr>
      </w:pPr>
      <w:r w:rsidRPr="00664F1F">
        <w:rPr>
          <w:rFonts w:asciiTheme="minorHAnsi" w:hAnsiTheme="minorHAnsi" w:cstheme="minorHAnsi"/>
          <w:color w:val="1F3864" w:themeColor="accent1" w:themeShade="80"/>
        </w:rPr>
        <w:t>SIS exchange programs are issued for one semester to 2 years. These program dates and cost guides are developed with the current SIS exchange advisor (c</w:t>
      </w:r>
      <w:r w:rsidRPr="00664F1F">
        <w:rPr>
          <w:rFonts w:asciiTheme="minorHAnsi" w:hAnsiTheme="minorHAnsi" w:cstheme="minorHAnsi"/>
          <w:color w:val="1F3864" w:themeColor="accent1" w:themeShade="80"/>
          <w:szCs w:val="24"/>
        </w:rPr>
        <w:t>heck most recent contact here: K:\ISSS\ADMISSIONS\DIRECTORY)</w:t>
      </w:r>
    </w:p>
    <w:p w14:paraId="352D4A1E" w14:textId="6820F9C7" w:rsidR="00100D12" w:rsidRPr="00FE0A2B" w:rsidRDefault="00100D12" w:rsidP="00B65AA4">
      <w:pPr>
        <w:pStyle w:val="Heading2"/>
      </w:pPr>
      <w:bookmarkStart w:id="101" w:name="_Toc77246661"/>
      <w:r w:rsidRPr="00FE0A2B">
        <w:t>2.</w:t>
      </w:r>
      <w:r w:rsidR="004822D2" w:rsidRPr="00FE0A2B">
        <w:t>4</w:t>
      </w:r>
      <w:r w:rsidRPr="00FE0A2B">
        <w:t xml:space="preserve"> International Students Cost Guide</w:t>
      </w:r>
      <w:r w:rsidR="00913C54">
        <w:t>s</w:t>
      </w:r>
      <w:bookmarkEnd w:id="101"/>
    </w:p>
    <w:p w14:paraId="45BB8CA3" w14:textId="77777777" w:rsidR="004B0924" w:rsidRDefault="004B0924" w:rsidP="004B0924">
      <w:pPr>
        <w:pStyle w:val="NoSpacing"/>
        <w:rPr>
          <w:rFonts w:cstheme="minorHAnsi"/>
          <w:color w:val="002060"/>
          <w:sz w:val="24"/>
          <w:szCs w:val="24"/>
        </w:rPr>
      </w:pPr>
      <w:bookmarkStart w:id="102" w:name="_Toc260916205"/>
      <w:r w:rsidRPr="00FE0A2B">
        <w:rPr>
          <w:rFonts w:cstheme="minorHAnsi"/>
          <w:color w:val="002060"/>
          <w:sz w:val="24"/>
          <w:szCs w:val="24"/>
        </w:rPr>
        <w:t xml:space="preserve">The International Student Cost Guides </w:t>
      </w:r>
      <w:proofErr w:type="gramStart"/>
      <w:r w:rsidRPr="00FE0A2B">
        <w:rPr>
          <w:rFonts w:cstheme="minorHAnsi"/>
          <w:color w:val="002060"/>
          <w:sz w:val="24"/>
          <w:szCs w:val="24"/>
        </w:rPr>
        <w:t>are</w:t>
      </w:r>
      <w:proofErr w:type="gramEnd"/>
      <w:r w:rsidRPr="00FE0A2B">
        <w:rPr>
          <w:rFonts w:cstheme="minorHAnsi"/>
          <w:color w:val="002060"/>
          <w:sz w:val="24"/>
          <w:szCs w:val="24"/>
        </w:rPr>
        <w:t xml:space="preserve"> created </w:t>
      </w:r>
      <w:r>
        <w:rPr>
          <w:rFonts w:cstheme="minorHAnsi"/>
          <w:color w:val="002060"/>
          <w:sz w:val="24"/>
          <w:szCs w:val="24"/>
        </w:rPr>
        <w:t>to communicate</w:t>
      </w:r>
      <w:r w:rsidRPr="00FE0A2B">
        <w:rPr>
          <w:rFonts w:cstheme="minorHAnsi"/>
          <w:color w:val="002060"/>
          <w:sz w:val="24"/>
          <w:szCs w:val="24"/>
        </w:rPr>
        <w:t xml:space="preserve"> the approximate costs of living </w:t>
      </w:r>
      <w:r>
        <w:rPr>
          <w:rFonts w:cstheme="minorHAnsi"/>
          <w:color w:val="002060"/>
          <w:sz w:val="24"/>
          <w:szCs w:val="24"/>
        </w:rPr>
        <w:t xml:space="preserve">and </w:t>
      </w:r>
      <w:r w:rsidRPr="00FE0A2B">
        <w:rPr>
          <w:rFonts w:cstheme="minorHAnsi"/>
          <w:color w:val="002060"/>
          <w:sz w:val="24"/>
          <w:szCs w:val="24"/>
        </w:rPr>
        <w:t>attendance per program of study for the purpose of creating immigration documents</w:t>
      </w:r>
      <w:r>
        <w:rPr>
          <w:rFonts w:cstheme="minorHAnsi"/>
          <w:color w:val="002060"/>
          <w:sz w:val="24"/>
          <w:szCs w:val="24"/>
        </w:rPr>
        <w:t>.</w:t>
      </w:r>
    </w:p>
    <w:p w14:paraId="470F1CD6" w14:textId="77777777" w:rsidR="004B0924" w:rsidRPr="00FE0A2B" w:rsidRDefault="004B0924" w:rsidP="004B0924">
      <w:pPr>
        <w:pStyle w:val="NoSpacing"/>
        <w:rPr>
          <w:rFonts w:cstheme="minorHAnsi"/>
          <w:color w:val="002060"/>
          <w:sz w:val="24"/>
          <w:szCs w:val="24"/>
        </w:rPr>
      </w:pPr>
    </w:p>
    <w:p w14:paraId="29D20C7E" w14:textId="77777777" w:rsidR="004B0924" w:rsidRPr="00FE0A2B" w:rsidRDefault="004B0924" w:rsidP="004B0924">
      <w:pPr>
        <w:pStyle w:val="NoSpacing"/>
        <w:rPr>
          <w:rFonts w:cstheme="minorHAnsi"/>
          <w:color w:val="002060"/>
          <w:sz w:val="24"/>
          <w:szCs w:val="24"/>
        </w:rPr>
      </w:pPr>
      <w:proofErr w:type="gramStart"/>
      <w:r>
        <w:rPr>
          <w:rFonts w:cstheme="minorHAnsi"/>
          <w:color w:val="002060"/>
          <w:sz w:val="24"/>
          <w:szCs w:val="24"/>
        </w:rPr>
        <w:t>In order to</w:t>
      </w:r>
      <w:proofErr w:type="gramEnd"/>
      <w:r>
        <w:rPr>
          <w:rFonts w:cstheme="minorHAnsi"/>
          <w:color w:val="002060"/>
          <w:sz w:val="24"/>
          <w:szCs w:val="24"/>
        </w:rPr>
        <w:t xml:space="preserve"> receive an immigration document, all F-1 students must </w:t>
      </w:r>
      <w:r w:rsidRPr="00FE0A2B">
        <w:rPr>
          <w:rFonts w:cstheme="minorHAnsi"/>
          <w:color w:val="002060"/>
          <w:sz w:val="24"/>
          <w:szCs w:val="24"/>
        </w:rPr>
        <w:t>show proof of sufficient funds to cover the costs of the</w:t>
      </w:r>
      <w:r>
        <w:rPr>
          <w:rFonts w:cstheme="minorHAnsi"/>
          <w:color w:val="002060"/>
          <w:sz w:val="24"/>
          <w:szCs w:val="24"/>
        </w:rPr>
        <w:t xml:space="preserve"> first year of their</w:t>
      </w:r>
      <w:r w:rsidRPr="00FE0A2B">
        <w:rPr>
          <w:rFonts w:cstheme="minorHAnsi"/>
          <w:color w:val="002060"/>
          <w:sz w:val="24"/>
          <w:szCs w:val="24"/>
        </w:rPr>
        <w:t xml:space="preserve"> program of study</w:t>
      </w:r>
      <w:r>
        <w:rPr>
          <w:rFonts w:cstheme="minorHAnsi"/>
          <w:color w:val="002060"/>
          <w:sz w:val="24"/>
          <w:szCs w:val="24"/>
        </w:rPr>
        <w:t xml:space="preserve">, and all J-1 students must </w:t>
      </w:r>
      <w:r w:rsidRPr="00FE0A2B">
        <w:rPr>
          <w:rFonts w:cstheme="minorHAnsi"/>
          <w:color w:val="002060"/>
          <w:sz w:val="24"/>
          <w:szCs w:val="24"/>
        </w:rPr>
        <w:t xml:space="preserve">show proof of sufficient funds for the entire length of </w:t>
      </w:r>
      <w:r>
        <w:rPr>
          <w:rFonts w:cstheme="minorHAnsi"/>
          <w:color w:val="002060"/>
          <w:sz w:val="24"/>
          <w:szCs w:val="24"/>
        </w:rPr>
        <w:t xml:space="preserve">their program of study. </w:t>
      </w:r>
      <w:r w:rsidRPr="00FE0A2B">
        <w:rPr>
          <w:rFonts w:cstheme="minorHAnsi"/>
          <w:color w:val="002060"/>
          <w:sz w:val="24"/>
          <w:szCs w:val="24"/>
        </w:rPr>
        <w:t xml:space="preserve"> </w:t>
      </w:r>
    </w:p>
    <w:p w14:paraId="7A3613F0" w14:textId="77777777" w:rsidR="004B0924" w:rsidRPr="00FE0A2B" w:rsidRDefault="004B0924" w:rsidP="004B0924">
      <w:pPr>
        <w:pStyle w:val="NoSpacing"/>
        <w:rPr>
          <w:rFonts w:cstheme="minorHAnsi"/>
          <w:color w:val="002060"/>
          <w:sz w:val="24"/>
          <w:szCs w:val="24"/>
        </w:rPr>
      </w:pPr>
    </w:p>
    <w:p w14:paraId="07A7DA0C" w14:textId="77777777" w:rsidR="004B0924" w:rsidRPr="00FE0A2B" w:rsidRDefault="004B0924" w:rsidP="004B0924">
      <w:pPr>
        <w:pStyle w:val="NoSpacing"/>
        <w:rPr>
          <w:rFonts w:cstheme="minorHAnsi"/>
          <w:color w:val="002060"/>
          <w:sz w:val="24"/>
          <w:szCs w:val="24"/>
        </w:rPr>
      </w:pPr>
      <w:r w:rsidRPr="00FE0A2B">
        <w:rPr>
          <w:rFonts w:cstheme="minorHAnsi"/>
          <w:color w:val="002060"/>
          <w:sz w:val="24"/>
          <w:szCs w:val="24"/>
        </w:rPr>
        <w:t xml:space="preserve">There are different costs for each AU program of study. The costs of each program are posted </w:t>
      </w:r>
      <w:r>
        <w:rPr>
          <w:rFonts w:cstheme="minorHAnsi"/>
          <w:color w:val="002060"/>
          <w:sz w:val="24"/>
          <w:szCs w:val="24"/>
        </w:rPr>
        <w:t>on the</w:t>
      </w:r>
      <w:r w:rsidRPr="00FE0A2B">
        <w:rPr>
          <w:rFonts w:cstheme="minorHAnsi"/>
          <w:color w:val="002060"/>
          <w:sz w:val="24"/>
          <w:szCs w:val="24"/>
        </w:rPr>
        <w:t xml:space="preserve"> ISSS </w:t>
      </w:r>
      <w:r>
        <w:rPr>
          <w:rFonts w:cstheme="minorHAnsi"/>
          <w:color w:val="002060"/>
          <w:sz w:val="24"/>
          <w:szCs w:val="24"/>
        </w:rPr>
        <w:t>web</w:t>
      </w:r>
      <w:r w:rsidRPr="00FE0A2B">
        <w:rPr>
          <w:rFonts w:cstheme="minorHAnsi"/>
          <w:color w:val="002060"/>
          <w:sz w:val="24"/>
          <w:szCs w:val="24"/>
        </w:rPr>
        <w:t xml:space="preserve">page at </w:t>
      </w:r>
      <w:hyperlink r:id="rId33" w:history="1">
        <w:r w:rsidRPr="00FE0A2B">
          <w:rPr>
            <w:rStyle w:val="Hyperlink"/>
            <w:rFonts w:cstheme="minorHAnsi"/>
            <w:sz w:val="24"/>
            <w:szCs w:val="24"/>
          </w:rPr>
          <w:t>Cost Guides for International Students</w:t>
        </w:r>
      </w:hyperlink>
      <w:r w:rsidRPr="00FE0A2B">
        <w:rPr>
          <w:rFonts w:cstheme="minorHAnsi"/>
          <w:color w:val="343434"/>
          <w:sz w:val="24"/>
          <w:szCs w:val="24"/>
        </w:rPr>
        <w:t>.</w:t>
      </w:r>
    </w:p>
    <w:p w14:paraId="4F85F69A" w14:textId="77777777" w:rsidR="00773687" w:rsidRPr="00FE0A2B" w:rsidRDefault="00773687" w:rsidP="00773687">
      <w:pPr>
        <w:pStyle w:val="NoSpacing"/>
        <w:rPr>
          <w:rFonts w:cstheme="minorHAnsi"/>
          <w:color w:val="002060"/>
          <w:sz w:val="24"/>
          <w:szCs w:val="24"/>
        </w:rPr>
      </w:pPr>
    </w:p>
    <w:p w14:paraId="61525A52" w14:textId="77777777" w:rsidR="00773687" w:rsidRPr="00FE0A2B" w:rsidRDefault="00773687" w:rsidP="00773687">
      <w:pPr>
        <w:pStyle w:val="NoSpacing"/>
        <w:rPr>
          <w:rFonts w:cstheme="minorHAnsi"/>
          <w:b/>
          <w:bCs/>
          <w:color w:val="002060"/>
          <w:sz w:val="24"/>
          <w:szCs w:val="24"/>
          <w:u w:val="single"/>
        </w:rPr>
      </w:pPr>
    </w:p>
    <w:p w14:paraId="62943961" w14:textId="77777777" w:rsidR="00EC72AD" w:rsidRPr="00FE0A2B" w:rsidRDefault="00EC72AD" w:rsidP="00EC72AD">
      <w:pPr>
        <w:pStyle w:val="NoSpacing"/>
        <w:rPr>
          <w:rFonts w:cstheme="minorHAnsi"/>
          <w:b/>
          <w:bCs/>
          <w:color w:val="002060"/>
          <w:sz w:val="24"/>
          <w:szCs w:val="24"/>
          <w:u w:val="single"/>
        </w:rPr>
      </w:pPr>
      <w:r w:rsidRPr="00FE0A2B">
        <w:rPr>
          <w:rFonts w:cstheme="minorHAnsi"/>
          <w:b/>
          <w:bCs/>
          <w:color w:val="002060"/>
          <w:sz w:val="24"/>
          <w:szCs w:val="24"/>
          <w:u w:val="single"/>
        </w:rPr>
        <w:t>All cost guides are developed after ISSS receives the information below:</w:t>
      </w:r>
    </w:p>
    <w:p w14:paraId="6B6A36F2" w14:textId="77777777" w:rsidR="00EC72AD" w:rsidRPr="00FE0A2B" w:rsidRDefault="00EC72AD" w:rsidP="00EC72AD">
      <w:pPr>
        <w:pStyle w:val="NoSpacing"/>
        <w:rPr>
          <w:rFonts w:cstheme="minorHAnsi"/>
          <w:b/>
          <w:bCs/>
          <w:color w:val="002060"/>
          <w:sz w:val="24"/>
          <w:szCs w:val="24"/>
          <w:u w:val="single"/>
        </w:rPr>
      </w:pPr>
    </w:p>
    <w:p w14:paraId="64CAD3A7" w14:textId="77777777" w:rsidR="00EC72AD" w:rsidRPr="001E7E60" w:rsidRDefault="00EC72AD">
      <w:pPr>
        <w:pStyle w:val="NoSpacing"/>
        <w:numPr>
          <w:ilvl w:val="0"/>
          <w:numId w:val="17"/>
        </w:numPr>
        <w:rPr>
          <w:rFonts w:cstheme="minorHAnsi"/>
          <w:color w:val="002060"/>
          <w:sz w:val="24"/>
          <w:szCs w:val="24"/>
        </w:rPr>
      </w:pPr>
      <w:r w:rsidRPr="00FE0A2B">
        <w:rPr>
          <w:rFonts w:cstheme="minorHAnsi"/>
          <w:color w:val="002060"/>
          <w:sz w:val="24"/>
          <w:szCs w:val="24"/>
        </w:rPr>
        <w:t>American University’s</w:t>
      </w:r>
      <w:r w:rsidRPr="00FE0A2B">
        <w:rPr>
          <w:rFonts w:cstheme="minorHAnsi"/>
          <w:b/>
          <w:bCs/>
          <w:color w:val="002060"/>
          <w:sz w:val="24"/>
          <w:szCs w:val="24"/>
        </w:rPr>
        <w:t xml:space="preserve"> </w:t>
      </w:r>
      <w:r w:rsidRPr="00A80558">
        <w:rPr>
          <w:rFonts w:cstheme="minorHAnsi"/>
          <w:color w:val="002060"/>
          <w:sz w:val="24"/>
          <w:szCs w:val="24"/>
        </w:rPr>
        <w:t>one</w:t>
      </w:r>
      <w:r>
        <w:rPr>
          <w:rFonts w:cstheme="minorHAnsi"/>
          <w:color w:val="002060"/>
          <w:sz w:val="24"/>
          <w:szCs w:val="24"/>
        </w:rPr>
        <w:t xml:space="preserve"> </w:t>
      </w:r>
      <w:r w:rsidRPr="00A80558">
        <w:rPr>
          <w:rFonts w:cstheme="minorHAnsi"/>
          <w:color w:val="002060"/>
          <w:sz w:val="24"/>
          <w:szCs w:val="24"/>
        </w:rPr>
        <w:t>or two-year budget approval from the University’s Board of Trustees,</w:t>
      </w:r>
      <w:r w:rsidRPr="001E7E60">
        <w:rPr>
          <w:rFonts w:cstheme="minorHAnsi"/>
          <w:color w:val="002060"/>
          <w:sz w:val="24"/>
          <w:szCs w:val="24"/>
        </w:rPr>
        <w:t xml:space="preserve"> which is available approximately in late February (Received by ISSS director)</w:t>
      </w:r>
    </w:p>
    <w:p w14:paraId="5426A3AE" w14:textId="77777777" w:rsidR="00EC72AD" w:rsidRPr="001E7E60" w:rsidRDefault="00EC72AD">
      <w:pPr>
        <w:pStyle w:val="NoSpacing"/>
        <w:numPr>
          <w:ilvl w:val="0"/>
          <w:numId w:val="17"/>
        </w:numPr>
        <w:rPr>
          <w:rFonts w:cstheme="minorHAnsi"/>
          <w:color w:val="002060"/>
          <w:sz w:val="24"/>
          <w:szCs w:val="24"/>
        </w:rPr>
      </w:pPr>
      <w:r w:rsidRPr="00A80558">
        <w:rPr>
          <w:rFonts w:cstheme="minorHAnsi"/>
          <w:color w:val="002060"/>
          <w:sz w:val="24"/>
          <w:szCs w:val="24"/>
        </w:rPr>
        <w:t>Cost-of-Living</w:t>
      </w:r>
      <w:r w:rsidRPr="001E7E60">
        <w:rPr>
          <w:rFonts w:cstheme="minorHAnsi"/>
          <w:color w:val="002060"/>
          <w:sz w:val="24"/>
          <w:szCs w:val="24"/>
        </w:rPr>
        <w:t xml:space="preserve"> </w:t>
      </w:r>
      <w:r>
        <w:rPr>
          <w:rFonts w:cstheme="minorHAnsi"/>
          <w:color w:val="002060"/>
          <w:sz w:val="24"/>
          <w:szCs w:val="24"/>
        </w:rPr>
        <w:t xml:space="preserve">and </w:t>
      </w:r>
      <w:r w:rsidRPr="00A80558">
        <w:rPr>
          <w:rFonts w:cstheme="minorHAnsi"/>
          <w:color w:val="002060"/>
          <w:sz w:val="24"/>
          <w:szCs w:val="24"/>
        </w:rPr>
        <w:t>Attendance</w:t>
      </w:r>
      <w:r w:rsidRPr="001E7E60">
        <w:rPr>
          <w:rFonts w:cstheme="minorHAnsi"/>
          <w:color w:val="002060"/>
          <w:sz w:val="24"/>
          <w:szCs w:val="24"/>
        </w:rPr>
        <w:t xml:space="preserve"> from AU Financial Aid office in early March (Contact</w:t>
      </w:r>
      <w:r>
        <w:rPr>
          <w:rFonts w:cstheme="minorHAnsi"/>
          <w:color w:val="002060"/>
          <w:sz w:val="24"/>
          <w:szCs w:val="24"/>
        </w:rPr>
        <w:t xml:space="preserve"> </w:t>
      </w:r>
      <w:r w:rsidRPr="001E7E60">
        <w:rPr>
          <w:rFonts w:cstheme="minorHAnsi"/>
          <w:color w:val="002060"/>
          <w:sz w:val="24"/>
          <w:szCs w:val="24"/>
        </w:rPr>
        <w:t>Associate Director of AU financial Aid office)</w:t>
      </w:r>
    </w:p>
    <w:p w14:paraId="69622745" w14:textId="77777777" w:rsidR="00EC72AD" w:rsidRPr="00FE0A2B" w:rsidRDefault="00EC72AD">
      <w:pPr>
        <w:pStyle w:val="NoSpacing"/>
        <w:numPr>
          <w:ilvl w:val="0"/>
          <w:numId w:val="17"/>
        </w:numPr>
        <w:rPr>
          <w:rFonts w:cstheme="minorHAnsi"/>
          <w:color w:val="002060"/>
          <w:sz w:val="24"/>
          <w:szCs w:val="24"/>
        </w:rPr>
      </w:pPr>
      <w:r w:rsidRPr="001E7E60">
        <w:rPr>
          <w:rFonts w:cstheme="minorHAnsi"/>
          <w:color w:val="002060"/>
          <w:sz w:val="24"/>
          <w:szCs w:val="24"/>
        </w:rPr>
        <w:t xml:space="preserve">WCL financial aid is contacted for the </w:t>
      </w:r>
      <w:r w:rsidRPr="00A80558">
        <w:rPr>
          <w:rFonts w:cstheme="minorHAnsi"/>
          <w:color w:val="002060"/>
          <w:sz w:val="24"/>
          <w:szCs w:val="24"/>
        </w:rPr>
        <w:t>Cost</w:t>
      </w:r>
      <w:r>
        <w:rPr>
          <w:rFonts w:cstheme="minorHAnsi"/>
          <w:color w:val="002060"/>
          <w:sz w:val="24"/>
          <w:szCs w:val="24"/>
        </w:rPr>
        <w:t xml:space="preserve"> </w:t>
      </w:r>
      <w:r w:rsidRPr="00A80558">
        <w:rPr>
          <w:rFonts w:cstheme="minorHAnsi"/>
          <w:color w:val="002060"/>
          <w:sz w:val="24"/>
          <w:szCs w:val="24"/>
        </w:rPr>
        <w:t>of</w:t>
      </w:r>
      <w:r>
        <w:rPr>
          <w:rFonts w:cstheme="minorHAnsi"/>
          <w:color w:val="002060"/>
          <w:sz w:val="24"/>
          <w:szCs w:val="24"/>
        </w:rPr>
        <w:t xml:space="preserve"> </w:t>
      </w:r>
      <w:r w:rsidRPr="00A80558">
        <w:rPr>
          <w:rFonts w:cstheme="minorHAnsi"/>
          <w:color w:val="002060"/>
          <w:sz w:val="24"/>
          <w:szCs w:val="24"/>
        </w:rPr>
        <w:t xml:space="preserve">living </w:t>
      </w:r>
      <w:r>
        <w:rPr>
          <w:rFonts w:cstheme="minorHAnsi"/>
          <w:color w:val="002060"/>
          <w:sz w:val="24"/>
          <w:szCs w:val="24"/>
        </w:rPr>
        <w:t xml:space="preserve">and </w:t>
      </w:r>
      <w:r w:rsidRPr="00A80558">
        <w:rPr>
          <w:rFonts w:cstheme="minorHAnsi"/>
          <w:color w:val="002060"/>
          <w:sz w:val="24"/>
          <w:szCs w:val="24"/>
        </w:rPr>
        <w:t>Attendance</w:t>
      </w:r>
      <w:r w:rsidRPr="00FE0A2B">
        <w:rPr>
          <w:rFonts w:cstheme="minorHAnsi"/>
          <w:color w:val="002060"/>
          <w:sz w:val="24"/>
          <w:szCs w:val="24"/>
        </w:rPr>
        <w:t xml:space="preserve"> for WCL </w:t>
      </w:r>
      <w:proofErr w:type="gramStart"/>
      <w:r w:rsidRPr="00FE0A2B">
        <w:rPr>
          <w:rFonts w:cstheme="minorHAnsi"/>
          <w:color w:val="002060"/>
          <w:sz w:val="24"/>
          <w:szCs w:val="24"/>
        </w:rPr>
        <w:t>programs</w:t>
      </w:r>
      <w:proofErr w:type="gramEnd"/>
    </w:p>
    <w:p w14:paraId="758972D5" w14:textId="77777777" w:rsidR="00EC72AD" w:rsidRPr="00FE0A2B" w:rsidRDefault="00EC72AD">
      <w:pPr>
        <w:pStyle w:val="NoSpacing"/>
        <w:numPr>
          <w:ilvl w:val="0"/>
          <w:numId w:val="17"/>
        </w:numPr>
        <w:rPr>
          <w:rFonts w:cstheme="minorHAnsi"/>
          <w:color w:val="002060"/>
          <w:sz w:val="24"/>
          <w:szCs w:val="24"/>
        </w:rPr>
      </w:pPr>
      <w:r w:rsidRPr="00FE0A2B">
        <w:rPr>
          <w:rFonts w:cstheme="minorHAnsi"/>
          <w:color w:val="002060"/>
          <w:sz w:val="24"/>
          <w:szCs w:val="24"/>
        </w:rPr>
        <w:t>Special Programs (</w:t>
      </w:r>
      <w:r>
        <w:rPr>
          <w:rFonts w:cstheme="minorHAnsi"/>
          <w:color w:val="002060"/>
          <w:sz w:val="24"/>
          <w:szCs w:val="24"/>
        </w:rPr>
        <w:t>Abroad at AU</w:t>
      </w:r>
      <w:r w:rsidRPr="00FE0A2B">
        <w:rPr>
          <w:rFonts w:cstheme="minorHAnsi"/>
          <w:color w:val="002060"/>
          <w:sz w:val="24"/>
          <w:szCs w:val="24"/>
        </w:rPr>
        <w:t>, WSP, ELTA, IAP) are contacted directly to determine tuition cost, fees and living expenses (</w:t>
      </w:r>
      <w:r>
        <w:rPr>
          <w:rFonts w:cstheme="minorHAnsi"/>
          <w:color w:val="002060"/>
          <w:sz w:val="24"/>
          <w:szCs w:val="24"/>
        </w:rPr>
        <w:t xml:space="preserve">Email </w:t>
      </w:r>
      <w:r w:rsidRPr="00FE0A2B">
        <w:rPr>
          <w:rFonts w:cstheme="minorHAnsi"/>
          <w:color w:val="002060"/>
          <w:sz w:val="24"/>
          <w:szCs w:val="24"/>
        </w:rPr>
        <w:t>admission</w:t>
      </w:r>
      <w:r>
        <w:rPr>
          <w:rFonts w:cstheme="minorHAnsi"/>
          <w:color w:val="002060"/>
          <w:sz w:val="24"/>
          <w:szCs w:val="24"/>
        </w:rPr>
        <w:t xml:space="preserve"> contact</w:t>
      </w:r>
      <w:r w:rsidRPr="00FE0A2B">
        <w:rPr>
          <w:rFonts w:cstheme="minorHAnsi"/>
          <w:color w:val="002060"/>
          <w:sz w:val="24"/>
          <w:szCs w:val="24"/>
        </w:rPr>
        <w:t xml:space="preserve"> for each department</w:t>
      </w:r>
      <w:r>
        <w:rPr>
          <w:rFonts w:cstheme="minorHAnsi"/>
          <w:color w:val="002060"/>
          <w:sz w:val="24"/>
          <w:szCs w:val="24"/>
        </w:rPr>
        <w:t xml:space="preserve">: </w:t>
      </w:r>
      <w:r w:rsidRPr="009E7267">
        <w:rPr>
          <w:rFonts w:cstheme="minorHAnsi"/>
          <w:color w:val="002060"/>
          <w:sz w:val="24"/>
          <w:szCs w:val="24"/>
        </w:rPr>
        <w:t>K:\ISSS\ADMISSIONS\DIRECTORY</w:t>
      </w:r>
      <w:r w:rsidRPr="00FE0A2B">
        <w:rPr>
          <w:rFonts w:cstheme="minorHAnsi"/>
          <w:color w:val="002060"/>
          <w:sz w:val="24"/>
          <w:szCs w:val="24"/>
        </w:rPr>
        <w:t>)</w:t>
      </w:r>
    </w:p>
    <w:p w14:paraId="35073D61" w14:textId="2CBF67A9" w:rsidR="00EC72AD" w:rsidRPr="009E7267" w:rsidRDefault="00EC72AD">
      <w:pPr>
        <w:pStyle w:val="NoSpacing"/>
        <w:numPr>
          <w:ilvl w:val="0"/>
          <w:numId w:val="17"/>
        </w:numPr>
        <w:rPr>
          <w:rFonts w:cstheme="minorHAnsi"/>
          <w:color w:val="002060"/>
          <w:sz w:val="24"/>
          <w:szCs w:val="24"/>
        </w:rPr>
      </w:pPr>
      <w:r w:rsidRPr="00FE0A2B">
        <w:rPr>
          <w:rFonts w:cstheme="minorHAnsi"/>
          <w:color w:val="002060"/>
          <w:sz w:val="24"/>
          <w:szCs w:val="24"/>
        </w:rPr>
        <w:t xml:space="preserve">AU Health Insurance fee is taken from </w:t>
      </w:r>
      <w:r>
        <w:rPr>
          <w:rFonts w:cstheme="minorHAnsi"/>
          <w:color w:val="002060"/>
          <w:sz w:val="24"/>
          <w:szCs w:val="24"/>
        </w:rPr>
        <w:t>AU Central’s</w:t>
      </w:r>
      <w:r w:rsidRPr="00FE0A2B">
        <w:rPr>
          <w:rFonts w:cstheme="minorHAnsi"/>
          <w:color w:val="002060"/>
          <w:sz w:val="24"/>
          <w:szCs w:val="24"/>
        </w:rPr>
        <w:t xml:space="preserve"> </w:t>
      </w:r>
      <w:hyperlink r:id="rId34" w:history="1">
        <w:r w:rsidRPr="009E7267">
          <w:rPr>
            <w:rStyle w:val="Hyperlink"/>
            <w:rFonts w:cstheme="minorHAnsi"/>
            <w:sz w:val="24"/>
            <w:szCs w:val="24"/>
          </w:rPr>
          <w:t>website</w:t>
        </w:r>
      </w:hyperlink>
      <w:r>
        <w:rPr>
          <w:rFonts w:cstheme="minorHAnsi"/>
          <w:color w:val="002060"/>
          <w:sz w:val="24"/>
          <w:szCs w:val="24"/>
        </w:rPr>
        <w:t xml:space="preserve">. </w:t>
      </w:r>
      <w:r w:rsidRPr="009E7267">
        <w:rPr>
          <w:rFonts w:cstheme="minorHAnsi"/>
          <w:color w:val="002060"/>
          <w:sz w:val="24"/>
          <w:szCs w:val="24"/>
        </w:rPr>
        <w:t xml:space="preserve">This fee reflects the previous academic year fee because the Health Insurance fee is always updated in the month of May, and the cost guides are updated in early </w:t>
      </w:r>
      <w:proofErr w:type="gramStart"/>
      <w:r w:rsidRPr="009E7267">
        <w:rPr>
          <w:rFonts w:cstheme="minorHAnsi"/>
          <w:color w:val="002060"/>
          <w:sz w:val="24"/>
          <w:szCs w:val="24"/>
        </w:rPr>
        <w:t>March</w:t>
      </w:r>
      <w:proofErr w:type="gramEnd"/>
    </w:p>
    <w:p w14:paraId="71CA9092" w14:textId="77777777" w:rsidR="00EC72AD" w:rsidRPr="009E7267" w:rsidRDefault="00EC72AD">
      <w:pPr>
        <w:pStyle w:val="NoSpacing"/>
        <w:numPr>
          <w:ilvl w:val="0"/>
          <w:numId w:val="17"/>
        </w:numPr>
        <w:rPr>
          <w:rFonts w:cstheme="minorHAnsi"/>
          <w:color w:val="002060"/>
          <w:sz w:val="24"/>
          <w:szCs w:val="24"/>
        </w:rPr>
      </w:pPr>
      <w:r w:rsidRPr="00FE0A2B">
        <w:rPr>
          <w:rFonts w:cstheme="minorHAnsi"/>
          <w:color w:val="002060"/>
          <w:sz w:val="24"/>
          <w:szCs w:val="24"/>
        </w:rPr>
        <w:t xml:space="preserve">Once the cost guides are created, admission offices review and confirm before we post them on </w:t>
      </w:r>
      <w:hyperlink r:id="rId35" w:history="1">
        <w:r w:rsidRPr="009E7267">
          <w:rPr>
            <w:rStyle w:val="Hyperlink"/>
            <w:rFonts w:cstheme="minorHAnsi"/>
            <w:sz w:val="24"/>
            <w:szCs w:val="24"/>
          </w:rPr>
          <w:t>ISSS webpage</w:t>
        </w:r>
      </w:hyperlink>
      <w:r>
        <w:rPr>
          <w:rFonts w:cstheme="minorHAnsi"/>
          <w:color w:val="002060"/>
          <w:sz w:val="24"/>
          <w:szCs w:val="24"/>
        </w:rPr>
        <w:t xml:space="preserve">. Final cost guides can also be found here: </w:t>
      </w:r>
      <w:r w:rsidRPr="009E7267">
        <w:rPr>
          <w:rFonts w:cstheme="minorHAnsi"/>
        </w:rPr>
        <w:t xml:space="preserve">K:\ISSS\ADMISSIONS\COST </w:t>
      </w:r>
      <w:commentRangeStart w:id="103"/>
      <w:r w:rsidRPr="009E7267">
        <w:rPr>
          <w:rFonts w:cstheme="minorHAnsi"/>
        </w:rPr>
        <w:t>GUIDES</w:t>
      </w:r>
      <w:commentRangeEnd w:id="103"/>
      <w:r w:rsidR="00166DE8">
        <w:rPr>
          <w:rStyle w:val="CommentReference"/>
          <w:rFonts w:ascii="Calibri" w:eastAsia="Times New Roman" w:hAnsi="Calibri" w:cs="Traditional Arabic"/>
          <w:lang w:bidi="ar-BH"/>
        </w:rPr>
        <w:commentReference w:id="103"/>
      </w:r>
    </w:p>
    <w:p w14:paraId="7AF5BF3C" w14:textId="77777777" w:rsidR="00773687" w:rsidRPr="00FE0A2B" w:rsidRDefault="00773687" w:rsidP="00773687">
      <w:pPr>
        <w:pStyle w:val="NoSpacing"/>
        <w:rPr>
          <w:rFonts w:cstheme="minorHAnsi"/>
          <w:b/>
          <w:bCs/>
          <w:color w:val="002060"/>
          <w:sz w:val="24"/>
          <w:szCs w:val="24"/>
          <w:u w:val="single"/>
        </w:rPr>
      </w:pPr>
    </w:p>
    <w:p w14:paraId="40B647F9" w14:textId="77777777" w:rsidR="00773687" w:rsidRPr="00FE0A2B" w:rsidRDefault="00773687" w:rsidP="00773687">
      <w:pPr>
        <w:pStyle w:val="NoSpacing"/>
        <w:rPr>
          <w:rFonts w:cstheme="minorHAnsi"/>
          <w:b/>
          <w:bCs/>
          <w:color w:val="002060"/>
          <w:sz w:val="24"/>
          <w:szCs w:val="24"/>
          <w:u w:val="single"/>
        </w:rPr>
      </w:pPr>
    </w:p>
    <w:p w14:paraId="6E38C438" w14:textId="77777777" w:rsidR="00E823B3" w:rsidRPr="00FE0A2B" w:rsidRDefault="00E823B3" w:rsidP="00E823B3">
      <w:pPr>
        <w:pStyle w:val="NoSpacing"/>
        <w:rPr>
          <w:rFonts w:cstheme="minorHAnsi"/>
          <w:b/>
          <w:bCs/>
          <w:color w:val="002060"/>
          <w:sz w:val="24"/>
          <w:szCs w:val="24"/>
          <w:u w:val="single"/>
        </w:rPr>
      </w:pPr>
      <w:bookmarkStart w:id="104" w:name="_Toc77246662"/>
      <w:r w:rsidRPr="00FE0A2B">
        <w:rPr>
          <w:rFonts w:cstheme="minorHAnsi"/>
          <w:b/>
          <w:bCs/>
          <w:color w:val="002060"/>
          <w:sz w:val="24"/>
          <w:szCs w:val="24"/>
          <w:u w:val="single"/>
        </w:rPr>
        <w:t>Cost Guides for each program are calculated as follows:</w:t>
      </w:r>
    </w:p>
    <w:p w14:paraId="12CC82E5" w14:textId="77777777" w:rsidR="00E823B3" w:rsidRPr="00045F0D" w:rsidRDefault="00E823B3" w:rsidP="00B65AA4">
      <w:pPr>
        <w:pStyle w:val="Heading4"/>
      </w:pPr>
      <w:r w:rsidRPr="00045F0D">
        <w:lastRenderedPageBreak/>
        <w:t>Undergraduate Programs</w:t>
      </w:r>
    </w:p>
    <w:p w14:paraId="4AC64A0E" w14:textId="77777777" w:rsidR="00E823B3" w:rsidRPr="00FE0A2B" w:rsidRDefault="00E823B3" w:rsidP="00E823B3">
      <w:pPr>
        <w:rPr>
          <w:rFonts w:asciiTheme="minorHAnsi" w:hAnsiTheme="minorHAnsi" w:cstheme="minorHAnsi"/>
        </w:rPr>
      </w:pPr>
      <w:r w:rsidRPr="00FE0A2B">
        <w:rPr>
          <w:rFonts w:asciiTheme="minorHAnsi" w:hAnsiTheme="minorHAnsi" w:cstheme="minorHAnsi"/>
          <w:color w:val="002060"/>
        </w:rPr>
        <w:t>The Cost Guide for Undergraduate program</w:t>
      </w:r>
      <w:r>
        <w:rPr>
          <w:rFonts w:asciiTheme="minorHAnsi" w:hAnsiTheme="minorHAnsi" w:cstheme="minorHAnsi"/>
          <w:color w:val="002060"/>
        </w:rPr>
        <w:t>s</w:t>
      </w:r>
      <w:r w:rsidRPr="00FE0A2B">
        <w:rPr>
          <w:rFonts w:asciiTheme="minorHAnsi" w:hAnsiTheme="minorHAnsi" w:cstheme="minorHAnsi"/>
          <w:color w:val="002060"/>
        </w:rPr>
        <w:t xml:space="preserve"> is calculated for 9 months only because most undergraduate students leave the U.S. and go back to their home country during the summer.</w:t>
      </w:r>
    </w:p>
    <w:p w14:paraId="3413E423"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Costs are taken from the AU Undergraduate on</w:t>
      </w:r>
      <w:r>
        <w:rPr>
          <w:rFonts w:cstheme="minorHAnsi"/>
          <w:color w:val="002060"/>
          <w:sz w:val="24"/>
          <w:szCs w:val="24"/>
        </w:rPr>
        <w:t>-c</w:t>
      </w:r>
      <w:r w:rsidRPr="00FE0A2B">
        <w:rPr>
          <w:rFonts w:cstheme="minorHAnsi"/>
          <w:color w:val="002060"/>
          <w:sz w:val="24"/>
          <w:szCs w:val="24"/>
        </w:rPr>
        <w:t xml:space="preserve">ampus line on the Financial Aid Cost of Attendance </w:t>
      </w:r>
      <w:r>
        <w:rPr>
          <w:rFonts w:cstheme="minorHAnsi"/>
          <w:color w:val="002060"/>
          <w:sz w:val="24"/>
          <w:szCs w:val="24"/>
        </w:rPr>
        <w:t xml:space="preserve">(COA) </w:t>
      </w:r>
      <w:r w:rsidRPr="00FE0A2B">
        <w:rPr>
          <w:rFonts w:cstheme="minorHAnsi"/>
          <w:color w:val="002060"/>
          <w:sz w:val="24"/>
          <w:szCs w:val="24"/>
        </w:rPr>
        <w:t>Full-time Enrollment (the Loan Fees are disregarded)</w:t>
      </w:r>
    </w:p>
    <w:p w14:paraId="7A23DF83"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 xml:space="preserve">Tuition is for 12-17 </w:t>
      </w:r>
      <w:proofErr w:type="gramStart"/>
      <w:r w:rsidRPr="00FE0A2B">
        <w:rPr>
          <w:rFonts w:cstheme="minorHAnsi"/>
          <w:color w:val="002060"/>
          <w:sz w:val="24"/>
          <w:szCs w:val="24"/>
        </w:rPr>
        <w:t>credits</w:t>
      </w:r>
      <w:proofErr w:type="gramEnd"/>
    </w:p>
    <w:p w14:paraId="4D42ABC3"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Mandatory Fees = Technology</w:t>
      </w:r>
      <w:r>
        <w:rPr>
          <w:rFonts w:cstheme="minorHAnsi"/>
          <w:color w:val="002060"/>
          <w:sz w:val="24"/>
          <w:szCs w:val="24"/>
        </w:rPr>
        <w:t xml:space="preserve">, </w:t>
      </w:r>
      <w:r w:rsidRPr="00FE0A2B">
        <w:rPr>
          <w:rFonts w:cstheme="minorHAnsi"/>
          <w:color w:val="002060"/>
          <w:sz w:val="24"/>
          <w:szCs w:val="24"/>
        </w:rPr>
        <w:t>Sports Center, and Student Activity Fee</w:t>
      </w:r>
    </w:p>
    <w:p w14:paraId="11C42565"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 xml:space="preserve">AU Central website </w:t>
      </w:r>
      <w:r w:rsidRPr="00FE0A2B">
        <w:rPr>
          <w:rFonts w:cstheme="minorHAnsi"/>
          <w:color w:val="002060"/>
          <w:sz w:val="24"/>
          <w:szCs w:val="24"/>
        </w:rPr>
        <w:t>with the note “the health insurance fee is based on the prev</w:t>
      </w:r>
      <w:r>
        <w:rPr>
          <w:rFonts w:cstheme="minorHAnsi"/>
          <w:color w:val="002060"/>
          <w:sz w:val="24"/>
          <w:szCs w:val="24"/>
        </w:rPr>
        <w:t>ious</w:t>
      </w:r>
      <w:r w:rsidRPr="00FE0A2B">
        <w:rPr>
          <w:rFonts w:cstheme="minorHAnsi"/>
          <w:color w:val="002060"/>
          <w:sz w:val="24"/>
          <w:szCs w:val="24"/>
        </w:rPr>
        <w:t xml:space="preserve"> year, because next year</w:t>
      </w:r>
      <w:r>
        <w:rPr>
          <w:rFonts w:cstheme="minorHAnsi"/>
          <w:color w:val="002060"/>
          <w:sz w:val="24"/>
          <w:szCs w:val="24"/>
        </w:rPr>
        <w:t>’s</w:t>
      </w:r>
      <w:r w:rsidRPr="00FE0A2B">
        <w:rPr>
          <w:rFonts w:cstheme="minorHAnsi"/>
          <w:color w:val="002060"/>
          <w:sz w:val="24"/>
          <w:szCs w:val="24"/>
        </w:rPr>
        <w:t xml:space="preserve"> fee was not available at the time of this cost guide creation.</w:t>
      </w:r>
      <w:r>
        <w:rPr>
          <w:rFonts w:cstheme="minorHAnsi"/>
          <w:color w:val="002060"/>
          <w:sz w:val="24"/>
          <w:szCs w:val="24"/>
        </w:rPr>
        <w:t>”</w:t>
      </w:r>
    </w:p>
    <w:p w14:paraId="2CDB4718"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Personal = Personal + Transportation (other)</w:t>
      </w:r>
      <w:r>
        <w:rPr>
          <w:rFonts w:cstheme="minorHAnsi"/>
          <w:color w:val="002060"/>
          <w:sz w:val="24"/>
          <w:szCs w:val="24"/>
        </w:rPr>
        <w:t xml:space="preserve"> </w:t>
      </w:r>
      <w:r w:rsidRPr="00FE0A2B">
        <w:rPr>
          <w:rFonts w:cstheme="minorHAnsi"/>
          <w:color w:val="002060"/>
          <w:sz w:val="24"/>
          <w:szCs w:val="24"/>
        </w:rPr>
        <w:t>+ Transportation (Metro Pass Fee)</w:t>
      </w:r>
    </w:p>
    <w:p w14:paraId="73432E6B" w14:textId="77777777" w:rsidR="00E823B3" w:rsidRPr="00FE0A2B" w:rsidRDefault="00E823B3">
      <w:pPr>
        <w:pStyle w:val="NoSpacing"/>
        <w:numPr>
          <w:ilvl w:val="0"/>
          <w:numId w:val="16"/>
        </w:numPr>
        <w:rPr>
          <w:rFonts w:cstheme="minorHAnsi"/>
          <w:color w:val="002060"/>
          <w:sz w:val="24"/>
          <w:szCs w:val="24"/>
        </w:rPr>
      </w:pPr>
      <w:r w:rsidRPr="00FE0A2B">
        <w:rPr>
          <w:rFonts w:cstheme="minorHAnsi"/>
          <w:color w:val="002060"/>
          <w:sz w:val="24"/>
          <w:szCs w:val="24"/>
        </w:rPr>
        <w:t>Room is based on double occupancy cost (taken from COA)</w:t>
      </w:r>
    </w:p>
    <w:p w14:paraId="7358C2BE" w14:textId="77777777" w:rsidR="00E823B3" w:rsidRPr="004F5D5A" w:rsidRDefault="00E823B3">
      <w:pPr>
        <w:pStyle w:val="NoSpacing"/>
        <w:numPr>
          <w:ilvl w:val="0"/>
          <w:numId w:val="16"/>
        </w:numPr>
        <w:rPr>
          <w:rFonts w:cstheme="minorHAnsi"/>
          <w:color w:val="002060"/>
          <w:sz w:val="24"/>
          <w:szCs w:val="24"/>
        </w:rPr>
      </w:pPr>
      <w:r w:rsidRPr="00FE0A2B">
        <w:rPr>
          <w:rFonts w:cstheme="minorHAnsi"/>
          <w:color w:val="002060"/>
          <w:sz w:val="24"/>
          <w:szCs w:val="24"/>
        </w:rPr>
        <w:t>Board is based on 175</w:t>
      </w:r>
      <w:r>
        <w:rPr>
          <w:rFonts w:cstheme="minorHAnsi"/>
          <w:color w:val="002060"/>
          <w:sz w:val="24"/>
          <w:szCs w:val="24"/>
        </w:rPr>
        <w:t>-</w:t>
      </w:r>
      <w:r w:rsidRPr="00FE0A2B">
        <w:rPr>
          <w:rFonts w:cstheme="minorHAnsi"/>
          <w:color w:val="002060"/>
          <w:sz w:val="24"/>
          <w:szCs w:val="24"/>
        </w:rPr>
        <w:t>block (taken from the COA)</w:t>
      </w:r>
    </w:p>
    <w:p w14:paraId="2F33E73D" w14:textId="21DC56B6" w:rsidR="00E823B3" w:rsidRPr="00045F0D" w:rsidRDefault="081BF1C9" w:rsidP="00B65AA4">
      <w:pPr>
        <w:pStyle w:val="Heading4"/>
      </w:pPr>
      <w:r>
        <w:t xml:space="preserve">CAS, SOC, SPA, SOE, and all </w:t>
      </w:r>
      <w:r w:rsidR="0FDF8446">
        <w:t>PhD</w:t>
      </w:r>
      <w:r>
        <w:t xml:space="preserve"> graduate programs</w:t>
      </w:r>
    </w:p>
    <w:p w14:paraId="753ADE82" w14:textId="77777777" w:rsidR="00E823B3" w:rsidRPr="00E774F7" w:rsidRDefault="00E823B3" w:rsidP="00E823B3">
      <w:pPr>
        <w:pStyle w:val="NoSpacing"/>
        <w:ind w:left="360"/>
        <w:rPr>
          <w:rFonts w:cstheme="minorHAnsi"/>
          <w:color w:val="002060"/>
          <w:sz w:val="24"/>
          <w:szCs w:val="24"/>
        </w:rPr>
      </w:pPr>
      <w:r w:rsidRPr="004F5D5A">
        <w:rPr>
          <w:rFonts w:cstheme="minorHAnsi"/>
          <w:color w:val="002060"/>
          <w:sz w:val="24"/>
          <w:szCs w:val="24"/>
        </w:rPr>
        <w:t xml:space="preserve">Graduate program cost guides </w:t>
      </w:r>
      <w:r>
        <w:rPr>
          <w:rFonts w:cstheme="minorHAnsi"/>
          <w:color w:val="002060"/>
          <w:sz w:val="24"/>
          <w:szCs w:val="24"/>
        </w:rPr>
        <w:t xml:space="preserve">are created for 12 months because, in general, graduate students choose to remain in the U.S. during summer. The cost guides </w:t>
      </w:r>
      <w:r w:rsidRPr="004F5D5A">
        <w:rPr>
          <w:rFonts w:cstheme="minorHAnsi"/>
          <w:color w:val="002060"/>
          <w:sz w:val="24"/>
          <w:szCs w:val="24"/>
        </w:rPr>
        <w:t>include academic semester tuition, fees</w:t>
      </w:r>
      <w:r>
        <w:rPr>
          <w:rFonts w:cstheme="minorHAnsi"/>
          <w:color w:val="002060"/>
          <w:sz w:val="24"/>
          <w:szCs w:val="24"/>
        </w:rPr>
        <w:t>,</w:t>
      </w:r>
      <w:r w:rsidRPr="004F5D5A">
        <w:rPr>
          <w:rFonts w:cstheme="minorHAnsi"/>
          <w:color w:val="002060"/>
          <w:sz w:val="24"/>
          <w:szCs w:val="24"/>
        </w:rPr>
        <w:t xml:space="preserve"> and living expenses for Fall and Spring. Summer </w:t>
      </w:r>
      <w:r>
        <w:rPr>
          <w:rFonts w:cstheme="minorHAnsi"/>
          <w:color w:val="002060"/>
          <w:sz w:val="24"/>
          <w:szCs w:val="24"/>
        </w:rPr>
        <w:t>cost calculations only include</w:t>
      </w:r>
      <w:r w:rsidRPr="004F5D5A">
        <w:rPr>
          <w:rFonts w:cstheme="minorHAnsi"/>
          <w:color w:val="002060"/>
          <w:sz w:val="24"/>
          <w:szCs w:val="24"/>
        </w:rPr>
        <w:t xml:space="preserve"> living expenses </w:t>
      </w:r>
      <w:r>
        <w:rPr>
          <w:rFonts w:cstheme="minorHAnsi"/>
          <w:color w:val="002060"/>
          <w:sz w:val="24"/>
          <w:szCs w:val="24"/>
        </w:rPr>
        <w:t xml:space="preserve">since </w:t>
      </w:r>
      <w:r w:rsidRPr="004F5D5A">
        <w:rPr>
          <w:rFonts w:cstheme="minorHAnsi"/>
          <w:color w:val="002060"/>
          <w:sz w:val="24"/>
          <w:szCs w:val="24"/>
        </w:rPr>
        <w:t xml:space="preserve">summer is not considered a </w:t>
      </w:r>
      <w:r>
        <w:rPr>
          <w:rFonts w:cstheme="minorHAnsi"/>
          <w:color w:val="002060"/>
          <w:sz w:val="24"/>
          <w:szCs w:val="24"/>
        </w:rPr>
        <w:t xml:space="preserve">required academic </w:t>
      </w:r>
      <w:r w:rsidRPr="004F5D5A">
        <w:rPr>
          <w:rFonts w:cstheme="minorHAnsi"/>
          <w:color w:val="002060"/>
          <w:sz w:val="24"/>
          <w:szCs w:val="24"/>
        </w:rPr>
        <w:t xml:space="preserve">semester, but only a session. </w:t>
      </w:r>
    </w:p>
    <w:p w14:paraId="6E7708C6" w14:textId="77777777" w:rsidR="00E823B3" w:rsidRPr="00FE0A2B" w:rsidRDefault="00E823B3" w:rsidP="00E823B3">
      <w:pPr>
        <w:pStyle w:val="NoSpacing"/>
        <w:ind w:left="360"/>
        <w:rPr>
          <w:rFonts w:cstheme="minorHAnsi"/>
          <w:color w:val="002060"/>
          <w:sz w:val="24"/>
          <w:szCs w:val="24"/>
        </w:rPr>
      </w:pPr>
    </w:p>
    <w:p w14:paraId="67989554" w14:textId="77777777" w:rsidR="00E823B3" w:rsidRPr="00FE0A2B" w:rsidRDefault="00E823B3">
      <w:pPr>
        <w:pStyle w:val="NoSpacing"/>
        <w:numPr>
          <w:ilvl w:val="0"/>
          <w:numId w:val="15"/>
        </w:numPr>
        <w:rPr>
          <w:rFonts w:cstheme="minorHAnsi"/>
          <w:color w:val="002060"/>
          <w:sz w:val="24"/>
          <w:szCs w:val="24"/>
        </w:rPr>
      </w:pPr>
      <w:r w:rsidRPr="00FE0A2B">
        <w:rPr>
          <w:rFonts w:cstheme="minorHAnsi"/>
          <w:color w:val="002060"/>
          <w:sz w:val="24"/>
          <w:szCs w:val="24"/>
        </w:rPr>
        <w:t>Costs are taken from the AU Graduate line on the Financial Aid Cost of Attendance Full-time Enrollment (the Loan Fees are disregarded)</w:t>
      </w:r>
    </w:p>
    <w:p w14:paraId="63A5AC07" w14:textId="77777777" w:rsidR="00E823B3" w:rsidRPr="00FE0A2B" w:rsidRDefault="00E823B3">
      <w:pPr>
        <w:pStyle w:val="NoSpacing"/>
        <w:numPr>
          <w:ilvl w:val="0"/>
          <w:numId w:val="15"/>
        </w:numPr>
        <w:rPr>
          <w:rFonts w:cstheme="minorHAnsi"/>
          <w:color w:val="002060"/>
          <w:sz w:val="24"/>
          <w:szCs w:val="24"/>
        </w:rPr>
      </w:pPr>
      <w:r w:rsidRPr="00FE0A2B">
        <w:rPr>
          <w:rFonts w:cstheme="minorHAnsi"/>
          <w:color w:val="002060"/>
          <w:sz w:val="24"/>
          <w:szCs w:val="24"/>
        </w:rPr>
        <w:t>Tuition= 9 credits/semester</w:t>
      </w:r>
    </w:p>
    <w:p w14:paraId="65C573B0" w14:textId="77777777" w:rsidR="00E823B3" w:rsidRPr="00FE0A2B" w:rsidRDefault="00E823B3">
      <w:pPr>
        <w:pStyle w:val="NoSpacing"/>
        <w:numPr>
          <w:ilvl w:val="0"/>
          <w:numId w:val="15"/>
        </w:numPr>
        <w:rPr>
          <w:rFonts w:cstheme="minorHAnsi"/>
          <w:color w:val="002060"/>
          <w:sz w:val="24"/>
          <w:szCs w:val="24"/>
        </w:rPr>
      </w:pPr>
      <w:r w:rsidRPr="00FE0A2B">
        <w:rPr>
          <w:rFonts w:cstheme="minorHAnsi"/>
          <w:color w:val="002060"/>
          <w:sz w:val="24"/>
          <w:szCs w:val="24"/>
        </w:rPr>
        <w:t xml:space="preserve">Mandatory Fees = Technology fee, </w:t>
      </w:r>
      <w:r w:rsidRPr="00FE0A2B">
        <w:rPr>
          <w:rFonts w:cstheme="minorHAnsi"/>
          <w:color w:val="002060"/>
          <w:szCs w:val="24"/>
        </w:rPr>
        <w:t>Sports Center, and Student Activity Fee</w:t>
      </w:r>
    </w:p>
    <w:p w14:paraId="62F41D66" w14:textId="77777777" w:rsidR="00E823B3" w:rsidRPr="00FE0A2B" w:rsidRDefault="00E823B3">
      <w:pPr>
        <w:pStyle w:val="ListParagraph"/>
        <w:keepLines w:val="0"/>
        <w:numPr>
          <w:ilvl w:val="0"/>
          <w:numId w:val="15"/>
        </w:numPr>
        <w:tabs>
          <w:tab w:val="clear" w:pos="851"/>
          <w:tab w:val="clear" w:pos="1701"/>
          <w:tab w:val="clear" w:pos="2552"/>
          <w:tab w:val="clear" w:pos="3402"/>
          <w:tab w:val="clear" w:pos="4253"/>
          <w:tab w:val="clear" w:pos="5103"/>
          <w:tab w:val="clear" w:pos="5954"/>
          <w:tab w:val="clear" w:pos="6804"/>
          <w:tab w:val="clear" w:pos="7655"/>
        </w:tabs>
        <w:spacing w:after="160" w:line="259" w:lineRule="auto"/>
        <w:rPr>
          <w:rFonts w:asciiTheme="minorHAnsi" w:eastAsiaTheme="minorHAnsi" w:hAnsiTheme="minorHAnsi" w:cstheme="minorHAnsi"/>
          <w:color w:val="002060"/>
          <w:szCs w:val="24"/>
          <w:lang w:bidi="ar-SA"/>
        </w:rPr>
      </w:pPr>
      <w:r w:rsidRPr="00FE0A2B">
        <w:rPr>
          <w:rFonts w:asciiTheme="minorHAnsi" w:hAnsiTheme="minorHAnsi" w:cstheme="minorHAnsi"/>
          <w:color w:val="002060"/>
          <w:szCs w:val="24"/>
        </w:rPr>
        <w:t>Room, Board, Books, Personal are taken from the Graduate Financial Aid Cost of Attendance</w:t>
      </w:r>
    </w:p>
    <w:p w14:paraId="4A18B290" w14:textId="77777777" w:rsidR="00E823B3" w:rsidRPr="00FE0A2B" w:rsidRDefault="00E823B3">
      <w:pPr>
        <w:pStyle w:val="ListParagraph"/>
        <w:keepLines w:val="0"/>
        <w:numPr>
          <w:ilvl w:val="0"/>
          <w:numId w:val="15"/>
        </w:numPr>
        <w:tabs>
          <w:tab w:val="clear" w:pos="851"/>
          <w:tab w:val="clear" w:pos="1701"/>
          <w:tab w:val="clear" w:pos="2552"/>
          <w:tab w:val="clear" w:pos="3402"/>
          <w:tab w:val="clear" w:pos="4253"/>
          <w:tab w:val="clear" w:pos="5103"/>
          <w:tab w:val="clear" w:pos="5954"/>
          <w:tab w:val="clear" w:pos="6804"/>
          <w:tab w:val="clear" w:pos="7655"/>
        </w:tabs>
        <w:spacing w:after="160" w:line="259" w:lineRule="auto"/>
        <w:rPr>
          <w:rFonts w:asciiTheme="minorHAnsi" w:eastAsiaTheme="minorHAnsi" w:hAnsiTheme="minorHAnsi" w:cstheme="minorHAnsi"/>
          <w:color w:val="002060"/>
          <w:szCs w:val="24"/>
          <w:lang w:bidi="ar-SA"/>
        </w:rPr>
      </w:pPr>
      <w:r w:rsidRPr="00FE0A2B">
        <w:rPr>
          <w:rFonts w:asciiTheme="minorHAnsi" w:hAnsiTheme="minorHAnsi" w:cstheme="minorHAnsi"/>
          <w:color w:val="002060"/>
          <w:szCs w:val="24"/>
        </w:rPr>
        <w:t>Transportation = Metro Pass Fee + Transportation Other</w:t>
      </w:r>
    </w:p>
    <w:p w14:paraId="3087165B" w14:textId="77777777" w:rsidR="00E823B3" w:rsidRPr="00FE0A2B" w:rsidRDefault="00E823B3">
      <w:pPr>
        <w:pStyle w:val="ListParagraph"/>
        <w:keepLines w:val="0"/>
        <w:numPr>
          <w:ilvl w:val="0"/>
          <w:numId w:val="15"/>
        </w:numPr>
        <w:tabs>
          <w:tab w:val="clear" w:pos="851"/>
          <w:tab w:val="clear" w:pos="1701"/>
          <w:tab w:val="clear" w:pos="2552"/>
          <w:tab w:val="clear" w:pos="3402"/>
          <w:tab w:val="clear" w:pos="4253"/>
          <w:tab w:val="clear" w:pos="5103"/>
          <w:tab w:val="clear" w:pos="5954"/>
          <w:tab w:val="clear" w:pos="6804"/>
          <w:tab w:val="clear" w:pos="7655"/>
        </w:tabs>
        <w:spacing w:after="160" w:line="259" w:lineRule="auto"/>
        <w:rPr>
          <w:rFonts w:asciiTheme="minorHAnsi" w:eastAsiaTheme="minorHAnsi" w:hAnsiTheme="minorHAnsi" w:cstheme="minorHAnsi"/>
          <w:color w:val="002060"/>
          <w:szCs w:val="24"/>
          <w:lang w:bidi="ar-SA"/>
        </w:rPr>
      </w:pPr>
      <w:r w:rsidRPr="00FE0A2B">
        <w:rPr>
          <w:rFonts w:asciiTheme="minorHAnsi" w:hAnsiTheme="minorHAnsi" w:cstheme="minorHAnsi"/>
          <w:color w:val="002060"/>
          <w:szCs w:val="24"/>
        </w:rPr>
        <w:t xml:space="preserve">Health Insurance = Cost listed on the </w:t>
      </w:r>
      <w:r>
        <w:rPr>
          <w:rFonts w:asciiTheme="minorHAnsi" w:hAnsiTheme="minorHAnsi" w:cstheme="minorHAnsi"/>
          <w:color w:val="002060"/>
          <w:szCs w:val="24"/>
        </w:rPr>
        <w:t>AU Central</w:t>
      </w:r>
      <w:r w:rsidRPr="00FE0A2B">
        <w:rPr>
          <w:rFonts w:asciiTheme="minorHAnsi" w:hAnsiTheme="minorHAnsi" w:cstheme="minorHAnsi"/>
          <w:color w:val="002060"/>
          <w:szCs w:val="24"/>
        </w:rPr>
        <w:t xml:space="preserve"> website</w:t>
      </w:r>
    </w:p>
    <w:p w14:paraId="497164F2" w14:textId="77777777" w:rsidR="00E823B3" w:rsidRPr="00FE0A2B" w:rsidRDefault="00E823B3">
      <w:pPr>
        <w:pStyle w:val="ListParagraph"/>
        <w:keepLines w:val="0"/>
        <w:numPr>
          <w:ilvl w:val="0"/>
          <w:numId w:val="15"/>
        </w:numPr>
        <w:tabs>
          <w:tab w:val="clear" w:pos="851"/>
          <w:tab w:val="clear" w:pos="1701"/>
          <w:tab w:val="clear" w:pos="2552"/>
          <w:tab w:val="clear" w:pos="3402"/>
          <w:tab w:val="clear" w:pos="4253"/>
          <w:tab w:val="clear" w:pos="5103"/>
          <w:tab w:val="clear" w:pos="5954"/>
          <w:tab w:val="clear" w:pos="6804"/>
          <w:tab w:val="clear" w:pos="7655"/>
        </w:tabs>
        <w:spacing w:after="160" w:line="259" w:lineRule="auto"/>
        <w:rPr>
          <w:rFonts w:asciiTheme="minorHAnsi" w:eastAsiaTheme="minorHAnsi" w:hAnsiTheme="minorHAnsi" w:cstheme="minorHAnsi"/>
          <w:color w:val="002060"/>
          <w:szCs w:val="24"/>
          <w:lang w:bidi="ar-SA"/>
        </w:rPr>
      </w:pPr>
      <w:r w:rsidRPr="00FE0A2B">
        <w:rPr>
          <w:rFonts w:asciiTheme="minorHAnsi" w:eastAsiaTheme="minorHAnsi" w:hAnsiTheme="minorHAnsi" w:cstheme="minorHAnsi"/>
          <w:color w:val="002060"/>
          <w:szCs w:val="24"/>
        </w:rPr>
        <w:t xml:space="preserve">Summer Costs = </w:t>
      </w:r>
      <w:r w:rsidRPr="00FE0A2B">
        <w:rPr>
          <w:rFonts w:asciiTheme="minorHAnsi" w:hAnsiTheme="minorHAnsi" w:cstheme="minorHAnsi"/>
          <w:color w:val="002060"/>
          <w:szCs w:val="24"/>
        </w:rPr>
        <w:t xml:space="preserve">Living Expenses only </w:t>
      </w:r>
      <w:r w:rsidRPr="00FE0A2B">
        <w:rPr>
          <w:rFonts w:asciiTheme="minorHAnsi" w:eastAsiaTheme="minorHAnsi" w:hAnsiTheme="minorHAnsi" w:cstheme="minorHAnsi"/>
          <w:color w:val="002060"/>
          <w:szCs w:val="24"/>
        </w:rPr>
        <w:t>(2 Semesters Cost divide by 9 months multipl</w:t>
      </w:r>
      <w:r>
        <w:rPr>
          <w:rFonts w:asciiTheme="minorHAnsi" w:eastAsiaTheme="minorHAnsi" w:hAnsiTheme="minorHAnsi" w:cstheme="minorHAnsi"/>
          <w:color w:val="002060"/>
          <w:szCs w:val="24"/>
        </w:rPr>
        <w:t>ied</w:t>
      </w:r>
      <w:r w:rsidRPr="00FE0A2B">
        <w:rPr>
          <w:rFonts w:asciiTheme="minorHAnsi" w:eastAsiaTheme="minorHAnsi" w:hAnsiTheme="minorHAnsi" w:cstheme="minorHAnsi"/>
          <w:color w:val="002060"/>
          <w:szCs w:val="24"/>
        </w:rPr>
        <w:t xml:space="preserve"> by 3 months)</w:t>
      </w:r>
    </w:p>
    <w:p w14:paraId="1E3A611F" w14:textId="77777777" w:rsidR="00E823B3" w:rsidRPr="00045F0D" w:rsidRDefault="00E823B3" w:rsidP="00B65AA4">
      <w:pPr>
        <w:pStyle w:val="Heading4"/>
      </w:pPr>
      <w:r w:rsidRPr="00045F0D">
        <w:lastRenderedPageBreak/>
        <w:t>PhD Programs – To Maintain Matriculation Only</w:t>
      </w:r>
    </w:p>
    <w:p w14:paraId="40ACA77F" w14:textId="5F1E8EAE" w:rsidR="00E823B3" w:rsidRPr="00FE0A2B" w:rsidRDefault="00E823B3" w:rsidP="00E823B3">
      <w:pPr>
        <w:rPr>
          <w:rFonts w:asciiTheme="minorHAnsi" w:hAnsiTheme="minorHAnsi" w:cstheme="minorHAnsi"/>
          <w:color w:val="002060"/>
        </w:rPr>
      </w:pPr>
      <w:r w:rsidRPr="00FE0A2B">
        <w:rPr>
          <w:rFonts w:asciiTheme="minorHAnsi" w:hAnsiTheme="minorHAnsi" w:cstheme="minorHAnsi"/>
          <w:color w:val="002060"/>
        </w:rPr>
        <w:t>When creating initial I-20</w:t>
      </w:r>
      <w:r>
        <w:rPr>
          <w:rFonts w:asciiTheme="minorHAnsi" w:hAnsiTheme="minorHAnsi" w:cstheme="minorHAnsi"/>
          <w:color w:val="002060"/>
        </w:rPr>
        <w:t>s</w:t>
      </w:r>
      <w:r w:rsidRPr="00FE0A2B">
        <w:rPr>
          <w:rFonts w:asciiTheme="minorHAnsi" w:hAnsiTheme="minorHAnsi" w:cstheme="minorHAnsi"/>
          <w:color w:val="002060"/>
        </w:rPr>
        <w:t xml:space="preserve"> for P</w:t>
      </w:r>
      <w:r w:rsidR="00E5089E">
        <w:rPr>
          <w:rFonts w:asciiTheme="minorHAnsi" w:hAnsiTheme="minorHAnsi" w:cstheme="minorHAnsi"/>
          <w:color w:val="002060"/>
        </w:rPr>
        <w:t>h</w:t>
      </w:r>
      <w:r w:rsidRPr="00FE0A2B">
        <w:rPr>
          <w:rFonts w:asciiTheme="minorHAnsi" w:hAnsiTheme="minorHAnsi" w:cstheme="minorHAnsi"/>
          <w:color w:val="002060"/>
        </w:rPr>
        <w:t>D program</w:t>
      </w:r>
      <w:r>
        <w:rPr>
          <w:rFonts w:asciiTheme="minorHAnsi" w:hAnsiTheme="minorHAnsi" w:cstheme="minorHAnsi"/>
          <w:color w:val="002060"/>
        </w:rPr>
        <w:t>s,</w:t>
      </w:r>
      <w:r w:rsidRPr="00FE0A2B">
        <w:rPr>
          <w:rFonts w:asciiTheme="minorHAnsi" w:hAnsiTheme="minorHAnsi" w:cstheme="minorHAnsi"/>
          <w:color w:val="002060"/>
        </w:rPr>
        <w:t xml:space="preserve"> the cost is the same as for each graduate program. By the end of the third year of the program, students will have completed the academic course work, and will focus on the research component of their dissertation. During this time, ISSS will create I-20</w:t>
      </w:r>
      <w:r>
        <w:rPr>
          <w:rFonts w:asciiTheme="minorHAnsi" w:hAnsiTheme="minorHAnsi" w:cstheme="minorHAnsi"/>
          <w:color w:val="002060"/>
        </w:rPr>
        <w:t>s</w:t>
      </w:r>
      <w:r w:rsidRPr="00FE0A2B">
        <w:rPr>
          <w:rFonts w:asciiTheme="minorHAnsi" w:hAnsiTheme="minorHAnsi" w:cstheme="minorHAnsi"/>
          <w:color w:val="002060"/>
        </w:rPr>
        <w:t xml:space="preserve"> indicating students are maintaining matriculation and are registered for only one credit each semester.</w:t>
      </w:r>
    </w:p>
    <w:p w14:paraId="3AA286AF"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Tuition = Maintaining Matriculation, Graduate Student Fees, from the AU Tuition &amp; Fees Schedule. This document can be obtained from the American University Office of Finance &amp; Treasurer. </w:t>
      </w:r>
      <w:r w:rsidRPr="00FE0A2B">
        <w:rPr>
          <w:rFonts w:cstheme="minorHAnsi"/>
          <w:b/>
          <w:bCs/>
          <w:color w:val="002060"/>
          <w:sz w:val="24"/>
          <w:szCs w:val="24"/>
        </w:rPr>
        <w:t>One credit/semester</w:t>
      </w:r>
      <w:r w:rsidRPr="00FE0A2B">
        <w:rPr>
          <w:rFonts w:cstheme="minorHAnsi"/>
          <w:color w:val="002060"/>
          <w:sz w:val="24"/>
          <w:szCs w:val="24"/>
        </w:rPr>
        <w:t>.</w:t>
      </w:r>
    </w:p>
    <w:p w14:paraId="0815AF5C"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Room, Board, Books, Personal are taken from the Graduate Financial Aid Cost of Attendance (the Loan Fees are disregarded).</w:t>
      </w:r>
    </w:p>
    <w:p w14:paraId="42F51059"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Transportation = Metro Pass Fee + Transportation Other</w:t>
      </w:r>
    </w:p>
    <w:p w14:paraId="4E80FB73"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Mandatory Fees = Technology fe</w:t>
      </w:r>
      <w:r>
        <w:rPr>
          <w:rFonts w:cstheme="minorHAnsi"/>
          <w:color w:val="002060"/>
          <w:sz w:val="24"/>
          <w:szCs w:val="24"/>
        </w:rPr>
        <w:t xml:space="preserve">e, </w:t>
      </w:r>
      <w:r w:rsidRPr="00FE0A2B">
        <w:rPr>
          <w:rFonts w:cstheme="minorHAnsi"/>
          <w:color w:val="002060"/>
          <w:sz w:val="24"/>
          <w:szCs w:val="24"/>
        </w:rPr>
        <w:t>Sports Center fee, and Graduate Student Fee</w:t>
      </w:r>
    </w:p>
    <w:p w14:paraId="453B51CE"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w:t>
      </w:r>
    </w:p>
    <w:p w14:paraId="0FBE1C50"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Summer Costs = Living Expenses only (2 Semesters Cost divide by 9 months multipl</w:t>
      </w:r>
      <w:r>
        <w:rPr>
          <w:rFonts w:cstheme="minorHAnsi"/>
          <w:color w:val="002060"/>
          <w:sz w:val="24"/>
          <w:szCs w:val="24"/>
        </w:rPr>
        <w:t xml:space="preserve">ied </w:t>
      </w:r>
      <w:r w:rsidRPr="00FE0A2B">
        <w:rPr>
          <w:rFonts w:cstheme="minorHAnsi"/>
          <w:color w:val="002060"/>
          <w:sz w:val="24"/>
          <w:szCs w:val="24"/>
        </w:rPr>
        <w:t>by 3 months)</w:t>
      </w:r>
    </w:p>
    <w:p w14:paraId="0B50DFB0" w14:textId="77777777" w:rsidR="00E823B3" w:rsidRPr="00045F0D" w:rsidRDefault="00E823B3" w:rsidP="00B65AA4">
      <w:pPr>
        <w:pStyle w:val="Heading4"/>
      </w:pPr>
      <w:r w:rsidRPr="00045F0D">
        <w:t>SIS Graduate Programs</w:t>
      </w:r>
    </w:p>
    <w:p w14:paraId="38A22660"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Costs are taken from the AU SIS line on the Financial Aid Cost of Attendance Full-time Enrollment (the Loan Fees are disregarded)</w:t>
      </w:r>
    </w:p>
    <w:p w14:paraId="3FA6F6A2"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 xml:space="preserve">SIS fees are indicated </w:t>
      </w:r>
      <w:r>
        <w:rPr>
          <w:rFonts w:cstheme="minorHAnsi"/>
          <w:color w:val="002060"/>
          <w:sz w:val="24"/>
          <w:szCs w:val="24"/>
        </w:rPr>
        <w:t>on</w:t>
      </w:r>
      <w:r w:rsidRPr="00FE0A2B">
        <w:rPr>
          <w:rFonts w:cstheme="minorHAnsi"/>
          <w:color w:val="002060"/>
          <w:sz w:val="24"/>
          <w:szCs w:val="24"/>
        </w:rPr>
        <w:t xml:space="preserve"> the Cost</w:t>
      </w:r>
      <w:r>
        <w:rPr>
          <w:rFonts w:cstheme="minorHAnsi"/>
          <w:color w:val="002060"/>
          <w:sz w:val="24"/>
          <w:szCs w:val="24"/>
        </w:rPr>
        <w:t xml:space="preserve"> </w:t>
      </w:r>
      <w:r w:rsidRPr="00FE0A2B">
        <w:rPr>
          <w:rFonts w:cstheme="minorHAnsi"/>
          <w:color w:val="002060"/>
          <w:sz w:val="24"/>
          <w:szCs w:val="24"/>
        </w:rPr>
        <w:t>of</w:t>
      </w:r>
      <w:r>
        <w:rPr>
          <w:rFonts w:cstheme="minorHAnsi"/>
          <w:color w:val="002060"/>
          <w:sz w:val="24"/>
          <w:szCs w:val="24"/>
        </w:rPr>
        <w:t xml:space="preserve"> </w:t>
      </w:r>
      <w:r w:rsidRPr="00FE0A2B">
        <w:rPr>
          <w:rFonts w:cstheme="minorHAnsi"/>
          <w:color w:val="002060"/>
          <w:sz w:val="24"/>
          <w:szCs w:val="24"/>
        </w:rPr>
        <w:t>Attendance</w:t>
      </w:r>
    </w:p>
    <w:p w14:paraId="035082D1"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 xml:space="preserve">Room, Board, Books, </w:t>
      </w:r>
      <w:r>
        <w:rPr>
          <w:rFonts w:cstheme="minorHAnsi"/>
          <w:color w:val="002060"/>
          <w:sz w:val="24"/>
          <w:szCs w:val="24"/>
        </w:rPr>
        <w:t xml:space="preserve">and </w:t>
      </w:r>
      <w:r w:rsidRPr="00FE0A2B">
        <w:rPr>
          <w:rFonts w:cstheme="minorHAnsi"/>
          <w:color w:val="002060"/>
          <w:sz w:val="24"/>
          <w:szCs w:val="24"/>
        </w:rPr>
        <w:t>Personal are taken from the SIS Graduate Financial Aid Cost of Attendance (the Loan Fees are disregarded)</w:t>
      </w:r>
    </w:p>
    <w:p w14:paraId="42B736DC"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w:t>
      </w:r>
    </w:p>
    <w:p w14:paraId="09C072D7"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Transportation = Metro Pass Fee + Transportation Other</w:t>
      </w:r>
    </w:p>
    <w:p w14:paraId="37024F37" w14:textId="77777777" w:rsidR="00E823B3" w:rsidRPr="00FE0A2B" w:rsidRDefault="00E823B3">
      <w:pPr>
        <w:pStyle w:val="NoSpacing"/>
        <w:numPr>
          <w:ilvl w:val="0"/>
          <w:numId w:val="14"/>
        </w:numPr>
        <w:rPr>
          <w:rFonts w:cstheme="minorHAnsi"/>
          <w:color w:val="002060"/>
          <w:sz w:val="24"/>
          <w:szCs w:val="24"/>
        </w:rPr>
      </w:pPr>
      <w:r w:rsidRPr="00FE0A2B">
        <w:rPr>
          <w:rFonts w:cstheme="minorHAnsi"/>
          <w:color w:val="002060"/>
          <w:sz w:val="24"/>
          <w:szCs w:val="24"/>
        </w:rPr>
        <w:t>Summer Costs = Living Expenses only (2 Semesters Costs divide by 9 months multiply by 3 months)</w:t>
      </w:r>
    </w:p>
    <w:p w14:paraId="6EA5B1CA" w14:textId="77777777" w:rsidR="00E823B3" w:rsidRPr="00045F0D" w:rsidRDefault="00E823B3" w:rsidP="00B65AA4">
      <w:pPr>
        <w:pStyle w:val="Heading4"/>
      </w:pPr>
      <w:r w:rsidRPr="00045F0D">
        <w:t xml:space="preserve">SIS Exchange Programs </w:t>
      </w:r>
    </w:p>
    <w:p w14:paraId="65A29727" w14:textId="77777777" w:rsidR="00E823B3" w:rsidRPr="006243C7" w:rsidRDefault="00E823B3">
      <w:pPr>
        <w:pStyle w:val="NoSpacing"/>
        <w:numPr>
          <w:ilvl w:val="0"/>
          <w:numId w:val="14"/>
        </w:numPr>
        <w:rPr>
          <w:rFonts w:cstheme="minorHAnsi"/>
          <w:sz w:val="24"/>
          <w:szCs w:val="24"/>
        </w:rPr>
      </w:pPr>
      <w:r w:rsidRPr="006243C7">
        <w:rPr>
          <w:rFonts w:cstheme="minorHAnsi"/>
          <w:color w:val="002060"/>
          <w:sz w:val="24"/>
          <w:szCs w:val="24"/>
        </w:rPr>
        <w:t xml:space="preserve">SIS Exchange programs are listed in a chart and confirmed with </w:t>
      </w:r>
      <w:proofErr w:type="gramStart"/>
      <w:r w:rsidRPr="006243C7">
        <w:rPr>
          <w:rFonts w:cstheme="minorHAnsi"/>
          <w:color w:val="002060"/>
          <w:sz w:val="24"/>
          <w:szCs w:val="24"/>
        </w:rPr>
        <w:t>SIS</w:t>
      </w:r>
      <w:proofErr w:type="gramEnd"/>
      <w:r w:rsidRPr="006243C7">
        <w:rPr>
          <w:rFonts w:cstheme="minorHAnsi"/>
          <w:color w:val="002060"/>
          <w:sz w:val="24"/>
          <w:szCs w:val="24"/>
        </w:rPr>
        <w:t xml:space="preserve"> Exchange department. Tuition and fees for each program are following the MOA between AU and the other partner institution. The chart for SIS Exchange programs can be accessed in the following document K:\ISSS\ADMISSIONS\COST GUIDES (for each progressive year) </w:t>
      </w:r>
    </w:p>
    <w:p w14:paraId="298DAE47" w14:textId="4CFAFB8C" w:rsidR="00E823B3" w:rsidRPr="006243C7" w:rsidRDefault="00E823B3">
      <w:pPr>
        <w:pStyle w:val="NoSpacing"/>
        <w:numPr>
          <w:ilvl w:val="0"/>
          <w:numId w:val="14"/>
        </w:numPr>
        <w:rPr>
          <w:rFonts w:cstheme="minorHAnsi"/>
          <w:color w:val="002060"/>
          <w:sz w:val="24"/>
          <w:szCs w:val="24"/>
        </w:rPr>
      </w:pPr>
      <w:r w:rsidRPr="006243C7">
        <w:rPr>
          <w:rFonts w:cstheme="minorHAnsi"/>
          <w:color w:val="002060"/>
          <w:sz w:val="24"/>
          <w:szCs w:val="24"/>
        </w:rPr>
        <w:t>Undergraduate Program costs are based on the Undergraduate Cost Guide for International Students and based on the Memorandum of Agreements with other</w:t>
      </w:r>
      <w:r w:rsidRPr="006243C7">
        <w:rPr>
          <w:rFonts w:ascii="Calibri Light" w:hAnsi="Calibri Light" w:cs="Calibri Light"/>
          <w:color w:val="002060"/>
          <w:sz w:val="24"/>
          <w:szCs w:val="24"/>
        </w:rPr>
        <w:t xml:space="preserve"> </w:t>
      </w:r>
      <w:r w:rsidRPr="006243C7">
        <w:rPr>
          <w:rFonts w:cstheme="minorHAnsi"/>
          <w:color w:val="002060"/>
          <w:sz w:val="24"/>
          <w:szCs w:val="24"/>
        </w:rPr>
        <w:t xml:space="preserve">partner universities found in K:\ISSS\J-1 Program\MOAs. The SIS program costs are confirmed with </w:t>
      </w:r>
      <w:proofErr w:type="gramStart"/>
      <w:r w:rsidRPr="006243C7">
        <w:rPr>
          <w:rFonts w:cstheme="minorHAnsi"/>
          <w:color w:val="002060"/>
          <w:sz w:val="24"/>
          <w:szCs w:val="24"/>
        </w:rPr>
        <w:t>SIS</w:t>
      </w:r>
      <w:proofErr w:type="gramEnd"/>
      <w:r w:rsidRPr="006243C7">
        <w:rPr>
          <w:rFonts w:cstheme="minorHAnsi"/>
          <w:color w:val="002060"/>
          <w:sz w:val="24"/>
          <w:szCs w:val="24"/>
        </w:rPr>
        <w:t xml:space="preserve"> Exchange department</w:t>
      </w:r>
      <w:r w:rsidR="00A867A4">
        <w:rPr>
          <w:rFonts w:cstheme="minorHAnsi"/>
          <w:color w:val="002060"/>
          <w:sz w:val="24"/>
          <w:szCs w:val="24"/>
        </w:rPr>
        <w:t>.</w:t>
      </w:r>
    </w:p>
    <w:p w14:paraId="3B639DFA" w14:textId="5390F563" w:rsidR="00E823B3" w:rsidRPr="006243C7" w:rsidRDefault="00E823B3">
      <w:pPr>
        <w:pStyle w:val="NoSpacing"/>
        <w:numPr>
          <w:ilvl w:val="0"/>
          <w:numId w:val="14"/>
        </w:numPr>
        <w:rPr>
          <w:rFonts w:cstheme="minorHAnsi"/>
          <w:color w:val="002060"/>
          <w:sz w:val="24"/>
          <w:szCs w:val="24"/>
        </w:rPr>
      </w:pPr>
      <w:r w:rsidRPr="006243C7">
        <w:rPr>
          <w:rFonts w:cstheme="minorHAnsi"/>
          <w:color w:val="002060"/>
          <w:sz w:val="24"/>
          <w:szCs w:val="24"/>
        </w:rPr>
        <w:lastRenderedPageBreak/>
        <w:t>Graduate Program costs are based on the SIS Graduate Cost guide for International Students and based on the Agreement with the partners K:\ISSS\J-1 Program\MOAs and confirmed with SIS Exchange department</w:t>
      </w:r>
      <w:r w:rsidR="00A867A4">
        <w:rPr>
          <w:rFonts w:cstheme="minorHAnsi"/>
          <w:color w:val="002060"/>
          <w:sz w:val="24"/>
          <w:szCs w:val="24"/>
        </w:rPr>
        <w:t>.</w:t>
      </w:r>
    </w:p>
    <w:p w14:paraId="77B064E5" w14:textId="7B22B466" w:rsidR="00E823B3" w:rsidRPr="006243C7" w:rsidRDefault="00E823B3">
      <w:pPr>
        <w:pStyle w:val="NoSpacing"/>
        <w:numPr>
          <w:ilvl w:val="0"/>
          <w:numId w:val="14"/>
        </w:numPr>
        <w:rPr>
          <w:rFonts w:cstheme="minorHAnsi"/>
          <w:color w:val="002060"/>
          <w:sz w:val="24"/>
          <w:szCs w:val="24"/>
        </w:rPr>
      </w:pPr>
      <w:r w:rsidRPr="006243C7">
        <w:rPr>
          <w:rFonts w:cstheme="minorHAnsi"/>
          <w:color w:val="002060"/>
          <w:sz w:val="24"/>
          <w:szCs w:val="24"/>
        </w:rPr>
        <w:t>Health Insurance cost is the same for one semester as it is for 2 semesters</w:t>
      </w:r>
      <w:r w:rsidR="00A867A4">
        <w:rPr>
          <w:rFonts w:cstheme="minorHAnsi"/>
          <w:color w:val="002060"/>
          <w:sz w:val="24"/>
          <w:szCs w:val="24"/>
        </w:rPr>
        <w:t>.</w:t>
      </w:r>
    </w:p>
    <w:p w14:paraId="451BA6AB" w14:textId="77777777" w:rsidR="00E823B3" w:rsidRPr="006243C7" w:rsidRDefault="00E823B3">
      <w:pPr>
        <w:pStyle w:val="NoSpacing"/>
        <w:numPr>
          <w:ilvl w:val="0"/>
          <w:numId w:val="14"/>
        </w:numPr>
        <w:rPr>
          <w:rFonts w:cstheme="minorHAnsi"/>
          <w:color w:val="002060"/>
          <w:sz w:val="24"/>
          <w:szCs w:val="24"/>
        </w:rPr>
      </w:pPr>
      <w:r w:rsidRPr="006243C7">
        <w:rPr>
          <w:rFonts w:cstheme="minorHAnsi"/>
          <w:color w:val="002060"/>
          <w:sz w:val="24"/>
          <w:szCs w:val="24"/>
        </w:rPr>
        <w:t xml:space="preserve">These cost guides are not posted </w:t>
      </w:r>
      <w:proofErr w:type="gramStart"/>
      <w:r w:rsidRPr="006243C7">
        <w:rPr>
          <w:rFonts w:cstheme="minorHAnsi"/>
          <w:color w:val="002060"/>
          <w:sz w:val="24"/>
          <w:szCs w:val="24"/>
        </w:rPr>
        <w:t>in</w:t>
      </w:r>
      <w:proofErr w:type="gramEnd"/>
      <w:r w:rsidRPr="006243C7">
        <w:rPr>
          <w:rFonts w:cstheme="minorHAnsi"/>
          <w:color w:val="002060"/>
          <w:sz w:val="24"/>
          <w:szCs w:val="24"/>
        </w:rPr>
        <w:t xml:space="preserve"> the ISSS website. The chart is used for internal document creation. These students have special </w:t>
      </w:r>
      <w:proofErr w:type="gramStart"/>
      <w:r w:rsidRPr="006243C7">
        <w:rPr>
          <w:rFonts w:cstheme="minorHAnsi"/>
          <w:color w:val="002060"/>
          <w:sz w:val="24"/>
          <w:szCs w:val="24"/>
        </w:rPr>
        <w:t>arrangement</w:t>
      </w:r>
      <w:proofErr w:type="gramEnd"/>
      <w:r w:rsidRPr="006243C7">
        <w:rPr>
          <w:rFonts w:cstheme="minorHAnsi"/>
          <w:color w:val="002060"/>
          <w:sz w:val="24"/>
          <w:szCs w:val="24"/>
        </w:rPr>
        <w:t xml:space="preserve"> in billing and payments. Questions about their costs should be directed toward the program. </w:t>
      </w:r>
    </w:p>
    <w:p w14:paraId="50D5C32A" w14:textId="77777777" w:rsidR="00E823B3" w:rsidRPr="00045F0D" w:rsidRDefault="00E823B3" w:rsidP="00B65AA4">
      <w:pPr>
        <w:pStyle w:val="Heading4"/>
      </w:pPr>
      <w:r w:rsidRPr="00045F0D">
        <w:t xml:space="preserve">KOGOD MS Programs </w:t>
      </w:r>
    </w:p>
    <w:p w14:paraId="33AD0251"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Costs are taken from the AU Graduate line on the Financial Aid Cost of Attendance Full-time Enrollment (the Loan Fees are disregarded)</w:t>
      </w:r>
    </w:p>
    <w:p w14:paraId="0F3EB206"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Tuition= 9 credits/semester</w:t>
      </w:r>
    </w:p>
    <w:p w14:paraId="7340466D"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Mandatory Fees, Room, Board, Books, and Personal are taken from the AU Graduate Financial Aid Cost of Attendance Full-time Enrollment</w:t>
      </w:r>
    </w:p>
    <w:p w14:paraId="03DAB0EC"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w:t>
      </w:r>
    </w:p>
    <w:p w14:paraId="77C201CE"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Transportation = Metro Pass Fee + Transportation Other</w:t>
      </w:r>
    </w:p>
    <w:p w14:paraId="68CC4541" w14:textId="77777777" w:rsidR="00E823B3" w:rsidRPr="00FE0A2B" w:rsidRDefault="00E823B3">
      <w:pPr>
        <w:pStyle w:val="NoSpacing"/>
        <w:numPr>
          <w:ilvl w:val="0"/>
          <w:numId w:val="8"/>
        </w:numPr>
        <w:rPr>
          <w:rFonts w:cstheme="minorHAnsi"/>
          <w:color w:val="002060"/>
          <w:sz w:val="24"/>
          <w:szCs w:val="24"/>
        </w:rPr>
      </w:pPr>
      <w:r w:rsidRPr="00FE0A2B">
        <w:rPr>
          <w:rFonts w:cstheme="minorHAnsi"/>
          <w:color w:val="002060"/>
          <w:sz w:val="24"/>
          <w:szCs w:val="24"/>
        </w:rPr>
        <w:t>Summer Costs = Living Expenses only (2 Semesters Costs divide by 9 months multiply by 3 months)</w:t>
      </w:r>
    </w:p>
    <w:p w14:paraId="7F89AD8B" w14:textId="77777777" w:rsidR="00E823B3" w:rsidRPr="00FE0A2B" w:rsidRDefault="00E823B3" w:rsidP="00E823B3">
      <w:pPr>
        <w:pStyle w:val="NoSpacing"/>
        <w:ind w:left="720"/>
        <w:rPr>
          <w:rFonts w:cstheme="minorHAnsi"/>
          <w:color w:val="002060"/>
          <w:sz w:val="24"/>
          <w:szCs w:val="24"/>
        </w:rPr>
      </w:pPr>
    </w:p>
    <w:p w14:paraId="5FD3B304" w14:textId="77777777" w:rsidR="00E823B3" w:rsidRPr="00045F0D" w:rsidRDefault="00E823B3" w:rsidP="00B65AA4">
      <w:pPr>
        <w:pStyle w:val="Heading4"/>
      </w:pPr>
      <w:r w:rsidRPr="00045F0D">
        <w:t>KOGOD MBA Program</w:t>
      </w:r>
    </w:p>
    <w:p w14:paraId="578794AA" w14:textId="77777777"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Costs are taken from the AU MBA line on the Financial Aid Cost of Attendance Full-time Enrollment (the Loan Fees are disregarded). This document (COA) can be obtained from the American University Financial Aid Office.</w:t>
      </w:r>
    </w:p>
    <w:p w14:paraId="075F3366" w14:textId="7E92BA55"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 xml:space="preserve">Global Experience Project fee </w:t>
      </w:r>
      <w:r>
        <w:rPr>
          <w:rFonts w:cstheme="minorHAnsi"/>
          <w:color w:val="002060"/>
          <w:sz w:val="24"/>
          <w:szCs w:val="24"/>
        </w:rPr>
        <w:t>i</w:t>
      </w:r>
      <w:r w:rsidRPr="00FE0A2B">
        <w:rPr>
          <w:rFonts w:cstheme="minorHAnsi"/>
          <w:color w:val="002060"/>
          <w:sz w:val="24"/>
          <w:szCs w:val="24"/>
        </w:rPr>
        <w:t>s taken from Kogod Admission</w:t>
      </w:r>
      <w:r>
        <w:rPr>
          <w:rFonts w:cstheme="minorHAnsi"/>
          <w:color w:val="002060"/>
          <w:sz w:val="24"/>
          <w:szCs w:val="24"/>
        </w:rPr>
        <w:t>s</w:t>
      </w:r>
      <w:r w:rsidRPr="00FE0A2B">
        <w:rPr>
          <w:rFonts w:cstheme="minorHAnsi"/>
          <w:color w:val="002060"/>
          <w:sz w:val="24"/>
          <w:szCs w:val="24"/>
        </w:rPr>
        <w:t xml:space="preserve"> directly. (</w:t>
      </w:r>
      <w:commentRangeStart w:id="105"/>
      <w:r w:rsidRPr="00FE0A2B">
        <w:rPr>
          <w:rFonts w:cstheme="minorHAnsi"/>
          <w:color w:val="002060"/>
          <w:sz w:val="24"/>
          <w:szCs w:val="24"/>
        </w:rPr>
        <w:t>Contact</w:t>
      </w:r>
      <w:commentRangeEnd w:id="105"/>
      <w:r w:rsidR="00814D4A">
        <w:rPr>
          <w:rStyle w:val="CommentReference"/>
          <w:rFonts w:ascii="Calibri" w:eastAsia="Times New Roman" w:hAnsi="Calibri" w:cs="Traditional Arabic"/>
          <w:lang w:bidi="ar-BH"/>
        </w:rPr>
        <w:commentReference w:id="105"/>
      </w:r>
      <w:r w:rsidRPr="00FE0A2B">
        <w:rPr>
          <w:rFonts w:cstheme="minorHAnsi"/>
          <w:color w:val="002060"/>
          <w:sz w:val="24"/>
          <w:szCs w:val="24"/>
        </w:rPr>
        <w:t xml:space="preserve"> </w:t>
      </w:r>
      <w:r w:rsidR="006210ED">
        <w:rPr>
          <w:rFonts w:cstheme="minorHAnsi"/>
          <w:color w:val="002060"/>
          <w:sz w:val="24"/>
          <w:szCs w:val="24"/>
        </w:rPr>
        <w:t>current director of Kogod Graduate Admissions</w:t>
      </w:r>
      <w:r w:rsidRPr="00FE0A2B">
        <w:rPr>
          <w:rFonts w:cstheme="minorHAnsi"/>
          <w:color w:val="002060"/>
          <w:sz w:val="24"/>
          <w:szCs w:val="24"/>
        </w:rPr>
        <w:t xml:space="preserve"> at the time when cr</w:t>
      </w:r>
      <w:r w:rsidR="00814D4A">
        <w:rPr>
          <w:rFonts w:cstheme="minorHAnsi"/>
          <w:color w:val="002060"/>
          <w:sz w:val="24"/>
          <w:szCs w:val="24"/>
        </w:rPr>
        <w:t>e</w:t>
      </w:r>
      <w:r w:rsidRPr="00FE0A2B">
        <w:rPr>
          <w:rFonts w:cstheme="minorHAnsi"/>
          <w:color w:val="002060"/>
          <w:sz w:val="24"/>
          <w:szCs w:val="24"/>
        </w:rPr>
        <w:t>ating the cost guide to confirm any changes)</w:t>
      </w:r>
    </w:p>
    <w:p w14:paraId="6A438A46" w14:textId="77777777"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Mandatory Fees, Room, Board, Books, and Personal are taken from the MBA Graduate Financial Aid Cost of Attendance Full-time Enrollment</w:t>
      </w:r>
    </w:p>
    <w:p w14:paraId="3C1C7E70" w14:textId="77777777"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w:t>
      </w:r>
    </w:p>
    <w:p w14:paraId="2C2B74D1" w14:textId="77777777"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Transportation = Metro Pass Fee + Transportation Other</w:t>
      </w:r>
    </w:p>
    <w:p w14:paraId="1A2D3F82" w14:textId="77777777" w:rsidR="00E823B3" w:rsidRPr="00FE0A2B" w:rsidRDefault="00E823B3">
      <w:pPr>
        <w:pStyle w:val="NoSpacing"/>
        <w:numPr>
          <w:ilvl w:val="0"/>
          <w:numId w:val="9"/>
        </w:numPr>
        <w:rPr>
          <w:rFonts w:cstheme="minorHAnsi"/>
          <w:color w:val="002060"/>
          <w:sz w:val="24"/>
          <w:szCs w:val="24"/>
        </w:rPr>
      </w:pPr>
      <w:r w:rsidRPr="00FE0A2B">
        <w:rPr>
          <w:rFonts w:cstheme="minorHAnsi"/>
          <w:color w:val="002060"/>
          <w:sz w:val="24"/>
          <w:szCs w:val="24"/>
        </w:rPr>
        <w:t>Summer Costs = Living Expenses only (2 Semesters Costs divide by 9 months multiply by 3 months)</w:t>
      </w:r>
    </w:p>
    <w:p w14:paraId="54EA1FF0" w14:textId="77777777" w:rsidR="00E823B3" w:rsidRPr="00045F0D" w:rsidRDefault="00E823B3" w:rsidP="00B65AA4">
      <w:pPr>
        <w:pStyle w:val="Heading4"/>
      </w:pPr>
      <w:r w:rsidRPr="00045F0D">
        <w:t>LLM-MBA Program</w:t>
      </w:r>
    </w:p>
    <w:p w14:paraId="34D81F7E" w14:textId="77777777" w:rsidR="00E823B3" w:rsidRPr="00FE0A2B" w:rsidRDefault="00E823B3">
      <w:pPr>
        <w:pStyle w:val="NoSpacing"/>
        <w:numPr>
          <w:ilvl w:val="0"/>
          <w:numId w:val="10"/>
        </w:numPr>
        <w:rPr>
          <w:rFonts w:cstheme="minorHAnsi"/>
          <w:color w:val="002060"/>
          <w:sz w:val="24"/>
          <w:szCs w:val="24"/>
        </w:rPr>
      </w:pPr>
      <w:r w:rsidRPr="00FE0A2B">
        <w:rPr>
          <w:rFonts w:cstheme="minorHAnsi"/>
          <w:color w:val="002060"/>
          <w:sz w:val="24"/>
          <w:szCs w:val="24"/>
        </w:rPr>
        <w:t>Costs are taken from the LLM cost guide because students start their dual program with the LLM program (KOGOD does not review this cost guide. Only LLM needs to review it.)</w:t>
      </w:r>
    </w:p>
    <w:p w14:paraId="623CEE6D" w14:textId="77777777" w:rsidR="00E823B3" w:rsidRPr="00045F0D" w:rsidRDefault="00E823B3" w:rsidP="00B65AA4">
      <w:pPr>
        <w:pStyle w:val="Heading4"/>
      </w:pPr>
      <w:r w:rsidRPr="00045F0D">
        <w:lastRenderedPageBreak/>
        <w:t>LLM Programs</w:t>
      </w:r>
    </w:p>
    <w:p w14:paraId="5693BAA4"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 xml:space="preserve">Costs are calculated for two academic semesters and summer living </w:t>
      </w:r>
      <w:proofErr w:type="gramStart"/>
      <w:r w:rsidRPr="00FE0A2B">
        <w:rPr>
          <w:rFonts w:cstheme="minorHAnsi"/>
          <w:color w:val="002060"/>
          <w:sz w:val="24"/>
          <w:szCs w:val="24"/>
        </w:rPr>
        <w:t>expenses</w:t>
      </w:r>
      <w:proofErr w:type="gramEnd"/>
    </w:p>
    <w:p w14:paraId="7C6C06C2"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Tuition = Per credit hour rate x 16 credits (8 credits per semester)</w:t>
      </w:r>
    </w:p>
    <w:p w14:paraId="574C30DE"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 xml:space="preserve">Fees are taken from WCL Cost of Attendance </w:t>
      </w:r>
      <w:r w:rsidRPr="00FE0A2B">
        <w:rPr>
          <w:rFonts w:cstheme="minorHAnsi"/>
          <w:b/>
          <w:bCs/>
          <w:color w:val="002060"/>
          <w:sz w:val="24"/>
          <w:szCs w:val="24"/>
        </w:rPr>
        <w:t>Part-time</w:t>
      </w:r>
      <w:r w:rsidRPr="00FE0A2B">
        <w:rPr>
          <w:rFonts w:cstheme="minorHAnsi"/>
          <w:color w:val="002060"/>
          <w:sz w:val="24"/>
          <w:szCs w:val="24"/>
        </w:rPr>
        <w:t xml:space="preserve"> Enrollment from WCL Financial Aid Office</w:t>
      </w:r>
    </w:p>
    <w:p w14:paraId="20FBA02C"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Housing &amp; Board/Food costs = Rate per month from the WCL Full-time Cost of Attendance x 9 months</w:t>
      </w:r>
    </w:p>
    <w:p w14:paraId="703C848F"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 xml:space="preserve">Personal Cost = Personal costs (listed on the WCL Cost of Attendance Full-time Enrollment) </w:t>
      </w:r>
    </w:p>
    <w:p w14:paraId="5CB65437"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w:t>
      </w:r>
    </w:p>
    <w:p w14:paraId="59C99BF8"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Transportation = Metro Pass Fee + Transportation Other</w:t>
      </w:r>
    </w:p>
    <w:p w14:paraId="267158B4" w14:textId="77777777" w:rsidR="00E823B3" w:rsidRPr="00FE0A2B" w:rsidRDefault="00E823B3">
      <w:pPr>
        <w:pStyle w:val="NoSpacing"/>
        <w:numPr>
          <w:ilvl w:val="0"/>
          <w:numId w:val="11"/>
        </w:numPr>
        <w:rPr>
          <w:rFonts w:cstheme="minorHAnsi"/>
          <w:color w:val="002060"/>
          <w:sz w:val="24"/>
          <w:szCs w:val="24"/>
        </w:rPr>
      </w:pPr>
      <w:r w:rsidRPr="00FE0A2B">
        <w:rPr>
          <w:rFonts w:cstheme="minorHAnsi"/>
          <w:color w:val="002060"/>
          <w:sz w:val="24"/>
          <w:szCs w:val="24"/>
        </w:rPr>
        <w:t xml:space="preserve">Summer Costs = Living Expenses only (2 Semesters Costs divide by 9 months multiply by 3 months). Or monthly rate multiplied by 3 months of </w:t>
      </w:r>
      <w:proofErr w:type="gramStart"/>
      <w:r w:rsidRPr="00FE0A2B">
        <w:rPr>
          <w:rFonts w:cstheme="minorHAnsi"/>
          <w:color w:val="002060"/>
          <w:sz w:val="24"/>
          <w:szCs w:val="24"/>
        </w:rPr>
        <w:t>summer</w:t>
      </w:r>
      <w:proofErr w:type="gramEnd"/>
    </w:p>
    <w:p w14:paraId="6564C289" w14:textId="77777777" w:rsidR="00E823B3" w:rsidRPr="00045F0D" w:rsidRDefault="00E823B3" w:rsidP="00B65AA4">
      <w:pPr>
        <w:pStyle w:val="Heading4"/>
      </w:pPr>
      <w:r w:rsidRPr="00045F0D">
        <w:t>LLM Legal Studies Certificate Program</w:t>
      </w:r>
      <w:r>
        <w:t xml:space="preserve"> (Exchange students)</w:t>
      </w:r>
    </w:p>
    <w:p w14:paraId="6587F71B"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 xml:space="preserve">Costs are for 1 semester </w:t>
      </w:r>
      <w:proofErr w:type="gramStart"/>
      <w:r w:rsidRPr="00FE0A2B">
        <w:rPr>
          <w:rFonts w:cstheme="minorHAnsi"/>
          <w:color w:val="002060"/>
          <w:sz w:val="24"/>
          <w:szCs w:val="24"/>
        </w:rPr>
        <w:t>only</w:t>
      </w:r>
      <w:proofErr w:type="gramEnd"/>
    </w:p>
    <w:p w14:paraId="2C1FB1E2"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Tuition = 1/2 Tuition WCL Full-time Enrollment.</w:t>
      </w:r>
      <w:r w:rsidRPr="00FE0A2B">
        <w:rPr>
          <w:rFonts w:cstheme="minorHAnsi"/>
        </w:rPr>
        <w:t xml:space="preserve"> </w:t>
      </w:r>
      <w:r w:rsidRPr="00FE0A2B">
        <w:rPr>
          <w:rFonts w:cstheme="minorHAnsi"/>
          <w:color w:val="002060"/>
          <w:sz w:val="24"/>
          <w:szCs w:val="24"/>
        </w:rPr>
        <w:t>Students taking 12-17 credit hours per semester: $ amount is a flat rate (it is not for 8 credits)</w:t>
      </w:r>
    </w:p>
    <w:p w14:paraId="56F7F43B"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 xml:space="preserve">Mandatory Fees = 1/2 of LLM from WCL </w:t>
      </w:r>
      <w:r w:rsidRPr="00FE0A2B">
        <w:rPr>
          <w:rFonts w:cstheme="minorHAnsi"/>
          <w:b/>
          <w:bCs/>
          <w:color w:val="002060"/>
          <w:sz w:val="24"/>
          <w:szCs w:val="24"/>
        </w:rPr>
        <w:t>Full-time</w:t>
      </w:r>
      <w:r w:rsidRPr="00FE0A2B">
        <w:rPr>
          <w:rFonts w:cstheme="minorHAnsi"/>
          <w:color w:val="002060"/>
          <w:sz w:val="24"/>
          <w:szCs w:val="24"/>
        </w:rPr>
        <w:t xml:space="preserve"> Mandatory Fees</w:t>
      </w:r>
    </w:p>
    <w:p w14:paraId="01616011"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Housing &amp; Board/Food = 1/2 of WCL Full-time Housing &amp; Board/Food</w:t>
      </w:r>
    </w:p>
    <w:p w14:paraId="0FAF1D7B"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 xml:space="preserve">Health Insurance = Cost listed on the </w:t>
      </w:r>
      <w:r>
        <w:rPr>
          <w:rFonts w:cstheme="minorHAnsi"/>
          <w:color w:val="002060"/>
          <w:sz w:val="24"/>
          <w:szCs w:val="24"/>
        </w:rPr>
        <w:t>AU Central</w:t>
      </w:r>
      <w:r w:rsidRPr="00FE0A2B">
        <w:rPr>
          <w:rFonts w:cstheme="minorHAnsi"/>
          <w:color w:val="002060"/>
          <w:sz w:val="24"/>
          <w:szCs w:val="24"/>
        </w:rPr>
        <w:t xml:space="preserve"> website per one semester</w:t>
      </w:r>
    </w:p>
    <w:p w14:paraId="4C0ABF17"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Books = 1/2 of WCL Full-time Enrollment</w:t>
      </w:r>
    </w:p>
    <w:p w14:paraId="5351BEAB"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Transportation = 1/2 of WCL Full-time Enrollment Transportation</w:t>
      </w:r>
    </w:p>
    <w:p w14:paraId="020C7819"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Personal Cost = 1/2 of Personal costs of LLM</w:t>
      </w:r>
    </w:p>
    <w:p w14:paraId="3367FF9F" w14:textId="77777777" w:rsidR="00E823B3" w:rsidRPr="00FE0A2B" w:rsidRDefault="00E823B3">
      <w:pPr>
        <w:pStyle w:val="NoSpacing"/>
        <w:numPr>
          <w:ilvl w:val="0"/>
          <w:numId w:val="12"/>
        </w:numPr>
        <w:rPr>
          <w:rFonts w:cstheme="minorHAnsi"/>
          <w:color w:val="002060"/>
          <w:sz w:val="24"/>
          <w:szCs w:val="24"/>
        </w:rPr>
      </w:pPr>
      <w:r w:rsidRPr="00FE0A2B">
        <w:rPr>
          <w:rFonts w:cstheme="minorHAnsi"/>
          <w:color w:val="002060"/>
          <w:sz w:val="24"/>
          <w:szCs w:val="24"/>
        </w:rPr>
        <w:t>Summer Costs = none</w:t>
      </w:r>
    </w:p>
    <w:p w14:paraId="37C63481" w14:textId="77777777" w:rsidR="00E823B3" w:rsidRPr="00FE0A2B" w:rsidRDefault="00E823B3" w:rsidP="00E823B3">
      <w:pPr>
        <w:pStyle w:val="NoSpacing"/>
        <w:ind w:left="720"/>
        <w:rPr>
          <w:rFonts w:cstheme="minorHAnsi"/>
          <w:color w:val="002060"/>
          <w:sz w:val="24"/>
          <w:szCs w:val="24"/>
        </w:rPr>
      </w:pPr>
    </w:p>
    <w:p w14:paraId="49D91D1E" w14:textId="77777777" w:rsidR="00E823B3" w:rsidRPr="00045F0D" w:rsidRDefault="00E823B3" w:rsidP="00B65AA4">
      <w:pPr>
        <w:pStyle w:val="Heading4"/>
      </w:pPr>
      <w:r w:rsidRPr="00045F0D">
        <w:t>Juris Doctor (J.D.) Program</w:t>
      </w:r>
    </w:p>
    <w:p w14:paraId="293EE316"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All costs are taken from the WCL Cost of Attendance </w:t>
      </w:r>
      <w:r w:rsidRPr="00FE0A2B">
        <w:rPr>
          <w:rFonts w:cstheme="minorHAnsi"/>
          <w:b/>
          <w:bCs/>
          <w:color w:val="002060"/>
          <w:sz w:val="24"/>
          <w:szCs w:val="24"/>
        </w:rPr>
        <w:t>Full-time</w:t>
      </w:r>
      <w:r w:rsidRPr="00FE0A2B">
        <w:rPr>
          <w:rFonts w:cstheme="minorHAnsi"/>
          <w:color w:val="002060"/>
          <w:sz w:val="24"/>
          <w:szCs w:val="24"/>
        </w:rPr>
        <w:t xml:space="preserve"> Enrollment</w:t>
      </w:r>
    </w:p>
    <w:p w14:paraId="6C9A9F00"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Tuition cost is 12 credits per </w:t>
      </w:r>
      <w:proofErr w:type="gramStart"/>
      <w:r w:rsidRPr="00FE0A2B">
        <w:rPr>
          <w:rFonts w:cstheme="minorHAnsi"/>
          <w:color w:val="002060"/>
          <w:sz w:val="24"/>
          <w:szCs w:val="24"/>
        </w:rPr>
        <w:t>semester</w:t>
      </w:r>
      <w:proofErr w:type="gramEnd"/>
    </w:p>
    <w:p w14:paraId="02D2C54E"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Cost guide is calculated for two academic semesters only.</w:t>
      </w:r>
    </w:p>
    <w:p w14:paraId="6AE7F004" w14:textId="77777777" w:rsidR="00E823B3" w:rsidRPr="00FE0A2B" w:rsidRDefault="00E823B3">
      <w:pPr>
        <w:pStyle w:val="CommentText"/>
        <w:numPr>
          <w:ilvl w:val="0"/>
          <w:numId w:val="13"/>
        </w:numPr>
        <w:rPr>
          <w:rFonts w:asciiTheme="minorHAnsi" w:hAnsiTheme="minorHAnsi" w:cstheme="minorHAnsi"/>
        </w:rPr>
      </w:pPr>
      <w:r w:rsidRPr="00FE0A2B">
        <w:rPr>
          <w:rFonts w:asciiTheme="minorHAnsi" w:hAnsiTheme="minorHAnsi" w:cstheme="minorHAnsi"/>
          <w:color w:val="002060"/>
          <w:sz w:val="24"/>
          <w:szCs w:val="24"/>
        </w:rPr>
        <w:t>Summer expenses are not included in the cost guide. They are calculated and included to help students with estimate of expenses if students decide to take summer classes or not, remain in the U.S. or leave the country.</w:t>
      </w:r>
      <w:r w:rsidRPr="00FE0A2B">
        <w:rPr>
          <w:rFonts w:asciiTheme="minorHAnsi" w:hAnsiTheme="minorHAnsi" w:cstheme="minorHAnsi"/>
        </w:rPr>
        <w:t xml:space="preserve"> </w:t>
      </w:r>
      <w:hyperlink r:id="rId36" w:history="1">
        <w:r w:rsidRPr="00FE0A2B">
          <w:rPr>
            <w:rStyle w:val="Hyperlink"/>
            <w:rFonts w:asciiTheme="minorHAnsi" w:hAnsiTheme="minorHAnsi" w:cstheme="minorHAnsi"/>
            <w:sz w:val="22"/>
            <w:szCs w:val="22"/>
          </w:rPr>
          <w:t>https://www.american.edu/ocl/isss/washingtoncollegeoflawcostguides.cfm</w:t>
        </w:r>
      </w:hyperlink>
    </w:p>
    <w:p w14:paraId="5EEFA983" w14:textId="77777777" w:rsidR="00E823B3" w:rsidRPr="00FE0A2B" w:rsidRDefault="00E823B3" w:rsidP="00E823B3">
      <w:pPr>
        <w:pStyle w:val="NoSpacing"/>
        <w:ind w:left="720"/>
        <w:rPr>
          <w:rFonts w:cstheme="minorHAnsi"/>
          <w:color w:val="002060"/>
          <w:sz w:val="24"/>
          <w:szCs w:val="24"/>
        </w:rPr>
      </w:pPr>
    </w:p>
    <w:p w14:paraId="2B46F243" w14:textId="77777777" w:rsidR="00E823B3" w:rsidRPr="00045F0D" w:rsidRDefault="00E823B3" w:rsidP="00B65AA4">
      <w:pPr>
        <w:pStyle w:val="Heading4"/>
      </w:pPr>
      <w:r w:rsidRPr="00045F0D">
        <w:lastRenderedPageBreak/>
        <w:t>Doctor of Juridical Science (S.J.D.) Program</w:t>
      </w:r>
    </w:p>
    <w:p w14:paraId="5BC8CEDA" w14:textId="77777777" w:rsidR="00E823B3" w:rsidRPr="00FE0A2B" w:rsidRDefault="00E823B3">
      <w:pPr>
        <w:pStyle w:val="ListParagraph"/>
        <w:keepLines w:val="0"/>
        <w:numPr>
          <w:ilvl w:val="0"/>
          <w:numId w:val="13"/>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r w:rsidRPr="00FE0A2B">
        <w:rPr>
          <w:rFonts w:asciiTheme="minorHAnsi" w:hAnsiTheme="minorHAnsi" w:cstheme="minorHAnsi"/>
          <w:color w:val="002060"/>
        </w:rPr>
        <w:t>All costs are taken from the SJD Cost of Attendance</w:t>
      </w:r>
    </w:p>
    <w:p w14:paraId="41B46B38" w14:textId="77777777" w:rsidR="00E823B3" w:rsidRPr="00FE0A2B" w:rsidRDefault="00E823B3">
      <w:pPr>
        <w:pStyle w:val="ListParagraph"/>
        <w:keepLines w:val="0"/>
        <w:numPr>
          <w:ilvl w:val="0"/>
          <w:numId w:val="13"/>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r w:rsidRPr="00FE0A2B">
        <w:rPr>
          <w:rFonts w:asciiTheme="minorHAnsi" w:hAnsiTheme="minorHAnsi" w:cstheme="minorHAnsi"/>
          <w:color w:val="002060"/>
        </w:rPr>
        <w:t xml:space="preserve">Tuition cost is based on 9 credits per </w:t>
      </w:r>
      <w:proofErr w:type="gramStart"/>
      <w:r w:rsidRPr="00FE0A2B">
        <w:rPr>
          <w:rFonts w:asciiTheme="minorHAnsi" w:hAnsiTheme="minorHAnsi" w:cstheme="minorHAnsi"/>
          <w:color w:val="002060"/>
        </w:rPr>
        <w:t>semester</w:t>
      </w:r>
      <w:proofErr w:type="gramEnd"/>
    </w:p>
    <w:p w14:paraId="41821E02" w14:textId="77777777" w:rsidR="00E823B3" w:rsidRPr="00FE0A2B" w:rsidRDefault="00E823B3">
      <w:pPr>
        <w:pStyle w:val="ListParagraph"/>
        <w:keepLines w:val="0"/>
        <w:numPr>
          <w:ilvl w:val="0"/>
          <w:numId w:val="13"/>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proofErr w:type="gramStart"/>
      <w:r w:rsidRPr="00FE0A2B">
        <w:rPr>
          <w:rFonts w:asciiTheme="minorHAnsi" w:hAnsiTheme="minorHAnsi" w:cstheme="minorHAnsi"/>
          <w:color w:val="002060"/>
        </w:rPr>
        <w:t>Remaining</w:t>
      </w:r>
      <w:proofErr w:type="gramEnd"/>
      <w:r w:rsidRPr="00FE0A2B">
        <w:rPr>
          <w:rFonts w:asciiTheme="minorHAnsi" w:hAnsiTheme="minorHAnsi" w:cstheme="minorHAnsi"/>
          <w:color w:val="002060"/>
        </w:rPr>
        <w:t xml:space="preserve"> cost</w:t>
      </w:r>
      <w:r>
        <w:rPr>
          <w:rFonts w:asciiTheme="minorHAnsi" w:hAnsiTheme="minorHAnsi" w:cstheme="minorHAnsi"/>
          <w:color w:val="002060"/>
        </w:rPr>
        <w:t>s</w:t>
      </w:r>
      <w:r w:rsidRPr="00FE0A2B">
        <w:rPr>
          <w:rFonts w:asciiTheme="minorHAnsi" w:hAnsiTheme="minorHAnsi" w:cstheme="minorHAnsi"/>
          <w:color w:val="002060"/>
        </w:rPr>
        <w:t xml:space="preserve"> are taken from WCL </w:t>
      </w:r>
      <w:r w:rsidRPr="00FE0A2B">
        <w:rPr>
          <w:rFonts w:asciiTheme="minorHAnsi" w:hAnsiTheme="minorHAnsi" w:cstheme="minorHAnsi"/>
          <w:b/>
          <w:bCs/>
          <w:color w:val="002060"/>
        </w:rPr>
        <w:t>Part-time</w:t>
      </w:r>
      <w:r w:rsidRPr="00FE0A2B">
        <w:rPr>
          <w:rFonts w:asciiTheme="minorHAnsi" w:hAnsiTheme="minorHAnsi" w:cstheme="minorHAnsi"/>
          <w:color w:val="002060"/>
        </w:rPr>
        <w:t xml:space="preserve"> status.</w:t>
      </w:r>
    </w:p>
    <w:p w14:paraId="37C60453" w14:textId="77777777" w:rsidR="00E823B3" w:rsidRPr="00FE0A2B" w:rsidRDefault="00E823B3">
      <w:pPr>
        <w:pStyle w:val="ListParagraph"/>
        <w:keepLines w:val="0"/>
        <w:numPr>
          <w:ilvl w:val="0"/>
          <w:numId w:val="13"/>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r w:rsidRPr="00FE0A2B">
        <w:rPr>
          <w:rFonts w:asciiTheme="minorHAnsi" w:hAnsiTheme="minorHAnsi" w:cstheme="minorHAnsi"/>
          <w:color w:val="002060"/>
        </w:rPr>
        <w:t>Cost is calculated for two academic semesters only. No summer expenses included.</w:t>
      </w:r>
    </w:p>
    <w:p w14:paraId="42A0B693" w14:textId="77777777" w:rsidR="00E823B3" w:rsidRPr="00FE0A2B" w:rsidRDefault="00E823B3" w:rsidP="00E823B3">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p>
    <w:p w14:paraId="2A88F7C0" w14:textId="04E4B1F9" w:rsidR="00E823B3" w:rsidRPr="00045F0D" w:rsidRDefault="00E823B3" w:rsidP="00B65AA4">
      <w:pPr>
        <w:pStyle w:val="Heading4"/>
      </w:pPr>
      <w:r w:rsidRPr="00045F0D">
        <w:t>LLm Human Rights Academy Program and Hybrid LLM</w:t>
      </w:r>
      <w:r w:rsidR="00010491">
        <w:t>’s</w:t>
      </w:r>
      <w:r w:rsidRPr="00045F0D">
        <w:t xml:space="preserve"> (Summer only)</w:t>
      </w:r>
    </w:p>
    <w:p w14:paraId="63954C20" w14:textId="77777777" w:rsidR="00E823B3" w:rsidRPr="00FE0A2B" w:rsidRDefault="00E823B3">
      <w:pPr>
        <w:pStyle w:val="ListParagraph"/>
        <w:keepLines w:val="0"/>
        <w:numPr>
          <w:ilvl w:val="0"/>
          <w:numId w:val="20"/>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Tuition and fee: Taken from WCL Cost of Attendance Part-time enrollment for 1 </w:t>
      </w:r>
      <w:proofErr w:type="gramStart"/>
      <w:r w:rsidRPr="00FE0A2B">
        <w:rPr>
          <w:rFonts w:asciiTheme="minorHAnsi" w:hAnsiTheme="minorHAnsi" w:cstheme="minorHAnsi"/>
          <w:color w:val="002060"/>
          <w:szCs w:val="24"/>
          <w:lang w:bidi="ar-SA"/>
        </w:rPr>
        <w:t>month</w:t>
      </w:r>
      <w:proofErr w:type="gramEnd"/>
    </w:p>
    <w:p w14:paraId="71965D7C" w14:textId="77777777" w:rsidR="00E823B3" w:rsidRPr="00FE0A2B" w:rsidRDefault="00E823B3">
      <w:pPr>
        <w:pStyle w:val="ListParagraph"/>
        <w:keepLines w:val="0"/>
        <w:numPr>
          <w:ilvl w:val="0"/>
          <w:numId w:val="20"/>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Living Expenses are taken from WCL Cost of Attendance Part-time enrollment divided by 9 </w:t>
      </w:r>
      <w:proofErr w:type="gramStart"/>
      <w:r w:rsidRPr="00FE0A2B">
        <w:rPr>
          <w:rFonts w:asciiTheme="minorHAnsi" w:hAnsiTheme="minorHAnsi" w:cstheme="minorHAnsi"/>
          <w:color w:val="002060"/>
          <w:szCs w:val="24"/>
          <w:lang w:bidi="ar-SA"/>
        </w:rPr>
        <w:t>months</w:t>
      </w:r>
      <w:proofErr w:type="gramEnd"/>
    </w:p>
    <w:p w14:paraId="308D5389" w14:textId="77777777" w:rsidR="00E823B3" w:rsidRPr="00FE0A2B" w:rsidRDefault="00E823B3">
      <w:pPr>
        <w:pStyle w:val="ListParagraph"/>
        <w:keepLines w:val="0"/>
        <w:numPr>
          <w:ilvl w:val="0"/>
          <w:numId w:val="20"/>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Health insurance is for summer </w:t>
      </w:r>
      <w:proofErr w:type="gramStart"/>
      <w:r w:rsidRPr="00FE0A2B">
        <w:rPr>
          <w:rFonts w:asciiTheme="minorHAnsi" w:hAnsiTheme="minorHAnsi" w:cstheme="minorHAnsi"/>
          <w:color w:val="002060"/>
          <w:szCs w:val="24"/>
          <w:lang w:bidi="ar-SA"/>
        </w:rPr>
        <w:t>term</w:t>
      </w:r>
      <w:proofErr w:type="gramEnd"/>
    </w:p>
    <w:p w14:paraId="38CA816B" w14:textId="77777777" w:rsidR="00E823B3" w:rsidRPr="00786F5F" w:rsidRDefault="00E823B3">
      <w:pPr>
        <w:pStyle w:val="ListParagraph"/>
        <w:keepLines w:val="0"/>
        <w:numPr>
          <w:ilvl w:val="0"/>
          <w:numId w:val="20"/>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Books confirm from LLM admission </w:t>
      </w:r>
      <w:proofErr w:type="gramStart"/>
      <w:r w:rsidRPr="00FE0A2B">
        <w:rPr>
          <w:rFonts w:asciiTheme="minorHAnsi" w:hAnsiTheme="minorHAnsi" w:cstheme="minorHAnsi"/>
          <w:color w:val="002060"/>
          <w:szCs w:val="24"/>
          <w:lang w:bidi="ar-SA"/>
        </w:rPr>
        <w:t>directly</w:t>
      </w:r>
      <w:proofErr w:type="gramEnd"/>
    </w:p>
    <w:p w14:paraId="4BD3A6C2" w14:textId="77777777" w:rsidR="00E823B3" w:rsidRPr="00045F0D" w:rsidRDefault="00E823B3" w:rsidP="00B65AA4">
      <w:pPr>
        <w:pStyle w:val="Heading4"/>
      </w:pPr>
      <w:r w:rsidRPr="00045F0D">
        <w:t>LLm Human Rights Academy Program and hybrid llms (Summer &amp; 1 semester)</w:t>
      </w:r>
    </w:p>
    <w:p w14:paraId="11B145DC"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Cost is created for one semester and one summer </w:t>
      </w:r>
      <w:proofErr w:type="gramStart"/>
      <w:r w:rsidRPr="00FE0A2B">
        <w:rPr>
          <w:rFonts w:asciiTheme="minorHAnsi" w:hAnsiTheme="minorHAnsi" w:cstheme="minorHAnsi"/>
          <w:color w:val="002060"/>
          <w:szCs w:val="24"/>
          <w:lang w:bidi="ar-SA"/>
        </w:rPr>
        <w:t>session</w:t>
      </w:r>
      <w:proofErr w:type="gramEnd"/>
    </w:p>
    <w:p w14:paraId="58D1B32E"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Fall or Spring= 1/2 of the WCL Cost of Attendance Part-time enrollment</w:t>
      </w:r>
    </w:p>
    <w:p w14:paraId="7FD3D6A1"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Semester tuition = 8 credits</w:t>
      </w:r>
    </w:p>
    <w:p w14:paraId="7CDDE668"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Summer tuition = 6 credits</w:t>
      </w:r>
    </w:p>
    <w:p w14:paraId="67DD10CD"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Summer living = 1 month (total living expenses part time for two semesters, divided by nine)</w:t>
      </w:r>
    </w:p>
    <w:p w14:paraId="26DA6D67" w14:textId="77777777" w:rsidR="00E823B3" w:rsidRPr="00FE0A2B" w:rsidRDefault="00E823B3">
      <w:pPr>
        <w:pStyle w:val="ListParagraph"/>
        <w:keepLines w:val="0"/>
        <w:numPr>
          <w:ilvl w:val="0"/>
          <w:numId w:val="21"/>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lang w:bidi="ar-SA"/>
        </w:rPr>
      </w:pPr>
      <w:r w:rsidRPr="00FE0A2B">
        <w:rPr>
          <w:rFonts w:asciiTheme="minorHAnsi" w:hAnsiTheme="minorHAnsi" w:cstheme="minorHAnsi"/>
          <w:color w:val="002060"/>
          <w:szCs w:val="24"/>
          <w:lang w:bidi="ar-SA"/>
        </w:rPr>
        <w:t xml:space="preserve">Health insurance is for one semester and one </w:t>
      </w:r>
      <w:proofErr w:type="gramStart"/>
      <w:r w:rsidRPr="00FE0A2B">
        <w:rPr>
          <w:rFonts w:asciiTheme="minorHAnsi" w:hAnsiTheme="minorHAnsi" w:cstheme="minorHAnsi"/>
          <w:color w:val="002060"/>
          <w:szCs w:val="24"/>
          <w:lang w:bidi="ar-SA"/>
        </w:rPr>
        <w:t>summer</w:t>
      </w:r>
      <w:proofErr w:type="gramEnd"/>
    </w:p>
    <w:p w14:paraId="24A3D599" w14:textId="77777777" w:rsidR="00E823B3" w:rsidRPr="00FE0A2B" w:rsidRDefault="00E823B3" w:rsidP="00E823B3">
      <w:pPr>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rPr>
      </w:pPr>
    </w:p>
    <w:p w14:paraId="3C460581" w14:textId="77777777" w:rsidR="00E823B3" w:rsidRPr="00045F0D" w:rsidRDefault="00E823B3" w:rsidP="00B65AA4">
      <w:pPr>
        <w:pStyle w:val="Heading4"/>
      </w:pPr>
      <w:r w:rsidRPr="00045F0D">
        <w:t xml:space="preserve">WASHINGTON SEMESTER INTERNATIONAL CERTIFICATE </w:t>
      </w:r>
      <w:r>
        <w:t xml:space="preserve">(Non-credit) </w:t>
      </w:r>
      <w:r w:rsidRPr="00045F0D">
        <w:t>&amp; Washington Semester for-credit Program (1 semester &amp; 2 semesters)</w:t>
      </w:r>
    </w:p>
    <w:p w14:paraId="654E052C"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A one-semester cost guide for the certificate and the WSP is developed by the Washington Semester office. The numbers are taken from </w:t>
      </w:r>
      <w:proofErr w:type="gramStart"/>
      <w:r w:rsidRPr="00FE0A2B">
        <w:rPr>
          <w:rFonts w:cstheme="minorHAnsi"/>
          <w:color w:val="002060"/>
          <w:sz w:val="24"/>
          <w:szCs w:val="24"/>
        </w:rPr>
        <w:t>Washington</w:t>
      </w:r>
      <w:proofErr w:type="gramEnd"/>
      <w:r w:rsidRPr="00FE0A2B">
        <w:rPr>
          <w:rFonts w:cstheme="minorHAnsi"/>
          <w:color w:val="002060"/>
          <w:sz w:val="24"/>
          <w:szCs w:val="24"/>
        </w:rPr>
        <w:t xml:space="preserve"> </w:t>
      </w:r>
      <w:r>
        <w:rPr>
          <w:rFonts w:cstheme="minorHAnsi"/>
          <w:color w:val="002060"/>
          <w:sz w:val="24"/>
          <w:szCs w:val="24"/>
        </w:rPr>
        <w:t>S</w:t>
      </w:r>
      <w:r w:rsidRPr="00FE0A2B">
        <w:rPr>
          <w:rFonts w:cstheme="minorHAnsi"/>
          <w:color w:val="002060"/>
          <w:sz w:val="24"/>
          <w:szCs w:val="24"/>
        </w:rPr>
        <w:t xml:space="preserve">emester program directly. Contact </w:t>
      </w:r>
      <w:r>
        <w:rPr>
          <w:rFonts w:cstheme="minorHAnsi"/>
          <w:color w:val="002060"/>
          <w:sz w:val="24"/>
          <w:szCs w:val="24"/>
        </w:rPr>
        <w:t>program</w:t>
      </w:r>
      <w:r w:rsidRPr="00FE0A2B">
        <w:rPr>
          <w:rFonts w:cstheme="minorHAnsi"/>
          <w:color w:val="002060"/>
          <w:sz w:val="24"/>
          <w:szCs w:val="24"/>
        </w:rPr>
        <w:t xml:space="preserve"> before starting the cost guide creation in March.</w:t>
      </w:r>
    </w:p>
    <w:p w14:paraId="7D29449E" w14:textId="2AC251CE"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Cost guides are created for one and two semesters for both programs</w:t>
      </w:r>
      <w:r w:rsidR="00353233">
        <w:rPr>
          <w:rFonts w:cstheme="minorHAnsi"/>
          <w:color w:val="002060"/>
          <w:sz w:val="24"/>
          <w:szCs w:val="24"/>
        </w:rPr>
        <w:t>,</w:t>
      </w:r>
      <w:r w:rsidRPr="00FE0A2B">
        <w:rPr>
          <w:rFonts w:cstheme="minorHAnsi"/>
          <w:color w:val="002060"/>
          <w:sz w:val="24"/>
          <w:szCs w:val="24"/>
        </w:rPr>
        <w:t xml:space="preserve"> the </w:t>
      </w:r>
      <w:proofErr w:type="gramStart"/>
      <w:r w:rsidRPr="00FE0A2B">
        <w:rPr>
          <w:rFonts w:cstheme="minorHAnsi"/>
          <w:color w:val="002060"/>
          <w:sz w:val="24"/>
          <w:szCs w:val="24"/>
        </w:rPr>
        <w:t>Certificate</w:t>
      </w:r>
      <w:proofErr w:type="gramEnd"/>
      <w:r w:rsidRPr="00FE0A2B">
        <w:rPr>
          <w:rFonts w:cstheme="minorHAnsi"/>
          <w:color w:val="002060"/>
          <w:sz w:val="24"/>
          <w:szCs w:val="24"/>
        </w:rPr>
        <w:t xml:space="preserve"> and the </w:t>
      </w:r>
      <w:r>
        <w:rPr>
          <w:rFonts w:cstheme="minorHAnsi"/>
          <w:color w:val="002060"/>
          <w:sz w:val="24"/>
          <w:szCs w:val="24"/>
        </w:rPr>
        <w:t>for-credit</w:t>
      </w:r>
      <w:r w:rsidRPr="00FE0A2B">
        <w:rPr>
          <w:rFonts w:cstheme="minorHAnsi"/>
          <w:color w:val="002060"/>
          <w:sz w:val="24"/>
          <w:szCs w:val="24"/>
        </w:rPr>
        <w:t xml:space="preserve"> program, </w:t>
      </w:r>
      <w:r w:rsidR="00353233">
        <w:rPr>
          <w:rFonts w:cstheme="minorHAnsi"/>
          <w:color w:val="002060"/>
          <w:sz w:val="24"/>
          <w:szCs w:val="24"/>
        </w:rPr>
        <w:t xml:space="preserve">for a </w:t>
      </w:r>
      <w:r w:rsidRPr="00FE0A2B">
        <w:rPr>
          <w:rFonts w:cstheme="minorHAnsi"/>
          <w:color w:val="002060"/>
          <w:sz w:val="24"/>
          <w:szCs w:val="24"/>
        </w:rPr>
        <w:t>total of four.</w:t>
      </w:r>
    </w:p>
    <w:p w14:paraId="333A6739" w14:textId="77777777" w:rsidR="00E823B3" w:rsidRPr="00FE0A2B" w:rsidRDefault="00E823B3" w:rsidP="00E823B3">
      <w:pPr>
        <w:pStyle w:val="NoSpacing"/>
        <w:ind w:left="720"/>
        <w:rPr>
          <w:rFonts w:cstheme="minorHAnsi"/>
          <w:color w:val="002060"/>
          <w:sz w:val="24"/>
          <w:szCs w:val="24"/>
        </w:rPr>
      </w:pPr>
    </w:p>
    <w:p w14:paraId="6296B911" w14:textId="77777777" w:rsidR="00E823B3" w:rsidRPr="00045F0D" w:rsidRDefault="00E823B3" w:rsidP="00B65AA4">
      <w:pPr>
        <w:pStyle w:val="Heading4"/>
      </w:pPr>
      <w:r w:rsidRPr="00045F0D">
        <w:lastRenderedPageBreak/>
        <w:t>Abroad at AU</w:t>
      </w:r>
    </w:p>
    <w:p w14:paraId="4B46A654"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The cost guides for the fee</w:t>
      </w:r>
      <w:r>
        <w:rPr>
          <w:rFonts w:cstheme="minorHAnsi"/>
          <w:color w:val="002060"/>
          <w:sz w:val="24"/>
          <w:szCs w:val="24"/>
        </w:rPr>
        <w:t>-</w:t>
      </w:r>
      <w:r w:rsidRPr="00FE0A2B">
        <w:rPr>
          <w:rFonts w:cstheme="minorHAnsi"/>
          <w:color w:val="002060"/>
          <w:sz w:val="24"/>
          <w:szCs w:val="24"/>
        </w:rPr>
        <w:t>paying and exchange student programs are developed by the Abroad at AU office</w:t>
      </w:r>
      <w:r>
        <w:rPr>
          <w:rFonts w:cstheme="minorHAnsi"/>
          <w:color w:val="002060"/>
          <w:sz w:val="24"/>
          <w:szCs w:val="24"/>
        </w:rPr>
        <w:t xml:space="preserve">. </w:t>
      </w:r>
      <w:r w:rsidRPr="00FE0A2B">
        <w:rPr>
          <w:rFonts w:cstheme="minorHAnsi"/>
          <w:color w:val="002060"/>
          <w:sz w:val="24"/>
          <w:szCs w:val="24"/>
        </w:rPr>
        <w:t>They are usually as follows:</w:t>
      </w:r>
    </w:p>
    <w:p w14:paraId="7067C698" w14:textId="77777777" w:rsidR="00E823B3" w:rsidRPr="00FE0A2B" w:rsidRDefault="00E823B3">
      <w:pPr>
        <w:pStyle w:val="NoSpacing"/>
        <w:numPr>
          <w:ilvl w:val="1"/>
          <w:numId w:val="13"/>
        </w:numPr>
        <w:rPr>
          <w:rFonts w:cstheme="minorHAnsi"/>
          <w:color w:val="002060"/>
          <w:sz w:val="24"/>
          <w:szCs w:val="24"/>
        </w:rPr>
      </w:pPr>
      <w:r w:rsidRPr="00FE0A2B">
        <w:rPr>
          <w:rFonts w:cstheme="minorHAnsi"/>
          <w:color w:val="002060"/>
          <w:sz w:val="24"/>
          <w:szCs w:val="24"/>
        </w:rPr>
        <w:t>Fee</w:t>
      </w:r>
      <w:r>
        <w:rPr>
          <w:rFonts w:cstheme="minorHAnsi"/>
          <w:color w:val="002060"/>
          <w:sz w:val="24"/>
          <w:szCs w:val="24"/>
        </w:rPr>
        <w:t>-</w:t>
      </w:r>
      <w:r w:rsidRPr="00FE0A2B">
        <w:rPr>
          <w:rFonts w:cstheme="minorHAnsi"/>
          <w:color w:val="002060"/>
          <w:sz w:val="24"/>
          <w:szCs w:val="24"/>
        </w:rPr>
        <w:t>Paying Student Cost Guides for one semester and one year</w:t>
      </w:r>
    </w:p>
    <w:p w14:paraId="583AAC81" w14:textId="77777777" w:rsidR="00E823B3" w:rsidRPr="00FE0A2B" w:rsidRDefault="00E823B3">
      <w:pPr>
        <w:pStyle w:val="NoSpacing"/>
        <w:numPr>
          <w:ilvl w:val="1"/>
          <w:numId w:val="13"/>
        </w:numPr>
        <w:rPr>
          <w:rFonts w:cstheme="minorHAnsi"/>
          <w:color w:val="002060"/>
          <w:sz w:val="24"/>
          <w:szCs w:val="24"/>
        </w:rPr>
      </w:pPr>
      <w:r w:rsidRPr="00FE0A2B">
        <w:rPr>
          <w:rFonts w:cstheme="minorHAnsi"/>
          <w:color w:val="002060"/>
          <w:sz w:val="24"/>
          <w:szCs w:val="24"/>
        </w:rPr>
        <w:t>Exchange Student Cost Guides for one semester and one year. Students are not required to show proof of funds for the tuition which is covered under the Exchange Agreements. K:\ISSS\J-1 Program\MOAs\MOAs\ABAU</w:t>
      </w:r>
    </w:p>
    <w:p w14:paraId="5DF8B14B" w14:textId="77777777" w:rsidR="00E823B3" w:rsidRPr="00FE0A2B" w:rsidRDefault="00E823B3">
      <w:pPr>
        <w:pStyle w:val="NoSpacing"/>
        <w:numPr>
          <w:ilvl w:val="1"/>
          <w:numId w:val="13"/>
        </w:numPr>
        <w:rPr>
          <w:rFonts w:cstheme="minorHAnsi"/>
          <w:color w:val="002060"/>
          <w:sz w:val="24"/>
          <w:szCs w:val="24"/>
        </w:rPr>
      </w:pPr>
      <w:r w:rsidRPr="00FE0A2B">
        <w:rPr>
          <w:rFonts w:cstheme="minorHAnsi"/>
          <w:color w:val="002060"/>
          <w:sz w:val="24"/>
          <w:szCs w:val="24"/>
        </w:rPr>
        <w:t xml:space="preserve">KOGOD-WHU Exchange Agreement Cost Guide. </w:t>
      </w:r>
      <w:r w:rsidRPr="00FE0A2B">
        <w:rPr>
          <w:rFonts w:cstheme="minorHAnsi"/>
          <w:b/>
          <w:bCs/>
          <w:color w:val="002060"/>
          <w:sz w:val="24"/>
          <w:szCs w:val="24"/>
        </w:rPr>
        <w:t>The tuition and fees and living expenses are taken from the Kogod graduate</w:t>
      </w:r>
      <w:r w:rsidRPr="00FE0A2B">
        <w:rPr>
          <w:rFonts w:cstheme="minorHAnsi"/>
          <w:color w:val="002060"/>
          <w:sz w:val="24"/>
          <w:szCs w:val="24"/>
        </w:rPr>
        <w:t xml:space="preserve"> </w:t>
      </w:r>
      <w:r w:rsidRPr="00FE0A2B">
        <w:rPr>
          <w:rFonts w:cstheme="minorHAnsi"/>
          <w:b/>
          <w:bCs/>
          <w:color w:val="002060"/>
          <w:sz w:val="24"/>
          <w:szCs w:val="24"/>
        </w:rPr>
        <w:t>for one semester.</w:t>
      </w:r>
    </w:p>
    <w:p w14:paraId="28B681AF" w14:textId="77777777" w:rsidR="00E823B3" w:rsidRPr="00045F0D" w:rsidRDefault="00E823B3" w:rsidP="00B65AA4">
      <w:pPr>
        <w:pStyle w:val="Heading4"/>
      </w:pPr>
      <w:r w:rsidRPr="00045F0D">
        <w:t>ELT</w:t>
      </w:r>
      <w:r>
        <w:t>A</w:t>
      </w:r>
      <w:r w:rsidRPr="00045F0D">
        <w:t xml:space="preserve"> Program</w:t>
      </w:r>
    </w:p>
    <w:p w14:paraId="7C99DE94" w14:textId="77777777" w:rsidR="00E823B3" w:rsidRPr="00FE0A2B" w:rsidRDefault="00E823B3">
      <w:pPr>
        <w:pStyle w:val="ListParagraph"/>
        <w:numPr>
          <w:ilvl w:val="0"/>
          <w:numId w:val="8"/>
        </w:numPr>
        <w:rPr>
          <w:rFonts w:asciiTheme="minorHAnsi" w:hAnsiTheme="minorHAnsi" w:cstheme="minorHAnsi"/>
          <w:color w:val="002060"/>
        </w:rPr>
      </w:pPr>
      <w:r w:rsidRPr="00FE0A2B">
        <w:rPr>
          <w:rFonts w:asciiTheme="minorHAnsi" w:hAnsiTheme="minorHAnsi" w:cstheme="minorHAnsi"/>
          <w:color w:val="002060"/>
        </w:rPr>
        <w:t xml:space="preserve">The cost of tuition and mandatory fees for ELTA is taken from ELTA </w:t>
      </w:r>
      <w:proofErr w:type="gramStart"/>
      <w:r w:rsidRPr="00FE0A2B">
        <w:rPr>
          <w:rFonts w:asciiTheme="minorHAnsi" w:hAnsiTheme="minorHAnsi" w:cstheme="minorHAnsi"/>
          <w:color w:val="002060"/>
        </w:rPr>
        <w:t>directly</w:t>
      </w:r>
      <w:proofErr w:type="gramEnd"/>
      <w:r w:rsidRPr="00FE0A2B">
        <w:rPr>
          <w:rFonts w:asciiTheme="minorHAnsi" w:hAnsiTheme="minorHAnsi" w:cstheme="minorHAnsi"/>
          <w:color w:val="002060"/>
        </w:rPr>
        <w:t xml:space="preserve"> </w:t>
      </w:r>
    </w:p>
    <w:p w14:paraId="35FCC2F6" w14:textId="77777777" w:rsidR="00E823B3" w:rsidRPr="00FE0A2B" w:rsidRDefault="00E823B3">
      <w:pPr>
        <w:pStyle w:val="ListParagraph"/>
        <w:numPr>
          <w:ilvl w:val="0"/>
          <w:numId w:val="8"/>
        </w:numPr>
        <w:rPr>
          <w:rFonts w:asciiTheme="minorHAnsi" w:hAnsiTheme="minorHAnsi" w:cstheme="minorHAnsi"/>
          <w:color w:val="002060"/>
        </w:rPr>
      </w:pPr>
      <w:r w:rsidRPr="00FE0A2B">
        <w:rPr>
          <w:rFonts w:asciiTheme="minorHAnsi" w:hAnsiTheme="minorHAnsi" w:cstheme="minorHAnsi"/>
          <w:color w:val="002060"/>
        </w:rPr>
        <w:t xml:space="preserve">Living expenses match the Undergraduate </w:t>
      </w:r>
      <w:proofErr w:type="gramStart"/>
      <w:r w:rsidRPr="00FE0A2B">
        <w:rPr>
          <w:rFonts w:asciiTheme="minorHAnsi" w:hAnsiTheme="minorHAnsi" w:cstheme="minorHAnsi"/>
          <w:color w:val="002060"/>
        </w:rPr>
        <w:t>program</w:t>
      </w:r>
      <w:proofErr w:type="gramEnd"/>
    </w:p>
    <w:p w14:paraId="3CD02020" w14:textId="77777777" w:rsidR="00E823B3" w:rsidRPr="00045F0D" w:rsidRDefault="00E823B3" w:rsidP="00B65AA4">
      <w:pPr>
        <w:pStyle w:val="Heading4"/>
      </w:pPr>
      <w:r w:rsidRPr="00045F0D">
        <w:t>IAP Programs</w:t>
      </w:r>
    </w:p>
    <w:p w14:paraId="176D2D6A" w14:textId="77777777" w:rsidR="00E823B3" w:rsidRPr="00FE0A2B" w:rsidRDefault="00E823B3">
      <w:pPr>
        <w:pStyle w:val="ListParagraph"/>
        <w:numPr>
          <w:ilvl w:val="0"/>
          <w:numId w:val="18"/>
        </w:numPr>
        <w:rPr>
          <w:rFonts w:asciiTheme="minorHAnsi" w:hAnsiTheme="minorHAnsi" w:cstheme="minorHAnsi"/>
          <w:color w:val="002060"/>
        </w:rPr>
      </w:pPr>
      <w:r w:rsidRPr="00FE0A2B">
        <w:rPr>
          <w:rFonts w:asciiTheme="minorHAnsi" w:hAnsiTheme="minorHAnsi" w:cstheme="minorHAnsi"/>
          <w:color w:val="002060"/>
        </w:rPr>
        <w:t xml:space="preserve">The cost of tuition and fees information is taken from IAP </w:t>
      </w:r>
      <w:proofErr w:type="gramStart"/>
      <w:r w:rsidRPr="00FE0A2B">
        <w:rPr>
          <w:rFonts w:asciiTheme="minorHAnsi" w:hAnsiTheme="minorHAnsi" w:cstheme="minorHAnsi"/>
          <w:color w:val="002060"/>
        </w:rPr>
        <w:t>directly</w:t>
      </w:r>
      <w:proofErr w:type="gramEnd"/>
      <w:r w:rsidRPr="00FE0A2B">
        <w:rPr>
          <w:rFonts w:asciiTheme="minorHAnsi" w:hAnsiTheme="minorHAnsi" w:cstheme="minorHAnsi"/>
          <w:color w:val="002060"/>
        </w:rPr>
        <w:t xml:space="preserve"> </w:t>
      </w:r>
    </w:p>
    <w:p w14:paraId="5274016A" w14:textId="77777777" w:rsidR="00E823B3" w:rsidRPr="00FE0A2B" w:rsidRDefault="00E823B3">
      <w:pPr>
        <w:pStyle w:val="ListParagraph"/>
        <w:numPr>
          <w:ilvl w:val="0"/>
          <w:numId w:val="18"/>
        </w:numPr>
        <w:rPr>
          <w:rFonts w:asciiTheme="minorHAnsi" w:hAnsiTheme="minorHAnsi" w:cstheme="minorHAnsi"/>
          <w:color w:val="002060"/>
        </w:rPr>
      </w:pPr>
      <w:r w:rsidRPr="00FE0A2B">
        <w:rPr>
          <w:rFonts w:asciiTheme="minorHAnsi" w:hAnsiTheme="minorHAnsi" w:cstheme="minorHAnsi"/>
          <w:color w:val="002060"/>
        </w:rPr>
        <w:t xml:space="preserve">Living expenses match respectively the undergraduate and graduate programs at </w:t>
      </w:r>
      <w:proofErr w:type="gramStart"/>
      <w:r w:rsidRPr="00FE0A2B">
        <w:rPr>
          <w:rFonts w:asciiTheme="minorHAnsi" w:hAnsiTheme="minorHAnsi" w:cstheme="minorHAnsi"/>
          <w:color w:val="002060"/>
        </w:rPr>
        <w:t>AU</w:t>
      </w:r>
      <w:proofErr w:type="gramEnd"/>
    </w:p>
    <w:p w14:paraId="47672B68" w14:textId="77777777" w:rsidR="00E823B3" w:rsidRPr="00045F0D" w:rsidRDefault="00E823B3" w:rsidP="00B65AA4">
      <w:pPr>
        <w:pStyle w:val="Heading4"/>
      </w:pPr>
      <w:r w:rsidRPr="00045F0D">
        <w:t>Exceptions/N</w:t>
      </w:r>
      <w:r>
        <w:t>o</w:t>
      </w:r>
      <w:r w:rsidRPr="00045F0D">
        <w:t>tes</w:t>
      </w:r>
    </w:p>
    <w:p w14:paraId="5BF8FDD6"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The cost of study for </w:t>
      </w:r>
      <w:r>
        <w:rPr>
          <w:rFonts w:cstheme="minorHAnsi"/>
          <w:color w:val="002060"/>
          <w:sz w:val="24"/>
          <w:szCs w:val="24"/>
        </w:rPr>
        <w:t>g</w:t>
      </w:r>
      <w:r w:rsidRPr="00FE0A2B">
        <w:rPr>
          <w:rFonts w:cstheme="minorHAnsi"/>
          <w:color w:val="002060"/>
          <w:sz w:val="24"/>
          <w:szCs w:val="24"/>
        </w:rPr>
        <w:t xml:space="preserve">raduate degree programs must reflect 18 credits per year except for the WCL programs of study (which </w:t>
      </w:r>
      <w:r>
        <w:rPr>
          <w:rFonts w:cstheme="minorHAnsi"/>
          <w:color w:val="002060"/>
          <w:sz w:val="24"/>
          <w:szCs w:val="24"/>
        </w:rPr>
        <w:t>are</w:t>
      </w:r>
      <w:r w:rsidRPr="00FE0A2B">
        <w:rPr>
          <w:rFonts w:cstheme="minorHAnsi"/>
          <w:color w:val="002060"/>
          <w:sz w:val="24"/>
          <w:szCs w:val="24"/>
        </w:rPr>
        <w:t xml:space="preserve"> 16 credits per year)</w:t>
      </w:r>
    </w:p>
    <w:p w14:paraId="7A2ED866"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Graduate </w:t>
      </w:r>
      <w:r>
        <w:rPr>
          <w:rFonts w:cstheme="minorHAnsi"/>
          <w:color w:val="002060"/>
          <w:sz w:val="24"/>
          <w:szCs w:val="24"/>
        </w:rPr>
        <w:t>c</w:t>
      </w:r>
      <w:r w:rsidRPr="00FE0A2B">
        <w:rPr>
          <w:rFonts w:cstheme="minorHAnsi"/>
          <w:color w:val="002060"/>
          <w:sz w:val="24"/>
          <w:szCs w:val="24"/>
        </w:rPr>
        <w:t xml:space="preserve">ertificates </w:t>
      </w:r>
      <w:r>
        <w:rPr>
          <w:rFonts w:cstheme="minorHAnsi"/>
          <w:color w:val="002060"/>
          <w:sz w:val="24"/>
          <w:szCs w:val="24"/>
        </w:rPr>
        <w:t>c</w:t>
      </w:r>
      <w:r w:rsidRPr="00FE0A2B">
        <w:rPr>
          <w:rFonts w:cstheme="minorHAnsi"/>
          <w:color w:val="002060"/>
          <w:sz w:val="24"/>
          <w:szCs w:val="24"/>
        </w:rPr>
        <w:t xml:space="preserve">ost is the same as the </w:t>
      </w:r>
      <w:r>
        <w:rPr>
          <w:rFonts w:cstheme="minorHAnsi"/>
          <w:color w:val="002060"/>
          <w:sz w:val="24"/>
          <w:szCs w:val="24"/>
        </w:rPr>
        <w:t>g</w:t>
      </w:r>
      <w:r w:rsidRPr="00FE0A2B">
        <w:rPr>
          <w:rFonts w:cstheme="minorHAnsi"/>
          <w:color w:val="002060"/>
          <w:sz w:val="24"/>
          <w:szCs w:val="24"/>
        </w:rPr>
        <w:t xml:space="preserve">raduate degree </w:t>
      </w:r>
      <w:proofErr w:type="gramStart"/>
      <w:r w:rsidRPr="00FE0A2B">
        <w:rPr>
          <w:rFonts w:cstheme="minorHAnsi"/>
          <w:color w:val="002060"/>
          <w:sz w:val="24"/>
          <w:szCs w:val="24"/>
        </w:rPr>
        <w:t>programs</w:t>
      </w:r>
      <w:proofErr w:type="gramEnd"/>
    </w:p>
    <w:p w14:paraId="7230C334" w14:textId="77777777" w:rsidR="00E823B3" w:rsidRPr="00FE0A2B" w:rsidRDefault="00E823B3">
      <w:pPr>
        <w:pStyle w:val="NoSpacing"/>
        <w:numPr>
          <w:ilvl w:val="0"/>
          <w:numId w:val="13"/>
        </w:numPr>
        <w:rPr>
          <w:rFonts w:cstheme="minorHAnsi"/>
          <w:color w:val="002060"/>
          <w:sz w:val="24"/>
          <w:szCs w:val="24"/>
        </w:rPr>
      </w:pPr>
      <w:commentRangeStart w:id="106"/>
      <w:r w:rsidRPr="00FE0A2B">
        <w:rPr>
          <w:rFonts w:cstheme="minorHAnsi"/>
          <w:color w:val="002060"/>
          <w:sz w:val="24"/>
          <w:szCs w:val="24"/>
        </w:rPr>
        <w:t xml:space="preserve">Washington Mentorship program </w:t>
      </w:r>
      <w:commentRangeEnd w:id="106"/>
      <w:r>
        <w:rPr>
          <w:rStyle w:val="CommentReference"/>
          <w:rFonts w:ascii="Calibri" w:eastAsia="Times New Roman" w:hAnsi="Calibri" w:cs="Traditional Arabic"/>
          <w:lang w:bidi="ar-BH"/>
        </w:rPr>
        <w:commentReference w:id="106"/>
      </w:r>
      <w:r w:rsidRPr="00FE0A2B">
        <w:rPr>
          <w:rFonts w:cstheme="minorHAnsi"/>
          <w:color w:val="002060"/>
          <w:sz w:val="24"/>
          <w:szCs w:val="24"/>
        </w:rPr>
        <w:t xml:space="preserve">is the same as </w:t>
      </w:r>
      <w:r>
        <w:rPr>
          <w:rFonts w:cstheme="minorHAnsi"/>
          <w:color w:val="002060"/>
          <w:sz w:val="24"/>
          <w:szCs w:val="24"/>
        </w:rPr>
        <w:t>u</w:t>
      </w:r>
      <w:r w:rsidRPr="00FE0A2B">
        <w:rPr>
          <w:rFonts w:cstheme="minorHAnsi"/>
          <w:color w:val="002060"/>
          <w:sz w:val="24"/>
          <w:szCs w:val="24"/>
        </w:rPr>
        <w:t xml:space="preserve">ndergraduate </w:t>
      </w:r>
      <w:proofErr w:type="gramStart"/>
      <w:r w:rsidRPr="00FE0A2B">
        <w:rPr>
          <w:rFonts w:cstheme="minorHAnsi"/>
          <w:color w:val="002060"/>
          <w:sz w:val="24"/>
          <w:szCs w:val="24"/>
        </w:rPr>
        <w:t>programs</w:t>
      </w:r>
      <w:proofErr w:type="gramEnd"/>
    </w:p>
    <w:p w14:paraId="53BD8F5C" w14:textId="77777777" w:rsidR="00E823B3" w:rsidRPr="00FE0A2B" w:rsidRDefault="00E823B3">
      <w:pPr>
        <w:pStyle w:val="NoSpacing"/>
        <w:numPr>
          <w:ilvl w:val="0"/>
          <w:numId w:val="13"/>
        </w:numPr>
        <w:rPr>
          <w:rFonts w:cstheme="minorHAnsi"/>
          <w:color w:val="002060"/>
          <w:sz w:val="24"/>
          <w:szCs w:val="24"/>
        </w:rPr>
      </w:pPr>
      <w:commentRangeStart w:id="107"/>
      <w:r w:rsidRPr="00FE0A2B">
        <w:rPr>
          <w:rFonts w:cstheme="minorHAnsi"/>
          <w:color w:val="002060"/>
          <w:sz w:val="24"/>
          <w:szCs w:val="24"/>
        </w:rPr>
        <w:t xml:space="preserve">AU-NTL </w:t>
      </w:r>
      <w:commentRangeEnd w:id="107"/>
      <w:r>
        <w:rPr>
          <w:rStyle w:val="CommentReference"/>
          <w:rFonts w:ascii="Calibri" w:eastAsia="Times New Roman" w:hAnsi="Calibri" w:cs="Traditional Arabic"/>
          <w:lang w:bidi="ar-BH"/>
        </w:rPr>
        <w:commentReference w:id="107"/>
      </w:r>
      <w:r w:rsidRPr="00FE0A2B">
        <w:rPr>
          <w:rFonts w:cstheme="minorHAnsi"/>
          <w:color w:val="002060"/>
          <w:sz w:val="24"/>
          <w:szCs w:val="24"/>
        </w:rPr>
        <w:t xml:space="preserve">Program is the same amount as all graduate </w:t>
      </w:r>
      <w:proofErr w:type="gramStart"/>
      <w:r w:rsidRPr="00FE0A2B">
        <w:rPr>
          <w:rFonts w:cstheme="minorHAnsi"/>
          <w:color w:val="002060"/>
          <w:sz w:val="24"/>
          <w:szCs w:val="24"/>
        </w:rPr>
        <w:t>programs</w:t>
      </w:r>
      <w:proofErr w:type="gramEnd"/>
    </w:p>
    <w:p w14:paraId="2A31A4CC"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When calculating living expenses for the summer, include only the room, board, transportation, and personal expenses (one year expense divide</w:t>
      </w:r>
      <w:r>
        <w:rPr>
          <w:rFonts w:cstheme="minorHAnsi"/>
          <w:color w:val="002060"/>
          <w:sz w:val="24"/>
          <w:szCs w:val="24"/>
        </w:rPr>
        <w:t>d</w:t>
      </w:r>
      <w:r w:rsidRPr="00FE0A2B">
        <w:rPr>
          <w:rFonts w:cstheme="minorHAnsi"/>
          <w:color w:val="002060"/>
          <w:sz w:val="24"/>
          <w:szCs w:val="24"/>
        </w:rPr>
        <w:t xml:space="preserve"> by 12, multipl</w:t>
      </w:r>
      <w:r>
        <w:rPr>
          <w:rFonts w:cstheme="minorHAnsi"/>
          <w:color w:val="002060"/>
          <w:sz w:val="24"/>
          <w:szCs w:val="24"/>
        </w:rPr>
        <w:t>ied</w:t>
      </w:r>
      <w:r w:rsidRPr="00FE0A2B">
        <w:rPr>
          <w:rFonts w:cstheme="minorHAnsi"/>
          <w:color w:val="002060"/>
          <w:sz w:val="24"/>
          <w:szCs w:val="24"/>
        </w:rPr>
        <w:t xml:space="preserve"> by 3</w:t>
      </w:r>
      <w:r>
        <w:rPr>
          <w:rFonts w:cstheme="minorHAnsi"/>
          <w:color w:val="002060"/>
          <w:sz w:val="24"/>
          <w:szCs w:val="24"/>
        </w:rPr>
        <w:t>)</w:t>
      </w:r>
    </w:p>
    <w:p w14:paraId="4D8C00EC"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 xml:space="preserve">The </w:t>
      </w:r>
      <w:r>
        <w:rPr>
          <w:rFonts w:cstheme="minorHAnsi"/>
          <w:color w:val="002060"/>
          <w:sz w:val="24"/>
          <w:szCs w:val="24"/>
        </w:rPr>
        <w:t>h</w:t>
      </w:r>
      <w:r w:rsidRPr="00FE0A2B">
        <w:rPr>
          <w:rFonts w:cstheme="minorHAnsi"/>
          <w:color w:val="002060"/>
          <w:sz w:val="24"/>
          <w:szCs w:val="24"/>
        </w:rPr>
        <w:t xml:space="preserve">ealth </w:t>
      </w:r>
      <w:r>
        <w:rPr>
          <w:rFonts w:cstheme="minorHAnsi"/>
          <w:color w:val="002060"/>
          <w:sz w:val="24"/>
          <w:szCs w:val="24"/>
        </w:rPr>
        <w:t>i</w:t>
      </w:r>
      <w:r w:rsidRPr="00FE0A2B">
        <w:rPr>
          <w:rFonts w:cstheme="minorHAnsi"/>
          <w:color w:val="002060"/>
          <w:sz w:val="24"/>
          <w:szCs w:val="24"/>
        </w:rPr>
        <w:t xml:space="preserve">nsurance cost listed under the </w:t>
      </w:r>
      <w:r>
        <w:rPr>
          <w:rFonts w:cstheme="minorHAnsi"/>
          <w:color w:val="002060"/>
          <w:sz w:val="24"/>
          <w:szCs w:val="24"/>
        </w:rPr>
        <w:t>s</w:t>
      </w:r>
      <w:r w:rsidRPr="00FE0A2B">
        <w:rPr>
          <w:rFonts w:cstheme="minorHAnsi"/>
          <w:color w:val="002060"/>
          <w:sz w:val="24"/>
          <w:szCs w:val="24"/>
        </w:rPr>
        <w:t xml:space="preserve">emester costs already includes the </w:t>
      </w:r>
      <w:proofErr w:type="gramStart"/>
      <w:r w:rsidRPr="00FE0A2B">
        <w:rPr>
          <w:rFonts w:cstheme="minorHAnsi"/>
          <w:color w:val="002060"/>
          <w:sz w:val="24"/>
          <w:szCs w:val="24"/>
        </w:rPr>
        <w:t>summer</w:t>
      </w:r>
      <w:proofErr w:type="gramEnd"/>
    </w:p>
    <w:p w14:paraId="0F0C3D45" w14:textId="77777777" w:rsidR="00E823B3" w:rsidRPr="00FE0A2B" w:rsidRDefault="00E823B3">
      <w:pPr>
        <w:pStyle w:val="NoSpacing"/>
        <w:numPr>
          <w:ilvl w:val="0"/>
          <w:numId w:val="13"/>
        </w:numPr>
        <w:rPr>
          <w:rFonts w:cstheme="minorHAnsi"/>
          <w:color w:val="002060"/>
          <w:sz w:val="24"/>
          <w:szCs w:val="24"/>
        </w:rPr>
      </w:pPr>
      <w:r w:rsidRPr="00FE0A2B">
        <w:rPr>
          <w:rFonts w:cstheme="minorHAnsi"/>
          <w:color w:val="002060"/>
          <w:sz w:val="24"/>
          <w:szCs w:val="24"/>
        </w:rPr>
        <w:t>Dependent cost is $5,500</w:t>
      </w:r>
      <w:r>
        <w:rPr>
          <w:rFonts w:cstheme="minorHAnsi"/>
          <w:color w:val="002060"/>
          <w:sz w:val="24"/>
          <w:szCs w:val="24"/>
        </w:rPr>
        <w:t>/year</w:t>
      </w:r>
      <w:r w:rsidRPr="00FE0A2B">
        <w:rPr>
          <w:rFonts w:cstheme="minorHAnsi"/>
          <w:color w:val="002060"/>
          <w:sz w:val="24"/>
          <w:szCs w:val="24"/>
        </w:rPr>
        <w:t xml:space="preserve"> </w:t>
      </w:r>
      <w:r>
        <w:rPr>
          <w:rFonts w:cstheme="minorHAnsi"/>
          <w:color w:val="002060"/>
          <w:sz w:val="24"/>
          <w:szCs w:val="24"/>
        </w:rPr>
        <w:t xml:space="preserve">for </w:t>
      </w:r>
      <w:r w:rsidRPr="00FE0A2B">
        <w:rPr>
          <w:rFonts w:cstheme="minorHAnsi"/>
          <w:color w:val="002060"/>
          <w:sz w:val="24"/>
          <w:szCs w:val="24"/>
        </w:rPr>
        <w:t xml:space="preserve">spouse and </w:t>
      </w:r>
      <w:r>
        <w:rPr>
          <w:rFonts w:cstheme="minorHAnsi"/>
          <w:color w:val="002060"/>
          <w:sz w:val="24"/>
          <w:szCs w:val="24"/>
        </w:rPr>
        <w:t>$</w:t>
      </w:r>
      <w:r w:rsidRPr="00FE0A2B">
        <w:rPr>
          <w:rFonts w:cstheme="minorHAnsi"/>
          <w:color w:val="002060"/>
          <w:sz w:val="24"/>
          <w:szCs w:val="24"/>
        </w:rPr>
        <w:t>4,000</w:t>
      </w:r>
      <w:r>
        <w:rPr>
          <w:rFonts w:cstheme="minorHAnsi"/>
          <w:color w:val="002060"/>
          <w:sz w:val="24"/>
          <w:szCs w:val="24"/>
        </w:rPr>
        <w:t>/year</w:t>
      </w:r>
      <w:r w:rsidRPr="00FE0A2B">
        <w:rPr>
          <w:rFonts w:cstheme="minorHAnsi"/>
          <w:color w:val="002060"/>
          <w:sz w:val="24"/>
          <w:szCs w:val="24"/>
        </w:rPr>
        <w:t xml:space="preserve"> per each </w:t>
      </w:r>
      <w:proofErr w:type="gramStart"/>
      <w:r w:rsidRPr="00FE0A2B">
        <w:rPr>
          <w:rFonts w:cstheme="minorHAnsi"/>
          <w:color w:val="002060"/>
          <w:sz w:val="24"/>
          <w:szCs w:val="24"/>
        </w:rPr>
        <w:t>child</w:t>
      </w:r>
      <w:proofErr w:type="gramEnd"/>
    </w:p>
    <w:p w14:paraId="63974A3E" w14:textId="77777777" w:rsidR="00E823B3" w:rsidRPr="00FE0A2B" w:rsidRDefault="00E823B3" w:rsidP="00E823B3">
      <w:pPr>
        <w:pStyle w:val="NoSpacing"/>
        <w:rPr>
          <w:rFonts w:cstheme="minorHAnsi"/>
          <w:b/>
          <w:bCs/>
          <w:i/>
          <w:iCs/>
          <w:color w:val="002060"/>
        </w:rPr>
      </w:pPr>
    </w:p>
    <w:p w14:paraId="3E0825FC" w14:textId="77777777" w:rsidR="00E823B3" w:rsidRDefault="00E823B3" w:rsidP="00E823B3">
      <w:pPr>
        <w:pStyle w:val="NoSpacing"/>
        <w:rPr>
          <w:rFonts w:cstheme="minorHAnsi"/>
          <w:b/>
          <w:bCs/>
          <w:i/>
          <w:iCs/>
          <w:color w:val="002060"/>
        </w:rPr>
      </w:pPr>
      <w:r w:rsidRPr="00FE0A2B">
        <w:rPr>
          <w:rFonts w:cstheme="minorHAnsi"/>
          <w:b/>
          <w:bCs/>
          <w:i/>
          <w:iCs/>
          <w:color w:val="002060"/>
        </w:rPr>
        <w:t>Note: Although F-1 student</w:t>
      </w:r>
      <w:r>
        <w:rPr>
          <w:rFonts w:cstheme="minorHAnsi"/>
          <w:b/>
          <w:bCs/>
          <w:i/>
          <w:iCs/>
          <w:color w:val="002060"/>
        </w:rPr>
        <w:t>s</w:t>
      </w:r>
      <w:r w:rsidRPr="00FE0A2B">
        <w:rPr>
          <w:rFonts w:cstheme="minorHAnsi"/>
          <w:b/>
          <w:bCs/>
          <w:i/>
          <w:iCs/>
          <w:color w:val="002060"/>
        </w:rPr>
        <w:t xml:space="preserve"> mus</w:t>
      </w:r>
      <w:r>
        <w:rPr>
          <w:rFonts w:cstheme="minorHAnsi"/>
          <w:b/>
          <w:bCs/>
          <w:i/>
          <w:iCs/>
          <w:color w:val="002060"/>
        </w:rPr>
        <w:t>t only</w:t>
      </w:r>
      <w:r w:rsidRPr="00FE0A2B">
        <w:rPr>
          <w:rFonts w:cstheme="minorHAnsi"/>
          <w:b/>
          <w:bCs/>
          <w:i/>
          <w:iCs/>
          <w:color w:val="002060"/>
        </w:rPr>
        <w:t xml:space="preserve"> submit funds to cover the expenses of the first year of their program, all students are highly encouraged to plan how they will support themselves for the entire length of the program. </w:t>
      </w:r>
    </w:p>
    <w:p w14:paraId="3032072F" w14:textId="77777777" w:rsidR="007D5999" w:rsidRPr="00AC4918" w:rsidRDefault="007D5999" w:rsidP="007D5999">
      <w:pPr>
        <w:pStyle w:val="Normal2"/>
        <w:ind w:left="0"/>
      </w:pPr>
    </w:p>
    <w:p w14:paraId="7BE7F1E7" w14:textId="459F847D" w:rsidR="006B37E5" w:rsidRPr="00FE0A2B" w:rsidRDefault="00752CDF" w:rsidP="00B65AA4">
      <w:pPr>
        <w:pStyle w:val="Heading2"/>
      </w:pPr>
      <w:r w:rsidRPr="00FE0A2B">
        <w:t>2.</w:t>
      </w:r>
      <w:r w:rsidR="006B37E5" w:rsidRPr="00FE0A2B">
        <w:t>5</w:t>
      </w:r>
      <w:r w:rsidR="00883652" w:rsidRPr="00FE0A2B">
        <w:t xml:space="preserve"> </w:t>
      </w:r>
      <w:bookmarkEnd w:id="102"/>
      <w:r w:rsidR="00E32FD0" w:rsidRPr="00FE0A2B">
        <w:t>Required</w:t>
      </w:r>
      <w:r w:rsidR="0063504D" w:rsidRPr="00FE0A2B">
        <w:t xml:space="preserve"> d</w:t>
      </w:r>
      <w:r w:rsidR="0005389F" w:rsidRPr="00FE0A2B">
        <w:t>ocuments to issue Form I-20/DS</w:t>
      </w:r>
      <w:r w:rsidR="001F38CE">
        <w:t>-</w:t>
      </w:r>
      <w:r w:rsidR="0005389F" w:rsidRPr="00FE0A2B">
        <w:t>2019</w:t>
      </w:r>
      <w:bookmarkEnd w:id="104"/>
      <w:r w:rsidR="006B37E5" w:rsidRPr="00FE0A2B">
        <w:t xml:space="preserve"> </w:t>
      </w:r>
    </w:p>
    <w:p w14:paraId="4CC27832" w14:textId="3E1CD643" w:rsidR="006D17E8" w:rsidRPr="00FE0A2B" w:rsidRDefault="006D17E8" w:rsidP="006D17E8">
      <w:pPr>
        <w:pStyle w:val="NormalWeb"/>
        <w:shd w:val="clear" w:color="auto" w:fill="FFFFFF"/>
        <w:spacing w:before="0" w:beforeAutospacing="0" w:after="0" w:afterAutospacing="0"/>
        <w:rPr>
          <w:rFonts w:asciiTheme="minorHAnsi" w:hAnsiTheme="minorHAnsi" w:cstheme="minorHAnsi"/>
          <w:color w:val="002060"/>
          <w:sz w:val="24"/>
          <w:szCs w:val="24"/>
        </w:rPr>
      </w:pPr>
      <w:r>
        <w:rPr>
          <w:rFonts w:asciiTheme="minorHAnsi" w:hAnsiTheme="minorHAnsi" w:cstheme="minorHAnsi"/>
          <w:b/>
          <w:bCs/>
          <w:color w:val="002060"/>
          <w:sz w:val="24"/>
          <w:szCs w:val="24"/>
        </w:rPr>
        <w:t xml:space="preserve">1. </w:t>
      </w:r>
      <w:r w:rsidRPr="00FE0A2B">
        <w:rPr>
          <w:rFonts w:asciiTheme="minorHAnsi" w:hAnsiTheme="minorHAnsi" w:cstheme="minorHAnsi"/>
          <w:b/>
          <w:bCs/>
          <w:color w:val="002060"/>
          <w:sz w:val="24"/>
          <w:szCs w:val="24"/>
        </w:rPr>
        <w:t xml:space="preserve">Certification of Finances for International Students </w:t>
      </w:r>
      <w:r>
        <w:rPr>
          <w:rFonts w:asciiTheme="minorHAnsi" w:hAnsiTheme="minorHAnsi" w:cstheme="minorHAnsi"/>
          <w:b/>
          <w:bCs/>
          <w:color w:val="002060"/>
          <w:sz w:val="24"/>
          <w:szCs w:val="24"/>
        </w:rPr>
        <w:t>(</w:t>
      </w:r>
      <w:hyperlink r:id="rId37" w:history="1">
        <w:r w:rsidRPr="00FB3738">
          <w:rPr>
            <w:rStyle w:val="Hyperlink"/>
            <w:rFonts w:asciiTheme="minorHAnsi" w:hAnsiTheme="minorHAnsi" w:cstheme="minorHAnsi"/>
            <w:b/>
            <w:bCs/>
            <w:sz w:val="24"/>
            <w:szCs w:val="24"/>
          </w:rPr>
          <w:t>CFIS Form</w:t>
        </w:r>
      </w:hyperlink>
      <w:r>
        <w:rPr>
          <w:rFonts w:asciiTheme="minorHAnsi" w:hAnsiTheme="minorHAnsi" w:cstheme="minorHAnsi"/>
          <w:b/>
          <w:bCs/>
          <w:color w:val="002060"/>
          <w:sz w:val="24"/>
          <w:szCs w:val="24"/>
        </w:rPr>
        <w:t>)</w:t>
      </w:r>
    </w:p>
    <w:p w14:paraId="5B8A032F" w14:textId="77777777" w:rsidR="006D17E8" w:rsidRDefault="006D17E8">
      <w:pPr>
        <w:pStyle w:val="NormalWeb"/>
        <w:numPr>
          <w:ilvl w:val="0"/>
          <w:numId w:val="40"/>
        </w:numPr>
        <w:shd w:val="clear" w:color="auto" w:fill="FFFFFF"/>
        <w:spacing w:before="0" w:beforeAutospacing="0" w:after="0" w:afterAutospacing="0"/>
        <w:rPr>
          <w:rFonts w:asciiTheme="minorHAnsi" w:hAnsiTheme="minorHAnsi" w:cstheme="minorHAnsi"/>
          <w:color w:val="002060"/>
          <w:sz w:val="24"/>
          <w:szCs w:val="24"/>
        </w:rPr>
      </w:pPr>
      <w:r w:rsidRPr="00AC4918">
        <w:rPr>
          <w:rFonts w:asciiTheme="minorHAnsi" w:hAnsiTheme="minorHAnsi" w:cstheme="minorHAnsi"/>
          <w:color w:val="002060"/>
          <w:sz w:val="24"/>
          <w:szCs w:val="24"/>
        </w:rPr>
        <w:lastRenderedPageBreak/>
        <w:t>First, student</w:t>
      </w:r>
      <w:r>
        <w:rPr>
          <w:rFonts w:asciiTheme="minorHAnsi" w:hAnsiTheme="minorHAnsi" w:cstheme="minorHAnsi"/>
          <w:color w:val="002060"/>
          <w:sz w:val="24"/>
          <w:szCs w:val="24"/>
        </w:rPr>
        <w:t>s</w:t>
      </w:r>
      <w:r w:rsidRPr="00AC4918">
        <w:rPr>
          <w:rFonts w:asciiTheme="minorHAnsi" w:hAnsiTheme="minorHAnsi" w:cstheme="minorHAnsi"/>
          <w:color w:val="002060"/>
          <w:sz w:val="24"/>
          <w:szCs w:val="24"/>
        </w:rPr>
        <w:t xml:space="preserve"> must determine the total cost needed to prove for either one year of study (F-1) or the full length of their program (J-1).</w:t>
      </w:r>
      <w:r w:rsidRPr="00FE0A2B">
        <w:rPr>
          <w:rFonts w:asciiTheme="minorHAnsi" w:hAnsiTheme="minorHAnsi" w:cstheme="minorHAnsi"/>
          <w:color w:val="002060"/>
          <w:sz w:val="24"/>
          <w:szCs w:val="24"/>
        </w:rPr>
        <w:t xml:space="preserve"> To find the</w:t>
      </w:r>
      <w:r>
        <w:rPr>
          <w:rFonts w:asciiTheme="minorHAnsi" w:hAnsiTheme="minorHAnsi" w:cstheme="minorHAnsi"/>
          <w:color w:val="002060"/>
          <w:sz w:val="24"/>
          <w:szCs w:val="24"/>
        </w:rPr>
        <w:t>se costs, students should</w:t>
      </w:r>
      <w:r w:rsidRPr="00FE0A2B">
        <w:rPr>
          <w:rFonts w:asciiTheme="minorHAnsi" w:hAnsiTheme="minorHAnsi" w:cstheme="minorHAnsi"/>
          <w:color w:val="002060"/>
          <w:sz w:val="24"/>
          <w:szCs w:val="24"/>
        </w:rPr>
        <w:t xml:space="preserve"> see our </w:t>
      </w:r>
      <w:hyperlink r:id="rId38" w:history="1">
        <w:r w:rsidRPr="00FE0A2B">
          <w:rPr>
            <w:rStyle w:val="Hyperlink"/>
            <w:rFonts w:asciiTheme="minorHAnsi" w:hAnsiTheme="minorHAnsi" w:cstheme="minorHAnsi"/>
            <w:sz w:val="24"/>
            <w:szCs w:val="24"/>
          </w:rPr>
          <w:t>Cost Guides for International Students</w:t>
        </w:r>
      </w:hyperlink>
      <w:r>
        <w:rPr>
          <w:rStyle w:val="Hyperlink"/>
          <w:rFonts w:asciiTheme="minorHAnsi" w:hAnsiTheme="minorHAnsi" w:cstheme="minorHAnsi"/>
          <w:sz w:val="24"/>
          <w:szCs w:val="24"/>
        </w:rPr>
        <w:t>.</w:t>
      </w:r>
    </w:p>
    <w:p w14:paraId="58A906ED" w14:textId="77777777" w:rsidR="006D17E8" w:rsidRDefault="006D17E8">
      <w:pPr>
        <w:pStyle w:val="NormalWeb"/>
        <w:numPr>
          <w:ilvl w:val="0"/>
          <w:numId w:val="40"/>
        </w:numPr>
        <w:shd w:val="clear" w:color="auto" w:fill="FFFFFF"/>
        <w:spacing w:before="0" w:beforeAutospacing="0" w:after="0" w:afterAutospacing="0"/>
        <w:rPr>
          <w:rFonts w:asciiTheme="minorHAnsi" w:hAnsiTheme="minorHAnsi" w:cstheme="minorHAnsi"/>
          <w:color w:val="002060"/>
          <w:sz w:val="24"/>
          <w:szCs w:val="24"/>
        </w:rPr>
      </w:pPr>
      <w:r w:rsidRPr="00FE0A2B">
        <w:rPr>
          <w:rFonts w:asciiTheme="minorHAnsi" w:hAnsiTheme="minorHAnsi" w:cstheme="minorHAnsi"/>
          <w:color w:val="002060"/>
          <w:sz w:val="24"/>
          <w:szCs w:val="24"/>
        </w:rPr>
        <w:t xml:space="preserve">This form </w:t>
      </w:r>
      <w:r>
        <w:rPr>
          <w:rFonts w:asciiTheme="minorHAnsi" w:hAnsiTheme="minorHAnsi" w:cstheme="minorHAnsi"/>
          <w:color w:val="002060"/>
          <w:sz w:val="24"/>
          <w:szCs w:val="24"/>
        </w:rPr>
        <w:t xml:space="preserve">must be </w:t>
      </w:r>
      <w:r w:rsidRPr="00FE0A2B">
        <w:rPr>
          <w:rFonts w:asciiTheme="minorHAnsi" w:hAnsiTheme="minorHAnsi" w:cstheme="minorHAnsi"/>
          <w:color w:val="002060"/>
          <w:sz w:val="24"/>
          <w:szCs w:val="24"/>
        </w:rPr>
        <w:t xml:space="preserve">signed by </w:t>
      </w:r>
      <w:r>
        <w:rPr>
          <w:rFonts w:asciiTheme="minorHAnsi" w:hAnsiTheme="minorHAnsi" w:cstheme="minorHAnsi"/>
          <w:color w:val="002060"/>
          <w:sz w:val="24"/>
          <w:szCs w:val="24"/>
        </w:rPr>
        <w:t xml:space="preserve">the </w:t>
      </w:r>
      <w:r w:rsidRPr="00FE0A2B">
        <w:rPr>
          <w:rFonts w:asciiTheme="minorHAnsi" w:hAnsiTheme="minorHAnsi" w:cstheme="minorHAnsi"/>
          <w:color w:val="002060"/>
          <w:sz w:val="24"/>
          <w:szCs w:val="24"/>
        </w:rPr>
        <w:t>student and by their financial sponsor(s)</w:t>
      </w:r>
      <w:r>
        <w:rPr>
          <w:rFonts w:asciiTheme="minorHAnsi" w:hAnsiTheme="minorHAnsi" w:cstheme="minorHAnsi"/>
          <w:color w:val="002060"/>
          <w:sz w:val="24"/>
          <w:szCs w:val="24"/>
        </w:rPr>
        <w:t xml:space="preserve"> in the appropriate boxes on page 2.</w:t>
      </w:r>
    </w:p>
    <w:p w14:paraId="677B9EAB" w14:textId="08EE3DD4" w:rsidR="006D17E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bookmarkStart w:id="108" w:name="_Hlk69119474"/>
      <w:r w:rsidRPr="00AC4918">
        <w:rPr>
          <w:rFonts w:asciiTheme="minorHAnsi" w:hAnsiTheme="minorHAnsi" w:cstheme="minorHAnsi"/>
          <w:color w:val="002060"/>
        </w:rPr>
        <w:t xml:space="preserve">Sources of funds could be, but are not limited </w:t>
      </w:r>
      <w:proofErr w:type="gramStart"/>
      <w:r w:rsidRPr="00AC4918">
        <w:rPr>
          <w:rFonts w:asciiTheme="minorHAnsi" w:hAnsiTheme="minorHAnsi" w:cstheme="minorHAnsi"/>
          <w:color w:val="002060"/>
        </w:rPr>
        <w:t>to</w:t>
      </w:r>
      <w:r>
        <w:rPr>
          <w:rFonts w:asciiTheme="minorHAnsi" w:hAnsiTheme="minorHAnsi" w:cstheme="minorHAnsi"/>
          <w:color w:val="002060"/>
        </w:rPr>
        <w:t>:</w:t>
      </w:r>
      <w:proofErr w:type="gramEnd"/>
      <w:r w:rsidRPr="00AC4918">
        <w:rPr>
          <w:rFonts w:asciiTheme="minorHAnsi" w:hAnsiTheme="minorHAnsi" w:cstheme="minorHAnsi"/>
          <w:color w:val="002060"/>
        </w:rPr>
        <w:t xml:space="preserve"> personal, family, scholarship from </w:t>
      </w:r>
      <w:r>
        <w:rPr>
          <w:rFonts w:asciiTheme="minorHAnsi" w:hAnsiTheme="minorHAnsi" w:cstheme="minorHAnsi"/>
          <w:color w:val="002060"/>
        </w:rPr>
        <w:t>AU</w:t>
      </w:r>
      <w:r w:rsidRPr="00AC4918">
        <w:rPr>
          <w:rFonts w:asciiTheme="minorHAnsi" w:hAnsiTheme="minorHAnsi" w:cstheme="minorHAnsi"/>
          <w:color w:val="002060"/>
        </w:rPr>
        <w:t xml:space="preserve">, U.S. government, their country’s government, international organizations, </w:t>
      </w:r>
      <w:r w:rsidR="003C00D5">
        <w:rPr>
          <w:rFonts w:asciiTheme="minorHAnsi" w:hAnsiTheme="minorHAnsi" w:cstheme="minorHAnsi"/>
          <w:color w:val="002060"/>
        </w:rPr>
        <w:t xml:space="preserve">personal loans, </w:t>
      </w:r>
      <w:r w:rsidRPr="00AC4918">
        <w:rPr>
          <w:rFonts w:asciiTheme="minorHAnsi" w:hAnsiTheme="minorHAnsi" w:cstheme="minorHAnsi"/>
          <w:color w:val="002060"/>
        </w:rPr>
        <w:t>individual sponsors, a company, or employer.</w:t>
      </w:r>
      <w:bookmarkEnd w:id="108"/>
    </w:p>
    <w:p w14:paraId="0C82E788" w14:textId="77777777" w:rsidR="006D17E8" w:rsidRPr="00AC491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r w:rsidRPr="00AC4918">
        <w:rPr>
          <w:rFonts w:asciiTheme="minorHAnsi" w:hAnsiTheme="minorHAnsi" w:cstheme="minorHAnsi"/>
          <w:color w:val="002060"/>
          <w:szCs w:val="24"/>
        </w:rPr>
        <w:t>Student</w:t>
      </w:r>
      <w:r>
        <w:rPr>
          <w:rFonts w:asciiTheme="minorHAnsi" w:hAnsiTheme="minorHAnsi" w:cstheme="minorHAnsi"/>
          <w:color w:val="002060"/>
          <w:szCs w:val="24"/>
        </w:rPr>
        <w:t>s</w:t>
      </w:r>
      <w:r w:rsidRPr="00AC4918">
        <w:rPr>
          <w:rFonts w:asciiTheme="minorHAnsi" w:hAnsiTheme="minorHAnsi" w:cstheme="minorHAnsi"/>
          <w:color w:val="002060"/>
          <w:szCs w:val="24"/>
        </w:rPr>
        <w:t xml:space="preserve"> can use multiple sources of funds, but each sponsor must sign </w:t>
      </w:r>
      <w:r>
        <w:rPr>
          <w:rFonts w:asciiTheme="minorHAnsi" w:hAnsiTheme="minorHAnsi" w:cstheme="minorHAnsi"/>
          <w:color w:val="002060"/>
          <w:szCs w:val="24"/>
        </w:rPr>
        <w:t xml:space="preserve">the CFIS </w:t>
      </w:r>
      <w:r w:rsidRPr="00AC4918">
        <w:rPr>
          <w:rFonts w:asciiTheme="minorHAnsi" w:hAnsiTheme="minorHAnsi" w:cstheme="minorHAnsi"/>
          <w:color w:val="002060"/>
          <w:szCs w:val="24"/>
        </w:rPr>
        <w:t>and indicate the amount they are providing</w:t>
      </w:r>
      <w:r>
        <w:rPr>
          <w:rFonts w:asciiTheme="minorHAnsi" w:hAnsiTheme="minorHAnsi" w:cstheme="minorHAnsi"/>
          <w:color w:val="002060"/>
          <w:szCs w:val="24"/>
        </w:rPr>
        <w:t>.</w:t>
      </w:r>
    </w:p>
    <w:p w14:paraId="14F904FB" w14:textId="77777777" w:rsidR="006D17E8" w:rsidRPr="00AC491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r w:rsidRPr="00AC4918">
        <w:rPr>
          <w:rFonts w:asciiTheme="minorHAnsi" w:hAnsiTheme="minorHAnsi" w:cstheme="minorHAnsi"/>
          <w:color w:val="002060"/>
          <w:szCs w:val="24"/>
        </w:rPr>
        <w:t>The name of the account holder on the financial document must match the name of the individual entered on the CFIS form</w:t>
      </w:r>
      <w:r>
        <w:rPr>
          <w:rFonts w:asciiTheme="minorHAnsi" w:hAnsiTheme="minorHAnsi" w:cstheme="minorHAnsi"/>
          <w:color w:val="002060"/>
          <w:szCs w:val="24"/>
        </w:rPr>
        <w:t>.</w:t>
      </w:r>
    </w:p>
    <w:p w14:paraId="3040C9FB" w14:textId="77777777" w:rsidR="006D17E8" w:rsidRPr="00AC491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r w:rsidRPr="00AC4918">
        <w:rPr>
          <w:rFonts w:asciiTheme="minorHAnsi" w:hAnsiTheme="minorHAnsi" w:cstheme="minorHAnsi"/>
          <w:color w:val="002060"/>
          <w:szCs w:val="24"/>
        </w:rPr>
        <w:t xml:space="preserve">The total amount of funds </w:t>
      </w:r>
      <w:r>
        <w:rPr>
          <w:rFonts w:asciiTheme="minorHAnsi" w:hAnsiTheme="minorHAnsi" w:cstheme="minorHAnsi"/>
          <w:color w:val="002060"/>
          <w:szCs w:val="24"/>
        </w:rPr>
        <w:t xml:space="preserve">across all sponsors </w:t>
      </w:r>
      <w:r w:rsidRPr="00AC4918">
        <w:rPr>
          <w:rFonts w:asciiTheme="minorHAnsi" w:hAnsiTheme="minorHAnsi" w:cstheme="minorHAnsi"/>
          <w:color w:val="002060"/>
          <w:szCs w:val="24"/>
        </w:rPr>
        <w:t>must be equal to or exceed the cost guide amount</w:t>
      </w:r>
      <w:r>
        <w:rPr>
          <w:rFonts w:asciiTheme="minorHAnsi" w:hAnsiTheme="minorHAnsi" w:cstheme="minorHAnsi"/>
          <w:color w:val="002060"/>
          <w:szCs w:val="24"/>
        </w:rPr>
        <w:t>.</w:t>
      </w:r>
    </w:p>
    <w:p w14:paraId="40916FE2" w14:textId="79DD91E9" w:rsidR="006D17E8" w:rsidRPr="00AC491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r w:rsidRPr="00AC4918">
        <w:rPr>
          <w:rFonts w:asciiTheme="minorHAnsi" w:hAnsiTheme="minorHAnsi" w:cstheme="minorHAnsi"/>
          <w:color w:val="002060"/>
          <w:szCs w:val="24"/>
        </w:rPr>
        <w:t xml:space="preserve">If students have additional sources of funds that do not fit on the CFIS, they may need to </w:t>
      </w:r>
      <w:r w:rsidRPr="00422F17">
        <w:rPr>
          <w:rFonts w:asciiTheme="minorHAnsi" w:hAnsiTheme="minorHAnsi" w:cstheme="minorHAnsi"/>
          <w:color w:val="002060"/>
          <w:szCs w:val="24"/>
        </w:rPr>
        <w:t xml:space="preserve">submit the </w:t>
      </w:r>
      <w:hyperlink r:id="rId39" w:history="1">
        <w:r w:rsidRPr="00FB3738">
          <w:rPr>
            <w:rStyle w:val="Hyperlink"/>
            <w:rFonts w:asciiTheme="minorHAnsi" w:hAnsiTheme="minorHAnsi" w:cstheme="minorHAnsi"/>
            <w:szCs w:val="24"/>
          </w:rPr>
          <w:t>attachment</w:t>
        </w:r>
      </w:hyperlink>
      <w:r w:rsidRPr="00422F17">
        <w:rPr>
          <w:rFonts w:asciiTheme="minorHAnsi" w:hAnsiTheme="minorHAnsi" w:cstheme="minorHAnsi"/>
          <w:color w:val="002060"/>
          <w:szCs w:val="24"/>
        </w:rPr>
        <w:t xml:space="preserve"> to the CFIS</w:t>
      </w:r>
      <w:r w:rsidRPr="00AC4918">
        <w:rPr>
          <w:rFonts w:asciiTheme="minorHAnsi" w:hAnsiTheme="minorHAnsi" w:cstheme="minorHAnsi"/>
          <w:color w:val="343434"/>
          <w:sz w:val="22"/>
          <w:szCs w:val="22"/>
        </w:rPr>
        <w:t xml:space="preserve">. </w:t>
      </w:r>
      <w:r w:rsidRPr="00AC4918">
        <w:rPr>
          <w:rFonts w:asciiTheme="minorHAnsi" w:hAnsiTheme="minorHAnsi" w:cstheme="minorHAnsi"/>
          <w:color w:val="002060"/>
          <w:szCs w:val="24"/>
        </w:rPr>
        <w:t>The student must also sign th</w:t>
      </w:r>
      <w:r>
        <w:rPr>
          <w:rFonts w:asciiTheme="minorHAnsi" w:hAnsiTheme="minorHAnsi" w:cstheme="minorHAnsi"/>
          <w:color w:val="002060"/>
          <w:szCs w:val="24"/>
        </w:rPr>
        <w:t xml:space="preserve">is </w:t>
      </w:r>
      <w:r w:rsidRPr="00AC4918">
        <w:rPr>
          <w:rFonts w:asciiTheme="minorHAnsi" w:hAnsiTheme="minorHAnsi" w:cstheme="minorHAnsi"/>
          <w:color w:val="002060"/>
          <w:szCs w:val="24"/>
        </w:rPr>
        <w:t xml:space="preserve">document before </w:t>
      </w:r>
      <w:proofErr w:type="gramStart"/>
      <w:r w:rsidRPr="00AC4918">
        <w:rPr>
          <w:rFonts w:asciiTheme="minorHAnsi" w:hAnsiTheme="minorHAnsi" w:cstheme="minorHAnsi"/>
          <w:color w:val="002060"/>
          <w:szCs w:val="24"/>
        </w:rPr>
        <w:t>submitting</w:t>
      </w:r>
      <w:proofErr w:type="gramEnd"/>
      <w:r w:rsidRPr="00AC4918">
        <w:rPr>
          <w:rFonts w:asciiTheme="minorHAnsi" w:hAnsiTheme="minorHAnsi" w:cstheme="minorHAnsi"/>
          <w:color w:val="002060"/>
          <w:szCs w:val="24"/>
        </w:rPr>
        <w:t xml:space="preserve"> to the admission office. </w:t>
      </w:r>
    </w:p>
    <w:p w14:paraId="267E18CE" w14:textId="77777777" w:rsidR="006D17E8" w:rsidRPr="00AC4918" w:rsidRDefault="006D17E8">
      <w:pPr>
        <w:pStyle w:val="ListParagraph"/>
        <w:numPr>
          <w:ilvl w:val="0"/>
          <w:numId w:val="40"/>
        </w:numPr>
        <w:shd w:val="clear" w:color="auto" w:fill="FFFFFF"/>
        <w:spacing w:before="100" w:beforeAutospacing="1" w:after="225"/>
        <w:rPr>
          <w:rFonts w:asciiTheme="minorHAnsi" w:hAnsiTheme="minorHAnsi" w:cstheme="minorHAnsi"/>
          <w:color w:val="002060"/>
        </w:rPr>
      </w:pPr>
      <w:r w:rsidRPr="00AC4918">
        <w:rPr>
          <w:rFonts w:asciiTheme="minorHAnsi" w:hAnsiTheme="minorHAnsi" w:cstheme="minorHAnsi"/>
          <w:color w:val="002060"/>
          <w:szCs w:val="24"/>
        </w:rPr>
        <w:t xml:space="preserve">A copy of the CFIS form should be retained by the student </w:t>
      </w:r>
      <w:r>
        <w:rPr>
          <w:rFonts w:asciiTheme="minorHAnsi" w:hAnsiTheme="minorHAnsi" w:cstheme="minorHAnsi"/>
          <w:color w:val="002060"/>
          <w:szCs w:val="24"/>
        </w:rPr>
        <w:t xml:space="preserve">in case they are asked to present it </w:t>
      </w:r>
      <w:r w:rsidRPr="00AC4918">
        <w:rPr>
          <w:rFonts w:asciiTheme="minorHAnsi" w:hAnsiTheme="minorHAnsi" w:cstheme="minorHAnsi"/>
          <w:color w:val="002060"/>
          <w:szCs w:val="24"/>
        </w:rPr>
        <w:t>to the U.S. Consulate during the visa appointment along with the original financial documents.</w:t>
      </w:r>
      <w:bookmarkStart w:id="109" w:name="_Hlk69119675"/>
    </w:p>
    <w:bookmarkEnd w:id="109"/>
    <w:p w14:paraId="4E8A594C" w14:textId="77777777" w:rsidR="006D17E8" w:rsidRDefault="006D17E8" w:rsidP="006D17E8">
      <w:pPr>
        <w:pStyle w:val="NormalWeb"/>
        <w:shd w:val="clear" w:color="auto" w:fill="FFFFFF"/>
        <w:spacing w:after="225" w:afterAutospacing="0"/>
        <w:rPr>
          <w:rFonts w:asciiTheme="minorHAnsi" w:hAnsiTheme="minorHAnsi" w:cstheme="minorHAnsi"/>
          <w:color w:val="002060"/>
          <w:sz w:val="24"/>
          <w:szCs w:val="24"/>
        </w:rPr>
      </w:pPr>
      <w:r>
        <w:rPr>
          <w:rFonts w:asciiTheme="minorHAnsi" w:hAnsiTheme="minorHAnsi" w:cstheme="minorHAnsi"/>
          <w:b/>
          <w:bCs/>
          <w:color w:val="002060"/>
          <w:sz w:val="24"/>
          <w:szCs w:val="24"/>
        </w:rPr>
        <w:t>2.</w:t>
      </w:r>
      <w:r w:rsidRPr="00FE0A2B">
        <w:rPr>
          <w:rFonts w:asciiTheme="minorHAnsi" w:hAnsiTheme="minorHAnsi" w:cstheme="minorHAnsi"/>
          <w:b/>
          <w:bCs/>
          <w:color w:val="002060"/>
          <w:sz w:val="24"/>
          <w:szCs w:val="24"/>
        </w:rPr>
        <w:t xml:space="preserve"> </w:t>
      </w:r>
      <w:r>
        <w:rPr>
          <w:rFonts w:asciiTheme="minorHAnsi" w:hAnsiTheme="minorHAnsi" w:cstheme="minorHAnsi"/>
          <w:b/>
          <w:bCs/>
          <w:color w:val="002060"/>
          <w:sz w:val="24"/>
          <w:szCs w:val="24"/>
        </w:rPr>
        <w:t>Supporting</w:t>
      </w:r>
      <w:r w:rsidRPr="00FE0A2B">
        <w:rPr>
          <w:rFonts w:asciiTheme="minorHAnsi" w:hAnsiTheme="minorHAnsi" w:cstheme="minorHAnsi"/>
          <w:b/>
          <w:bCs/>
          <w:color w:val="002060"/>
          <w:sz w:val="24"/>
          <w:szCs w:val="24"/>
        </w:rPr>
        <w:t xml:space="preserve"> </w:t>
      </w:r>
      <w:r>
        <w:rPr>
          <w:rFonts w:asciiTheme="minorHAnsi" w:hAnsiTheme="minorHAnsi" w:cstheme="minorHAnsi"/>
          <w:b/>
          <w:bCs/>
          <w:color w:val="002060"/>
          <w:sz w:val="24"/>
          <w:szCs w:val="24"/>
        </w:rPr>
        <w:t>f</w:t>
      </w:r>
      <w:r w:rsidRPr="00FE0A2B">
        <w:rPr>
          <w:rFonts w:asciiTheme="minorHAnsi" w:hAnsiTheme="minorHAnsi" w:cstheme="minorHAnsi"/>
          <w:b/>
          <w:bCs/>
          <w:color w:val="002060"/>
          <w:sz w:val="24"/>
          <w:szCs w:val="24"/>
        </w:rPr>
        <w:t xml:space="preserve">inancial </w:t>
      </w:r>
      <w:r>
        <w:rPr>
          <w:rFonts w:asciiTheme="minorHAnsi" w:hAnsiTheme="minorHAnsi" w:cstheme="minorHAnsi"/>
          <w:b/>
          <w:bCs/>
          <w:color w:val="002060"/>
          <w:sz w:val="24"/>
          <w:szCs w:val="24"/>
        </w:rPr>
        <w:t>d</w:t>
      </w:r>
      <w:r w:rsidRPr="00FE0A2B">
        <w:rPr>
          <w:rFonts w:asciiTheme="minorHAnsi" w:hAnsiTheme="minorHAnsi" w:cstheme="minorHAnsi"/>
          <w:b/>
          <w:bCs/>
          <w:color w:val="002060"/>
          <w:sz w:val="24"/>
          <w:szCs w:val="24"/>
        </w:rPr>
        <w:t>ocuments</w:t>
      </w:r>
    </w:p>
    <w:p w14:paraId="2C9096DF" w14:textId="77777777" w:rsidR="006D17E8" w:rsidRPr="00AC4918" w:rsidRDefault="006D17E8" w:rsidP="006D17E8">
      <w:pPr>
        <w:pStyle w:val="NormalWeb"/>
        <w:shd w:val="clear" w:color="auto" w:fill="FFFFFF"/>
        <w:spacing w:after="225" w:afterAutospacing="0"/>
        <w:rPr>
          <w:rFonts w:asciiTheme="minorHAnsi" w:hAnsiTheme="minorHAnsi" w:cstheme="minorHAnsi"/>
          <w:color w:val="002060"/>
          <w:sz w:val="24"/>
          <w:szCs w:val="24"/>
        </w:rPr>
      </w:pPr>
      <w:r>
        <w:rPr>
          <w:rFonts w:asciiTheme="minorHAnsi" w:hAnsiTheme="minorHAnsi" w:cstheme="minorHAnsi"/>
          <w:color w:val="002060"/>
          <w:sz w:val="24"/>
          <w:szCs w:val="24"/>
        </w:rPr>
        <w:t>Financial documents must meet these requirements:</w:t>
      </w:r>
    </w:p>
    <w:p w14:paraId="41F8AFD2" w14:textId="77777777" w:rsidR="006D17E8" w:rsidRPr="00FE0A2B"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bookmarkStart w:id="110" w:name="_Hlk64631415"/>
      <w:r w:rsidRPr="00FE0A2B">
        <w:rPr>
          <w:rFonts w:asciiTheme="minorHAnsi" w:hAnsiTheme="minorHAnsi" w:cstheme="minorHAnsi"/>
          <w:color w:val="002060"/>
        </w:rPr>
        <w:t>Show available funds (funds that can be </w:t>
      </w:r>
      <w:r w:rsidRPr="00AC4918">
        <w:rPr>
          <w:rFonts w:asciiTheme="minorHAnsi" w:hAnsiTheme="minorHAnsi" w:cstheme="minorHAnsi"/>
          <w:color w:val="1F3864" w:themeColor="accent1" w:themeShade="80"/>
        </w:rPr>
        <w:t>liquidated</w:t>
      </w:r>
      <w:r w:rsidRPr="00FE0A2B">
        <w:rPr>
          <w:rFonts w:asciiTheme="minorHAnsi" w:hAnsiTheme="minorHAnsi" w:cstheme="minorHAnsi"/>
          <w:color w:val="343434"/>
        </w:rPr>
        <w:t> </w:t>
      </w:r>
      <w:r w:rsidRPr="00FE0A2B">
        <w:rPr>
          <w:rFonts w:asciiTheme="minorHAnsi" w:hAnsiTheme="minorHAnsi" w:cstheme="minorHAnsi"/>
          <w:color w:val="002060"/>
        </w:rPr>
        <w:t xml:space="preserve">before the first day of classes) sufficient to cover the cost of </w:t>
      </w:r>
      <w:r>
        <w:rPr>
          <w:rFonts w:asciiTheme="minorHAnsi" w:hAnsiTheme="minorHAnsi" w:cstheme="minorHAnsi"/>
          <w:color w:val="002060"/>
        </w:rPr>
        <w:t xml:space="preserve">the </w:t>
      </w:r>
      <w:r w:rsidRPr="00FE0A2B">
        <w:rPr>
          <w:rFonts w:asciiTheme="minorHAnsi" w:hAnsiTheme="minorHAnsi" w:cstheme="minorHAnsi"/>
          <w:color w:val="002060"/>
        </w:rPr>
        <w:t xml:space="preserve">first year </w:t>
      </w:r>
      <w:r>
        <w:rPr>
          <w:rFonts w:asciiTheme="minorHAnsi" w:hAnsiTheme="minorHAnsi" w:cstheme="minorHAnsi"/>
          <w:color w:val="002060"/>
        </w:rPr>
        <w:t>of the</w:t>
      </w:r>
      <w:r w:rsidRPr="00FE0A2B">
        <w:rPr>
          <w:rFonts w:asciiTheme="minorHAnsi" w:hAnsiTheme="minorHAnsi" w:cstheme="minorHAnsi"/>
          <w:color w:val="002060"/>
        </w:rPr>
        <w:t xml:space="preserve"> program of study</w:t>
      </w:r>
      <w:r>
        <w:rPr>
          <w:rFonts w:asciiTheme="minorHAnsi" w:hAnsiTheme="minorHAnsi" w:cstheme="minorHAnsi"/>
          <w:color w:val="002060"/>
        </w:rPr>
        <w:t xml:space="preserve"> (or for the full length of the program if student is requesting a DS-2019).</w:t>
      </w:r>
    </w:p>
    <w:p w14:paraId="7C7DD7B6" w14:textId="77777777" w:rsidR="006D17E8" w:rsidRPr="00FE0A2B"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FE0A2B">
        <w:rPr>
          <w:rFonts w:asciiTheme="minorHAnsi" w:hAnsiTheme="minorHAnsi" w:cstheme="minorHAnsi"/>
          <w:color w:val="002060"/>
        </w:rPr>
        <w:t xml:space="preserve">Be in English or be accompanied by a </w:t>
      </w:r>
      <w:r>
        <w:rPr>
          <w:rFonts w:asciiTheme="minorHAnsi" w:hAnsiTheme="minorHAnsi" w:cstheme="minorHAnsi"/>
          <w:color w:val="002060"/>
        </w:rPr>
        <w:t xml:space="preserve">certified </w:t>
      </w:r>
      <w:r w:rsidRPr="00FE0A2B">
        <w:rPr>
          <w:rFonts w:asciiTheme="minorHAnsi" w:hAnsiTheme="minorHAnsi" w:cstheme="minorHAnsi"/>
          <w:color w:val="002060"/>
        </w:rPr>
        <w:t>English translation</w:t>
      </w:r>
      <w:r>
        <w:rPr>
          <w:rFonts w:asciiTheme="minorHAnsi" w:hAnsiTheme="minorHAnsi" w:cstheme="minorHAnsi"/>
          <w:color w:val="002060"/>
        </w:rPr>
        <w:t>.</w:t>
      </w:r>
    </w:p>
    <w:p w14:paraId="02C96BD0" w14:textId="77777777" w:rsidR="006D17E8" w:rsidRPr="00764AA9"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FE0A2B">
        <w:rPr>
          <w:rFonts w:asciiTheme="minorHAnsi" w:hAnsiTheme="minorHAnsi" w:cstheme="minorHAnsi"/>
          <w:color w:val="002060"/>
        </w:rPr>
        <w:t xml:space="preserve">Be dated within the past 3 months (from the moment when </w:t>
      </w:r>
      <w:r>
        <w:rPr>
          <w:rFonts w:asciiTheme="minorHAnsi" w:hAnsiTheme="minorHAnsi" w:cstheme="minorHAnsi"/>
          <w:color w:val="002060"/>
        </w:rPr>
        <w:t xml:space="preserve">the </w:t>
      </w:r>
      <w:r w:rsidRPr="00FE0A2B">
        <w:rPr>
          <w:rFonts w:asciiTheme="minorHAnsi" w:hAnsiTheme="minorHAnsi" w:cstheme="minorHAnsi"/>
          <w:color w:val="002060"/>
        </w:rPr>
        <w:t>admission office receives the document</w:t>
      </w:r>
      <w:r>
        <w:rPr>
          <w:rFonts w:asciiTheme="minorHAnsi" w:hAnsiTheme="minorHAnsi" w:cstheme="minorHAnsi"/>
          <w:color w:val="002060"/>
        </w:rPr>
        <w:t xml:space="preserve">s. Admissions should date stamp them upon receipt). For undergraduate financial documents, </w:t>
      </w:r>
      <w:commentRangeStart w:id="111"/>
      <w:r w:rsidRPr="00764AA9">
        <w:rPr>
          <w:rFonts w:asciiTheme="minorHAnsi" w:hAnsiTheme="minorHAnsi" w:cstheme="minorHAnsi"/>
          <w:color w:val="002060"/>
        </w:rPr>
        <w:t xml:space="preserve">Evelyn Levinson provided the following explanation on April 20, 2022: “When we review a file, we check the amount meets the minimum and that date of the bank letter is within the past 3 months of the *application deadline* the </w:t>
      </w:r>
      <w:r>
        <w:rPr>
          <w:rFonts w:asciiTheme="minorHAnsi" w:hAnsiTheme="minorHAnsi" w:cstheme="minorHAnsi"/>
          <w:color w:val="002060"/>
        </w:rPr>
        <w:t>s</w:t>
      </w:r>
      <w:r w:rsidRPr="00764AA9">
        <w:rPr>
          <w:rFonts w:asciiTheme="minorHAnsi" w:hAnsiTheme="minorHAnsi" w:cstheme="minorHAnsi"/>
          <w:color w:val="002060"/>
        </w:rPr>
        <w:t xml:space="preserve">tudent applied for (Nov 15 for EDI or Jan 15 for EDII/regular decision).” ISSS will issue UG immigration documents based on this guidance. </w:t>
      </w:r>
      <w:commentRangeEnd w:id="111"/>
      <w:r>
        <w:rPr>
          <w:rStyle w:val="CommentReference"/>
        </w:rPr>
        <w:commentReference w:id="111"/>
      </w:r>
    </w:p>
    <w:p w14:paraId="0439C66F" w14:textId="77777777" w:rsidR="006D17E8"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0"/>
        <w:contextualSpacing/>
        <w:rPr>
          <w:rFonts w:asciiTheme="minorHAnsi" w:hAnsiTheme="minorHAnsi" w:cstheme="minorHAnsi"/>
          <w:color w:val="002060"/>
        </w:rPr>
      </w:pPr>
      <w:r w:rsidRPr="00FE0A2B">
        <w:rPr>
          <w:rFonts w:asciiTheme="minorHAnsi" w:hAnsiTheme="minorHAnsi" w:cstheme="minorHAnsi"/>
          <w:color w:val="002060"/>
        </w:rPr>
        <w:t>Be on official bank letterhead with the bank's contact information, stamped and signed by a bank official.</w:t>
      </w:r>
    </w:p>
    <w:p w14:paraId="377E48D3" w14:textId="77777777" w:rsidR="006D17E8" w:rsidRPr="00FE0A2B" w:rsidRDefault="006D17E8" w:rsidP="006D17E8">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0"/>
        <w:ind w:left="720"/>
        <w:contextualSpacing/>
        <w:rPr>
          <w:rFonts w:asciiTheme="minorHAnsi" w:hAnsiTheme="minorHAnsi" w:cstheme="minorHAnsi"/>
          <w:color w:val="002060"/>
        </w:rPr>
      </w:pPr>
    </w:p>
    <w:bookmarkEnd w:id="110"/>
    <w:p w14:paraId="02BC8F7A" w14:textId="77777777" w:rsidR="006D17E8" w:rsidRPr="00FE0A2B" w:rsidRDefault="006D17E8" w:rsidP="006D17E8">
      <w:pPr>
        <w:shd w:val="clear" w:color="auto" w:fill="FFFFFF"/>
        <w:spacing w:before="100" w:beforeAutospacing="1" w:after="0"/>
        <w:ind w:left="720"/>
        <w:contextualSpacing/>
        <w:rPr>
          <w:rFonts w:asciiTheme="minorHAnsi" w:hAnsiTheme="minorHAnsi" w:cstheme="minorHAnsi"/>
          <w:i/>
          <w:iCs/>
          <w:color w:val="002060"/>
          <w:u w:val="single"/>
        </w:rPr>
      </w:pPr>
      <w:r w:rsidRPr="00FE0A2B">
        <w:rPr>
          <w:rFonts w:asciiTheme="minorHAnsi" w:hAnsiTheme="minorHAnsi" w:cstheme="minorHAnsi"/>
          <w:b/>
          <w:bCs/>
          <w:i/>
          <w:iCs/>
          <w:color w:val="002060"/>
          <w:u w:val="single"/>
        </w:rPr>
        <w:lastRenderedPageBreak/>
        <w:t>Please note</w:t>
      </w:r>
      <w:r w:rsidRPr="00FE0A2B">
        <w:rPr>
          <w:rFonts w:asciiTheme="minorHAnsi" w:hAnsiTheme="minorHAnsi" w:cstheme="minorHAnsi"/>
          <w:i/>
          <w:iCs/>
          <w:color w:val="002060"/>
          <w:u w:val="single"/>
        </w:rPr>
        <w:t xml:space="preserve">: </w:t>
      </w:r>
      <w:r w:rsidRPr="00FE0A2B">
        <w:rPr>
          <w:rFonts w:asciiTheme="minorHAnsi" w:hAnsiTheme="minorHAnsi" w:cstheme="minorHAnsi"/>
          <w:i/>
          <w:iCs/>
          <w:color w:val="002060"/>
        </w:rPr>
        <w:t>Documents are kept secure, confidential, and retained for U</w:t>
      </w:r>
      <w:r>
        <w:rPr>
          <w:rFonts w:asciiTheme="minorHAnsi" w:hAnsiTheme="minorHAnsi" w:cstheme="minorHAnsi"/>
          <w:i/>
          <w:iCs/>
          <w:color w:val="002060"/>
        </w:rPr>
        <w:t>.</w:t>
      </w:r>
      <w:r w:rsidRPr="00FE0A2B">
        <w:rPr>
          <w:rFonts w:asciiTheme="minorHAnsi" w:hAnsiTheme="minorHAnsi" w:cstheme="minorHAnsi"/>
          <w:i/>
          <w:iCs/>
          <w:color w:val="002060"/>
        </w:rPr>
        <w:t>S</w:t>
      </w:r>
      <w:r>
        <w:rPr>
          <w:rFonts w:asciiTheme="minorHAnsi" w:hAnsiTheme="minorHAnsi" w:cstheme="minorHAnsi"/>
          <w:i/>
          <w:iCs/>
          <w:color w:val="002060"/>
        </w:rPr>
        <w:t>.</w:t>
      </w:r>
      <w:r w:rsidRPr="00FE0A2B">
        <w:rPr>
          <w:rFonts w:asciiTheme="minorHAnsi" w:hAnsiTheme="minorHAnsi" w:cstheme="minorHAnsi"/>
          <w:i/>
          <w:iCs/>
          <w:color w:val="002060"/>
        </w:rPr>
        <w:t xml:space="preserve"> government audits in the University’s files for at least 7 years. Financial documents must be clear, in pdf format, or any other format, but they should be uniform, not altered, or blurry. Each admission </w:t>
      </w:r>
      <w:r>
        <w:rPr>
          <w:rFonts w:asciiTheme="minorHAnsi" w:hAnsiTheme="minorHAnsi" w:cstheme="minorHAnsi"/>
          <w:i/>
          <w:iCs/>
          <w:color w:val="002060"/>
        </w:rPr>
        <w:t>staff in ISSS,</w:t>
      </w:r>
      <w:r w:rsidRPr="00FE0A2B">
        <w:rPr>
          <w:rFonts w:asciiTheme="minorHAnsi" w:hAnsiTheme="minorHAnsi" w:cstheme="minorHAnsi"/>
          <w:i/>
          <w:iCs/>
          <w:color w:val="002060"/>
        </w:rPr>
        <w:t xml:space="preserve"> </w:t>
      </w:r>
      <w:r>
        <w:rPr>
          <w:rFonts w:asciiTheme="minorHAnsi" w:hAnsiTheme="minorHAnsi" w:cstheme="minorHAnsi"/>
          <w:i/>
          <w:iCs/>
          <w:color w:val="002060"/>
        </w:rPr>
        <w:t>whether part-time or full-time,</w:t>
      </w:r>
      <w:r w:rsidRPr="00FE0A2B">
        <w:rPr>
          <w:rFonts w:asciiTheme="minorHAnsi" w:hAnsiTheme="minorHAnsi" w:cstheme="minorHAnsi"/>
          <w:i/>
          <w:iCs/>
          <w:color w:val="002060"/>
        </w:rPr>
        <w:t xml:space="preserve"> must sign the confidentiality Agreement.</w:t>
      </w:r>
    </w:p>
    <w:p w14:paraId="16D8F4CB" w14:textId="77777777" w:rsidR="006D17E8" w:rsidRDefault="006D17E8" w:rsidP="006D17E8">
      <w:pPr>
        <w:shd w:val="clear" w:color="auto" w:fill="FFFFFF"/>
        <w:spacing w:before="100" w:beforeAutospacing="1" w:after="0"/>
        <w:rPr>
          <w:rFonts w:asciiTheme="minorHAnsi" w:hAnsiTheme="minorHAnsi" w:cstheme="minorHAnsi"/>
          <w:color w:val="002060"/>
        </w:rPr>
      </w:pPr>
      <w:r>
        <w:rPr>
          <w:rFonts w:asciiTheme="minorHAnsi" w:hAnsiTheme="minorHAnsi" w:cstheme="minorHAnsi"/>
          <w:color w:val="002060"/>
        </w:rPr>
        <w:t>Acceptable financial documents include (but are not limited to):</w:t>
      </w:r>
    </w:p>
    <w:p w14:paraId="1C33CF71" w14:textId="77777777" w:rsidR="006D17E8" w:rsidRPr="00AC4918" w:rsidRDefault="006D17E8" w:rsidP="006D17E8">
      <w:pPr>
        <w:shd w:val="clear" w:color="auto" w:fill="FFFFFF"/>
        <w:spacing w:before="100" w:beforeAutospacing="1" w:after="0"/>
        <w:rPr>
          <w:rFonts w:asciiTheme="minorHAnsi" w:hAnsiTheme="minorHAnsi" w:cstheme="minorHAnsi"/>
          <w:color w:val="002060"/>
        </w:rPr>
      </w:pPr>
    </w:p>
    <w:p w14:paraId="0AA9D54E" w14:textId="77777777" w:rsidR="006D17E8"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FE0A2B">
        <w:rPr>
          <w:rFonts w:asciiTheme="minorHAnsi" w:hAnsiTheme="minorHAnsi" w:cstheme="minorHAnsi"/>
          <w:b/>
          <w:bCs/>
          <w:color w:val="002060"/>
        </w:rPr>
        <w:t>Bank Letter</w:t>
      </w:r>
      <w:r w:rsidRPr="00FE0A2B">
        <w:rPr>
          <w:rFonts w:asciiTheme="minorHAnsi" w:hAnsiTheme="minorHAnsi" w:cstheme="minorHAnsi"/>
          <w:color w:val="002060"/>
        </w:rPr>
        <w:t xml:space="preserve"> </w:t>
      </w:r>
    </w:p>
    <w:p w14:paraId="3068CE1B" w14:textId="77777777" w:rsidR="006D17E8"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O</w:t>
      </w:r>
      <w:r w:rsidRPr="00FE0A2B">
        <w:rPr>
          <w:rFonts w:asciiTheme="minorHAnsi" w:hAnsiTheme="minorHAnsi" w:cstheme="minorHAnsi"/>
          <w:color w:val="002060"/>
        </w:rPr>
        <w:t xml:space="preserve">n bank’s letterhead, with address and contact </w:t>
      </w:r>
      <w:proofErr w:type="gramStart"/>
      <w:r w:rsidRPr="00FE0A2B">
        <w:rPr>
          <w:rFonts w:asciiTheme="minorHAnsi" w:hAnsiTheme="minorHAnsi" w:cstheme="minorHAnsi"/>
          <w:color w:val="002060"/>
        </w:rPr>
        <w:t>information</w:t>
      </w:r>
      <w:proofErr w:type="gramEnd"/>
    </w:p>
    <w:p w14:paraId="3FB7A133" w14:textId="7A102A63" w:rsidR="006D17E8"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 xml:space="preserve">Dated within three months of receipt by admission </w:t>
      </w:r>
      <w:proofErr w:type="gramStart"/>
      <w:r>
        <w:rPr>
          <w:rFonts w:asciiTheme="minorHAnsi" w:hAnsiTheme="minorHAnsi" w:cstheme="minorHAnsi"/>
          <w:color w:val="002060"/>
        </w:rPr>
        <w:t>office</w:t>
      </w:r>
      <w:proofErr w:type="gramEnd"/>
    </w:p>
    <w:p w14:paraId="02AFEEA2" w14:textId="77777777" w:rsidR="006D17E8"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Specifies</w:t>
      </w:r>
      <w:r w:rsidRPr="00FE0A2B">
        <w:rPr>
          <w:rFonts w:asciiTheme="minorHAnsi" w:hAnsiTheme="minorHAnsi" w:cstheme="minorHAnsi"/>
          <w:color w:val="002060"/>
        </w:rPr>
        <w:t xml:space="preserve"> monetary </w:t>
      </w:r>
      <w:proofErr w:type="gramStart"/>
      <w:r w:rsidRPr="00FE0A2B">
        <w:rPr>
          <w:rFonts w:asciiTheme="minorHAnsi" w:hAnsiTheme="minorHAnsi" w:cstheme="minorHAnsi"/>
          <w:color w:val="002060"/>
        </w:rPr>
        <w:t>currency</w:t>
      </w:r>
      <w:proofErr w:type="gramEnd"/>
    </w:p>
    <w:p w14:paraId="32626CCF" w14:textId="77777777" w:rsidR="006D17E8"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 xml:space="preserve">Shows </w:t>
      </w:r>
      <w:r w:rsidRPr="00FE0A2B">
        <w:rPr>
          <w:rFonts w:asciiTheme="minorHAnsi" w:hAnsiTheme="minorHAnsi" w:cstheme="minorHAnsi"/>
          <w:color w:val="002060"/>
        </w:rPr>
        <w:t>name of the account holder</w:t>
      </w:r>
    </w:p>
    <w:p w14:paraId="04F4FE46" w14:textId="77777777" w:rsidR="006D17E8"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 xml:space="preserve">Indicates exact amount of funds </w:t>
      </w:r>
      <w:proofErr w:type="gramStart"/>
      <w:r>
        <w:rPr>
          <w:rFonts w:asciiTheme="minorHAnsi" w:hAnsiTheme="minorHAnsi" w:cstheme="minorHAnsi"/>
          <w:color w:val="002060"/>
        </w:rPr>
        <w:t>available</w:t>
      </w:r>
      <w:proofErr w:type="gramEnd"/>
    </w:p>
    <w:p w14:paraId="45CB68F8" w14:textId="77777777" w:rsidR="006D17E8" w:rsidRPr="00764AA9" w:rsidRDefault="006D17E8">
      <w:pPr>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764AA9">
        <w:rPr>
          <w:rFonts w:asciiTheme="minorHAnsi" w:hAnsiTheme="minorHAnsi" w:cstheme="minorHAnsi"/>
          <w:color w:val="002060"/>
        </w:rPr>
        <w:t xml:space="preserve">Stamped and/or signed by a bank </w:t>
      </w:r>
      <w:proofErr w:type="gramStart"/>
      <w:r w:rsidRPr="00764AA9">
        <w:rPr>
          <w:rFonts w:asciiTheme="minorHAnsi" w:hAnsiTheme="minorHAnsi" w:cstheme="minorHAnsi"/>
          <w:color w:val="002060"/>
        </w:rPr>
        <w:t>official</w:t>
      </w:r>
      <w:proofErr w:type="gramEnd"/>
      <w:r w:rsidRPr="00764AA9">
        <w:rPr>
          <w:rFonts w:asciiTheme="minorHAnsi" w:hAnsiTheme="minorHAnsi" w:cstheme="minorHAnsi"/>
          <w:color w:val="002060"/>
        </w:rPr>
        <w:t xml:space="preserve"> </w:t>
      </w:r>
    </w:p>
    <w:p w14:paraId="2786CC02" w14:textId="77777777" w:rsidR="006D17E8" w:rsidRDefault="006D17E8" w:rsidP="006D17E8">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ind w:left="720"/>
        <w:contextualSpacing/>
        <w:rPr>
          <w:rFonts w:asciiTheme="minorHAnsi" w:hAnsiTheme="minorHAnsi" w:cstheme="minorHAnsi"/>
          <w:color w:val="002060"/>
          <w:u w:val="single"/>
        </w:rPr>
      </w:pPr>
    </w:p>
    <w:p w14:paraId="794D415D" w14:textId="77777777" w:rsidR="006D17E8" w:rsidRPr="00764AA9" w:rsidRDefault="006D17E8" w:rsidP="006D17E8">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ind w:left="720"/>
        <w:contextualSpacing/>
        <w:rPr>
          <w:rFonts w:asciiTheme="minorHAnsi" w:hAnsiTheme="minorHAnsi" w:cstheme="minorHAnsi"/>
          <w:color w:val="002060"/>
        </w:rPr>
      </w:pPr>
      <w:r w:rsidRPr="00764AA9">
        <w:rPr>
          <w:rFonts w:asciiTheme="minorHAnsi" w:hAnsiTheme="minorHAnsi" w:cstheme="minorHAnsi"/>
          <w:color w:val="002060"/>
          <w:u w:val="single"/>
        </w:rPr>
        <w:t>Note:</w:t>
      </w:r>
      <w:r w:rsidRPr="00764AA9">
        <w:rPr>
          <w:rFonts w:asciiTheme="minorHAnsi" w:hAnsiTheme="minorHAnsi" w:cstheme="minorHAnsi"/>
          <w:color w:val="002060"/>
        </w:rPr>
        <w:t xml:space="preserve"> If the sponsor or the bank is not comfortable including the exact amount in an account, the document should state “This individual has sufficient funds to cover expenses in the amount of (exact amount they will be responsible).”</w:t>
      </w:r>
    </w:p>
    <w:p w14:paraId="23D1886B" w14:textId="77777777" w:rsidR="006D17E8" w:rsidRPr="00FF6DCF" w:rsidRDefault="006D17E8">
      <w:pPr>
        <w:pStyle w:val="ListParagraph"/>
        <w:numPr>
          <w:ilvl w:val="0"/>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b/>
          <w:bCs/>
          <w:color w:val="002060"/>
        </w:rPr>
        <w:t>Foreign electronic b</w:t>
      </w:r>
      <w:r w:rsidRPr="00FF6DCF">
        <w:rPr>
          <w:rFonts w:asciiTheme="minorHAnsi" w:hAnsiTheme="minorHAnsi" w:cstheme="minorHAnsi"/>
          <w:b/>
          <w:bCs/>
          <w:color w:val="002060"/>
        </w:rPr>
        <w:t>ank statements</w:t>
      </w:r>
      <w:r>
        <w:rPr>
          <w:rFonts w:asciiTheme="minorHAnsi" w:hAnsiTheme="minorHAnsi" w:cstheme="minorHAnsi"/>
          <w:b/>
          <w:bCs/>
          <w:color w:val="002060"/>
        </w:rPr>
        <w:t xml:space="preserve"> </w:t>
      </w:r>
      <w:r>
        <w:rPr>
          <w:rFonts w:asciiTheme="minorHAnsi" w:hAnsiTheme="minorHAnsi" w:cstheme="minorHAnsi"/>
          <w:color w:val="002060"/>
        </w:rPr>
        <w:t xml:space="preserve">without a bank stamp or signature have risen in frequency during the COVID-19 pandemic, so we are more inclined to accept them </w:t>
      </w:r>
      <w:proofErr w:type="gramStart"/>
      <w:r>
        <w:rPr>
          <w:rFonts w:asciiTheme="minorHAnsi" w:hAnsiTheme="minorHAnsi" w:cstheme="minorHAnsi"/>
          <w:color w:val="002060"/>
        </w:rPr>
        <w:t>as long as</w:t>
      </w:r>
      <w:proofErr w:type="gramEnd"/>
      <w:r>
        <w:rPr>
          <w:rFonts w:asciiTheme="minorHAnsi" w:hAnsiTheme="minorHAnsi" w:cstheme="minorHAnsi"/>
          <w:color w:val="002060"/>
        </w:rPr>
        <w:t xml:space="preserve"> they include the below:</w:t>
      </w:r>
    </w:p>
    <w:p w14:paraId="386B3F9F" w14:textId="77777777" w:rsidR="006D17E8" w:rsidRPr="00FF6DCF"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color w:val="002060"/>
        </w:rPr>
        <w:t>Bank name (if not a major bank, look for an address to google to ensure it exists)</w:t>
      </w:r>
    </w:p>
    <w:p w14:paraId="05748CEF" w14:textId="6CA1636B" w:rsidR="006D17E8" w:rsidRPr="00FF6DCF"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commentRangeStart w:id="112"/>
      <w:r>
        <w:rPr>
          <w:rFonts w:asciiTheme="minorHAnsi" w:hAnsiTheme="minorHAnsi" w:cstheme="minorHAnsi"/>
          <w:color w:val="002060"/>
        </w:rPr>
        <w:t>Date</w:t>
      </w:r>
      <w:commentRangeEnd w:id="112"/>
      <w:r w:rsidR="00A421FA">
        <w:rPr>
          <w:rStyle w:val="CommentReference"/>
        </w:rPr>
        <w:commentReference w:id="112"/>
      </w:r>
    </w:p>
    <w:p w14:paraId="634F5BF4" w14:textId="77777777" w:rsidR="006D17E8" w:rsidRPr="00FF6DCF"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color w:val="002060"/>
        </w:rPr>
        <w:t>Account Number</w:t>
      </w:r>
    </w:p>
    <w:p w14:paraId="76878324" w14:textId="77777777" w:rsidR="006D17E8" w:rsidRPr="00FF6DCF"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color w:val="002060"/>
        </w:rPr>
        <w:t>Account Holder’s Name</w:t>
      </w:r>
    </w:p>
    <w:p w14:paraId="47BF04AC" w14:textId="77777777" w:rsidR="006D17E8" w:rsidRPr="00E40827"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color w:val="002060"/>
        </w:rPr>
        <w:t>Be aware of fraudulent documents (i.e., cut off lines, grammatical errors, exaggerated statements about account holder, inconsistent font size or type, illegibility, etc.)</w:t>
      </w:r>
    </w:p>
    <w:p w14:paraId="0623196C" w14:textId="066FEF12" w:rsidR="006D17E8" w:rsidRPr="00E40827" w:rsidRDefault="006D17E8">
      <w:pPr>
        <w:pStyle w:val="ListParagraph"/>
        <w:numPr>
          <w:ilvl w:val="1"/>
          <w:numId w:val="96"/>
        </w:numPr>
        <w:shd w:val="clear" w:color="auto" w:fill="FFFFFF"/>
        <w:spacing w:before="100" w:beforeAutospacing="1" w:after="225"/>
        <w:rPr>
          <w:rFonts w:asciiTheme="minorHAnsi" w:hAnsiTheme="minorHAnsi" w:cstheme="minorHAnsi"/>
          <w:b/>
          <w:bCs/>
          <w:color w:val="002060"/>
        </w:rPr>
      </w:pPr>
      <w:r>
        <w:rPr>
          <w:rFonts w:asciiTheme="minorHAnsi" w:hAnsiTheme="minorHAnsi" w:cstheme="minorHAnsi"/>
          <w:color w:val="002060"/>
        </w:rPr>
        <w:t xml:space="preserve">Wet signature may be required by </w:t>
      </w:r>
      <w:commentRangeStart w:id="113"/>
      <w:r>
        <w:rPr>
          <w:rFonts w:asciiTheme="minorHAnsi" w:hAnsiTheme="minorHAnsi" w:cstheme="minorHAnsi"/>
          <w:color w:val="002060"/>
        </w:rPr>
        <w:t>consulate</w:t>
      </w:r>
      <w:commentRangeEnd w:id="113"/>
      <w:r w:rsidR="00451D28">
        <w:rPr>
          <w:rStyle w:val="CommentReference"/>
        </w:rPr>
        <w:commentReference w:id="113"/>
      </w:r>
      <w:r>
        <w:rPr>
          <w:rFonts w:asciiTheme="minorHAnsi" w:hAnsiTheme="minorHAnsi" w:cstheme="minorHAnsi"/>
          <w:color w:val="002060"/>
        </w:rPr>
        <w:t xml:space="preserve">, so we can recommend student retrieve that for visa </w:t>
      </w:r>
      <w:proofErr w:type="gramStart"/>
      <w:r>
        <w:rPr>
          <w:rFonts w:asciiTheme="minorHAnsi" w:hAnsiTheme="minorHAnsi" w:cstheme="minorHAnsi"/>
          <w:color w:val="002060"/>
        </w:rPr>
        <w:t>appointment</w:t>
      </w:r>
      <w:proofErr w:type="gramEnd"/>
    </w:p>
    <w:p w14:paraId="0B92FD09" w14:textId="77777777" w:rsidR="006D17E8" w:rsidRDefault="006D17E8">
      <w:pPr>
        <w:keepLines w:val="0"/>
        <w:numPr>
          <w:ilvl w:val="0"/>
          <w:numId w:val="2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bookmarkStart w:id="114" w:name="_Hlk66964328"/>
      <w:r w:rsidRPr="00FE0A2B">
        <w:rPr>
          <w:rFonts w:asciiTheme="minorHAnsi" w:hAnsiTheme="minorHAnsi" w:cstheme="minorHAnsi"/>
          <w:b/>
          <w:bCs/>
          <w:color w:val="002060"/>
        </w:rPr>
        <w:t>Bank statement from a U</w:t>
      </w:r>
      <w:r>
        <w:rPr>
          <w:rFonts w:asciiTheme="minorHAnsi" w:hAnsiTheme="minorHAnsi" w:cstheme="minorHAnsi"/>
          <w:b/>
          <w:bCs/>
          <w:color w:val="002060"/>
        </w:rPr>
        <w:t>.</w:t>
      </w:r>
      <w:r w:rsidRPr="00FE0A2B">
        <w:rPr>
          <w:rFonts w:asciiTheme="minorHAnsi" w:hAnsiTheme="minorHAnsi" w:cstheme="minorHAnsi"/>
          <w:b/>
          <w:bCs/>
          <w:color w:val="002060"/>
        </w:rPr>
        <w:t>S</w:t>
      </w:r>
      <w:r>
        <w:rPr>
          <w:rFonts w:asciiTheme="minorHAnsi" w:hAnsiTheme="minorHAnsi" w:cstheme="minorHAnsi"/>
          <w:b/>
          <w:bCs/>
          <w:color w:val="002060"/>
        </w:rPr>
        <w:t>.</w:t>
      </w:r>
      <w:r w:rsidRPr="00FE0A2B">
        <w:rPr>
          <w:rFonts w:asciiTheme="minorHAnsi" w:hAnsiTheme="minorHAnsi" w:cstheme="minorHAnsi"/>
          <w:b/>
          <w:bCs/>
          <w:color w:val="002060"/>
        </w:rPr>
        <w:t xml:space="preserve"> bank</w:t>
      </w:r>
      <w:r w:rsidRPr="00FE0A2B">
        <w:rPr>
          <w:rFonts w:asciiTheme="minorHAnsi" w:hAnsiTheme="minorHAnsi" w:cstheme="minorHAnsi"/>
          <w:color w:val="002060"/>
        </w:rPr>
        <w:t xml:space="preserve"> account is acceptable because they are easily verifiable. The financial document must be an official statement of the account with </w:t>
      </w:r>
      <w:proofErr w:type="gramStart"/>
      <w:r w:rsidRPr="00FE0A2B">
        <w:rPr>
          <w:rFonts w:asciiTheme="minorHAnsi" w:hAnsiTheme="minorHAnsi" w:cstheme="minorHAnsi"/>
          <w:color w:val="002060"/>
        </w:rPr>
        <w:t>bank’s</w:t>
      </w:r>
      <w:proofErr w:type="gramEnd"/>
      <w:r w:rsidRPr="00FE0A2B">
        <w:rPr>
          <w:rFonts w:asciiTheme="minorHAnsi" w:hAnsiTheme="minorHAnsi" w:cstheme="minorHAnsi"/>
          <w:color w:val="002060"/>
        </w:rPr>
        <w:t xml:space="preserve"> contact information.</w:t>
      </w:r>
    </w:p>
    <w:p w14:paraId="2101E99C" w14:textId="77777777" w:rsidR="006D17E8" w:rsidRPr="00FE0A2B" w:rsidRDefault="006D17E8" w:rsidP="006D17E8">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Pr>
          <w:rFonts w:asciiTheme="minorHAnsi" w:hAnsiTheme="minorHAnsi" w:cstheme="minorHAnsi"/>
          <w:color w:val="002060"/>
        </w:rPr>
        <w:t xml:space="preserve">Additional notes about financial documents: </w:t>
      </w:r>
    </w:p>
    <w:p w14:paraId="616BC702" w14:textId="74C78FB8" w:rsidR="006D17E8" w:rsidRPr="00E40827"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bookmarkStart w:id="115" w:name="_Hlk66964286"/>
      <w:bookmarkEnd w:id="114"/>
      <w:r w:rsidRPr="00E40827">
        <w:rPr>
          <w:rFonts w:asciiTheme="minorHAnsi" w:hAnsiTheme="minorHAnsi" w:cstheme="minorHAnsi"/>
          <w:b/>
          <w:bCs/>
          <w:color w:val="002060"/>
        </w:rPr>
        <w:t>Examples</w:t>
      </w:r>
      <w:r>
        <w:rPr>
          <w:rFonts w:asciiTheme="minorHAnsi" w:hAnsiTheme="minorHAnsi" w:cstheme="minorHAnsi"/>
          <w:color w:val="002060"/>
        </w:rPr>
        <w:t xml:space="preserve"> of financial documents can be found here: </w:t>
      </w:r>
      <w:commentRangeStart w:id="116"/>
      <w:r>
        <w:fldChar w:fldCharType="begin"/>
      </w:r>
      <w:r>
        <w:instrText>HYPERLINK "https://www.american.edu/ocl/isss/financial-documents.cfm"</w:instrText>
      </w:r>
      <w:r>
        <w:fldChar w:fldCharType="separate"/>
      </w:r>
      <w:r w:rsidRPr="001E0552">
        <w:rPr>
          <w:rStyle w:val="Hyperlink"/>
          <w:rFonts w:asciiTheme="minorHAnsi" w:hAnsiTheme="minorHAnsi" w:cstheme="minorHAnsi"/>
        </w:rPr>
        <w:t>https://www.american.edu/ocl/isss/financial-documents.cfm</w:t>
      </w:r>
      <w:r>
        <w:rPr>
          <w:rStyle w:val="Hyperlink"/>
          <w:rFonts w:asciiTheme="minorHAnsi" w:hAnsiTheme="minorHAnsi" w:cstheme="minorHAnsi"/>
        </w:rPr>
        <w:fldChar w:fldCharType="end"/>
      </w:r>
      <w:commentRangeEnd w:id="116"/>
      <w:r w:rsidR="00671815">
        <w:rPr>
          <w:rStyle w:val="CommentReference"/>
        </w:rPr>
        <w:commentReference w:id="116"/>
      </w:r>
      <w:r>
        <w:rPr>
          <w:rFonts w:asciiTheme="minorHAnsi" w:hAnsiTheme="minorHAnsi" w:cstheme="minorHAnsi"/>
          <w:color w:val="002060"/>
        </w:rPr>
        <w:t xml:space="preserve"> </w:t>
      </w:r>
    </w:p>
    <w:p w14:paraId="7EBE808C" w14:textId="54A650AD"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lastRenderedPageBreak/>
        <w:t>Retirement accounts, credit card</w:t>
      </w:r>
      <w:r>
        <w:rPr>
          <w:rFonts w:asciiTheme="minorHAnsi" w:hAnsiTheme="minorHAnsi" w:cstheme="minorHAnsi"/>
          <w:b/>
          <w:bCs/>
          <w:color w:val="002060"/>
        </w:rPr>
        <w:t>,</w:t>
      </w:r>
      <w:r w:rsidRPr="00FE0A2B">
        <w:rPr>
          <w:rFonts w:asciiTheme="minorHAnsi" w:hAnsiTheme="minorHAnsi" w:cstheme="minorHAnsi"/>
          <w:b/>
          <w:bCs/>
          <w:color w:val="002060"/>
        </w:rPr>
        <w:t xml:space="preserve"> and salary</w:t>
      </w:r>
      <w:r w:rsidRPr="00FE0A2B">
        <w:rPr>
          <w:rFonts w:asciiTheme="minorHAnsi" w:hAnsiTheme="minorHAnsi" w:cstheme="minorHAnsi"/>
          <w:color w:val="002060"/>
        </w:rPr>
        <w:t xml:space="preserve"> statements </w:t>
      </w:r>
      <w:r w:rsidRPr="00E40827">
        <w:rPr>
          <w:rFonts w:asciiTheme="minorHAnsi" w:hAnsiTheme="minorHAnsi" w:cstheme="minorHAnsi"/>
          <w:b/>
          <w:bCs/>
          <w:color w:val="002060"/>
          <w:u w:val="single"/>
        </w:rPr>
        <w:t>are not acceptable</w:t>
      </w:r>
      <w:r w:rsidRPr="00FE0A2B">
        <w:rPr>
          <w:rFonts w:asciiTheme="minorHAnsi" w:hAnsiTheme="minorHAnsi" w:cstheme="minorHAnsi"/>
          <w:color w:val="002060"/>
        </w:rPr>
        <w:t xml:space="preserve">. Fidelity </w:t>
      </w:r>
      <w:r w:rsidRPr="00E40827">
        <w:rPr>
          <w:rFonts w:asciiTheme="minorHAnsi" w:hAnsiTheme="minorHAnsi" w:cstheme="minorHAnsi"/>
          <w:color w:val="002060"/>
        </w:rPr>
        <w:t xml:space="preserve">investment </w:t>
      </w:r>
      <w:r w:rsidRPr="00FE0A2B">
        <w:rPr>
          <w:rFonts w:asciiTheme="minorHAnsi" w:hAnsiTheme="minorHAnsi" w:cstheme="minorHAnsi"/>
          <w:color w:val="002060"/>
        </w:rPr>
        <w:t>account is acceptable only if it is</w:t>
      </w:r>
      <w:r w:rsidR="00D0732C">
        <w:rPr>
          <w:rFonts w:asciiTheme="minorHAnsi" w:hAnsiTheme="minorHAnsi" w:cstheme="minorHAnsi"/>
          <w:color w:val="002060"/>
        </w:rPr>
        <w:t xml:space="preserve"> capable of being</w:t>
      </w:r>
      <w:r w:rsidRPr="00FE0A2B">
        <w:rPr>
          <w:rFonts w:asciiTheme="minorHAnsi" w:hAnsiTheme="minorHAnsi" w:cstheme="minorHAnsi"/>
          <w:color w:val="002060"/>
        </w:rPr>
        <w:t xml:space="preserve"> liquid</w:t>
      </w:r>
      <w:r w:rsidR="00D0732C">
        <w:rPr>
          <w:rFonts w:asciiTheme="minorHAnsi" w:hAnsiTheme="minorHAnsi" w:cstheme="minorHAnsi"/>
          <w:color w:val="002060"/>
        </w:rPr>
        <w:t>ated</w:t>
      </w:r>
      <w:r w:rsidRPr="00FE0A2B">
        <w:rPr>
          <w:rFonts w:asciiTheme="minorHAnsi" w:hAnsiTheme="minorHAnsi" w:cstheme="minorHAnsi"/>
          <w:color w:val="002060"/>
        </w:rPr>
        <w:t>.</w:t>
      </w:r>
    </w:p>
    <w:p w14:paraId="6D567F7B" w14:textId="77777777"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t>Checking</w:t>
      </w:r>
      <w:r>
        <w:rPr>
          <w:rFonts w:asciiTheme="minorHAnsi" w:hAnsiTheme="minorHAnsi" w:cstheme="minorHAnsi"/>
          <w:b/>
          <w:bCs/>
          <w:color w:val="002060"/>
        </w:rPr>
        <w:t xml:space="preserve"> and</w:t>
      </w:r>
      <w:r w:rsidRPr="00FE0A2B">
        <w:rPr>
          <w:rFonts w:asciiTheme="minorHAnsi" w:hAnsiTheme="minorHAnsi" w:cstheme="minorHAnsi"/>
          <w:b/>
          <w:bCs/>
          <w:color w:val="002060"/>
        </w:rPr>
        <w:t xml:space="preserve"> saving accounts</w:t>
      </w:r>
      <w:r w:rsidRPr="00FE0A2B">
        <w:rPr>
          <w:rFonts w:asciiTheme="minorHAnsi" w:hAnsiTheme="minorHAnsi" w:cstheme="minorHAnsi"/>
          <w:color w:val="002060"/>
        </w:rPr>
        <w:t xml:space="preserve"> are acceptable. Investment accounts are acceptable if they are not frozen</w:t>
      </w:r>
      <w:r>
        <w:rPr>
          <w:rFonts w:asciiTheme="minorHAnsi" w:hAnsiTheme="minorHAnsi" w:cstheme="minorHAnsi"/>
          <w:color w:val="002060"/>
        </w:rPr>
        <w:t xml:space="preserve"> and can be liquidated before the first day of classes.</w:t>
      </w:r>
    </w:p>
    <w:p w14:paraId="2A657F01" w14:textId="19A8C52E"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t xml:space="preserve">Currency </w:t>
      </w:r>
      <w:r>
        <w:rPr>
          <w:rFonts w:asciiTheme="minorHAnsi" w:hAnsiTheme="minorHAnsi" w:cstheme="minorHAnsi"/>
          <w:b/>
          <w:bCs/>
          <w:color w:val="002060"/>
        </w:rPr>
        <w:t>Conversion</w:t>
      </w:r>
      <w:r w:rsidRPr="00FE0A2B">
        <w:rPr>
          <w:rFonts w:asciiTheme="minorHAnsi" w:hAnsiTheme="minorHAnsi" w:cstheme="minorHAnsi"/>
          <w:color w:val="002060"/>
        </w:rPr>
        <w:t xml:space="preserve"> must be complete</w:t>
      </w:r>
      <w:r>
        <w:rPr>
          <w:rFonts w:asciiTheme="minorHAnsi" w:hAnsiTheme="minorHAnsi" w:cstheme="minorHAnsi"/>
          <w:color w:val="002060"/>
        </w:rPr>
        <w:t>d</w:t>
      </w:r>
      <w:r w:rsidRPr="00FE0A2B">
        <w:rPr>
          <w:rFonts w:asciiTheme="minorHAnsi" w:hAnsiTheme="minorHAnsi" w:cstheme="minorHAnsi"/>
          <w:color w:val="002060"/>
        </w:rPr>
        <w:t xml:space="preserve"> </w:t>
      </w:r>
      <w:r>
        <w:rPr>
          <w:rFonts w:asciiTheme="minorHAnsi" w:hAnsiTheme="minorHAnsi" w:cstheme="minorHAnsi"/>
          <w:color w:val="002060"/>
        </w:rPr>
        <w:t>at the time of PIIRF review</w:t>
      </w:r>
      <w:r w:rsidRPr="00FE0A2B">
        <w:rPr>
          <w:rFonts w:asciiTheme="minorHAnsi" w:hAnsiTheme="minorHAnsi" w:cstheme="minorHAnsi"/>
          <w:color w:val="002060"/>
        </w:rPr>
        <w:t xml:space="preserve"> to avoid any currency fluctuation</w:t>
      </w:r>
      <w:r>
        <w:rPr>
          <w:rFonts w:asciiTheme="minorHAnsi" w:hAnsiTheme="minorHAnsi" w:cstheme="minorHAnsi"/>
          <w:color w:val="002060"/>
        </w:rPr>
        <w:t>.</w:t>
      </w:r>
      <w:r w:rsidRPr="00FE0A2B">
        <w:rPr>
          <w:rFonts w:asciiTheme="minorHAnsi" w:hAnsiTheme="minorHAnsi" w:cstheme="minorHAnsi"/>
          <w:color w:val="002060"/>
        </w:rPr>
        <w:t xml:space="preserve"> </w:t>
      </w:r>
      <w:r>
        <w:rPr>
          <w:rFonts w:asciiTheme="minorHAnsi" w:hAnsiTheme="minorHAnsi" w:cstheme="minorHAnsi"/>
          <w:color w:val="002060"/>
        </w:rPr>
        <w:t>The currency conversion does not need to be completed if the financial document is issued in USD only.</w:t>
      </w:r>
      <w:r w:rsidRPr="00FE0A2B">
        <w:rPr>
          <w:rFonts w:asciiTheme="minorHAnsi" w:hAnsiTheme="minorHAnsi" w:cstheme="minorHAnsi"/>
          <w:color w:val="002060"/>
        </w:rPr>
        <w:t xml:space="preserve"> The </w:t>
      </w:r>
      <w:r>
        <w:rPr>
          <w:rFonts w:asciiTheme="minorHAnsi" w:hAnsiTheme="minorHAnsi" w:cstheme="minorHAnsi"/>
          <w:color w:val="002060"/>
        </w:rPr>
        <w:t>c</w:t>
      </w:r>
      <w:r w:rsidRPr="00FE0A2B">
        <w:rPr>
          <w:rFonts w:asciiTheme="minorHAnsi" w:hAnsiTheme="minorHAnsi" w:cstheme="minorHAnsi"/>
          <w:color w:val="002060"/>
        </w:rPr>
        <w:t xml:space="preserve">urrency </w:t>
      </w:r>
      <w:r>
        <w:rPr>
          <w:rFonts w:asciiTheme="minorHAnsi" w:hAnsiTheme="minorHAnsi" w:cstheme="minorHAnsi"/>
          <w:color w:val="002060"/>
        </w:rPr>
        <w:t>conversion should be completed on xe.com, and a screenshot</w:t>
      </w:r>
      <w:r w:rsidRPr="00FE0A2B">
        <w:rPr>
          <w:rFonts w:asciiTheme="minorHAnsi" w:hAnsiTheme="minorHAnsi" w:cstheme="minorHAnsi"/>
          <w:color w:val="002060"/>
        </w:rPr>
        <w:t xml:space="preserve"> needs to be </w:t>
      </w:r>
      <w:r>
        <w:rPr>
          <w:rFonts w:asciiTheme="minorHAnsi" w:hAnsiTheme="minorHAnsi" w:cstheme="minorHAnsi"/>
          <w:color w:val="002060"/>
        </w:rPr>
        <w:t xml:space="preserve">uploaded to the student’s </w:t>
      </w:r>
      <w:r w:rsidR="00464E91">
        <w:rPr>
          <w:rFonts w:asciiTheme="minorHAnsi" w:hAnsiTheme="minorHAnsi" w:cstheme="minorHAnsi"/>
          <w:color w:val="002060"/>
        </w:rPr>
        <w:t>Sunapsis</w:t>
      </w:r>
      <w:r>
        <w:rPr>
          <w:rFonts w:asciiTheme="minorHAnsi" w:hAnsiTheme="minorHAnsi" w:cstheme="minorHAnsi"/>
          <w:color w:val="002060"/>
        </w:rPr>
        <w:t xml:space="preserve"> file.</w:t>
      </w:r>
    </w:p>
    <w:p w14:paraId="12C623CE" w14:textId="07EBB747"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t>Time Deposit</w:t>
      </w:r>
      <w:r>
        <w:rPr>
          <w:rFonts w:asciiTheme="minorHAnsi" w:hAnsiTheme="minorHAnsi" w:cstheme="minorHAnsi"/>
          <w:color w:val="002060"/>
        </w:rPr>
        <w:t xml:space="preserve"> or </w:t>
      </w:r>
      <w:r w:rsidRPr="00FE0A2B">
        <w:rPr>
          <w:rFonts w:asciiTheme="minorHAnsi" w:hAnsiTheme="minorHAnsi" w:cstheme="minorHAnsi"/>
          <w:color w:val="002060"/>
        </w:rPr>
        <w:t xml:space="preserve">security deposits are acceptable if funds are </w:t>
      </w:r>
      <w:r w:rsidRPr="00FE0A2B">
        <w:rPr>
          <w:rFonts w:asciiTheme="minorHAnsi" w:hAnsiTheme="minorHAnsi" w:cstheme="minorHAnsi"/>
          <w:color w:val="002060"/>
          <w:u w:val="single"/>
        </w:rPr>
        <w:t>not frozen</w:t>
      </w:r>
      <w:r w:rsidRPr="00FE0A2B">
        <w:rPr>
          <w:rFonts w:asciiTheme="minorHAnsi" w:hAnsiTheme="minorHAnsi" w:cstheme="minorHAnsi"/>
          <w:color w:val="002060"/>
        </w:rPr>
        <w:t xml:space="preserve"> or indicate the exact date the funds will be liquida</w:t>
      </w:r>
      <w:r w:rsidR="002C6D1B">
        <w:rPr>
          <w:rFonts w:asciiTheme="minorHAnsi" w:hAnsiTheme="minorHAnsi" w:cstheme="minorHAnsi"/>
          <w:color w:val="002060"/>
        </w:rPr>
        <w:t>ted</w:t>
      </w:r>
      <w:r w:rsidRPr="00FE0A2B">
        <w:rPr>
          <w:rFonts w:asciiTheme="minorHAnsi" w:hAnsiTheme="minorHAnsi" w:cstheme="minorHAnsi"/>
          <w:color w:val="002060"/>
        </w:rPr>
        <w:t>. This date must be before the start date of classes.</w:t>
      </w:r>
    </w:p>
    <w:bookmarkEnd w:id="115"/>
    <w:p w14:paraId="56585287" w14:textId="44338F61" w:rsidR="006D17E8" w:rsidRPr="0095561F" w:rsidRDefault="69A2EC7D">
      <w:pPr>
        <w:pStyle w:val="ListParagraph"/>
        <w:keepLines w:val="0"/>
        <w:numPr>
          <w:ilvl w:val="0"/>
          <w:numId w:val="7"/>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cs="Calibri"/>
          <w:color w:val="002060"/>
          <w:sz w:val="20"/>
          <w:szCs w:val="20"/>
          <w:lang w:bidi="ar-SA"/>
        </w:rPr>
      </w:pPr>
      <w:r w:rsidRPr="69A2EC7D">
        <w:rPr>
          <w:b/>
          <w:bCs/>
          <w:color w:val="002060"/>
        </w:rPr>
        <w:t xml:space="preserve">Personal U.S. Loan documents </w:t>
      </w:r>
      <w:r w:rsidRPr="69A2EC7D">
        <w:rPr>
          <w:color w:val="002060"/>
        </w:rPr>
        <w:t xml:space="preserve">should be a </w:t>
      </w:r>
      <w:r w:rsidRPr="69A2EC7D">
        <w:rPr>
          <w:color w:val="002060"/>
          <w:u w:val="single"/>
        </w:rPr>
        <w:t>signed contract of agreement or signed confirmation letter</w:t>
      </w:r>
      <w:r w:rsidRPr="69A2EC7D">
        <w:rPr>
          <w:color w:val="002060"/>
        </w:rPr>
        <w:t xml:space="preserve"> that is not conditional upon the next steps. Any document with a “conditional” note is not acceptable. To get started with the loan process, the student may view alternative loan options by logging into their AU student portal or viewing the Financial Aid Office’s alternative loan webpage here: </w:t>
      </w:r>
      <w:hyperlink r:id="rId40">
        <w:r w:rsidRPr="69A2EC7D">
          <w:rPr>
            <w:rStyle w:val="Hyperlink"/>
          </w:rPr>
          <w:t>https://www.american.edu/financialaid/alternative-loans.cfm</w:t>
        </w:r>
      </w:hyperlink>
      <w:r w:rsidRPr="69A2EC7D">
        <w:rPr>
          <w:color w:val="002060"/>
        </w:rPr>
        <w:t xml:space="preserve">. The student should follow the lender’s application instructions carefully and apply directly with the lender. Once the lender has accepted the student’s application, they will send the application directly to AU’s Financial Aid office for certification. ISSS can consider the loan for purposes of issuing an immigration document only after (1) the financial aid office has certified the loan amount and (2) the student has received a signed contract of agreement between the borrower (student) and the </w:t>
      </w:r>
      <w:commentRangeStart w:id="117"/>
      <w:r w:rsidRPr="69A2EC7D">
        <w:rPr>
          <w:color w:val="002060"/>
        </w:rPr>
        <w:t>lender</w:t>
      </w:r>
      <w:commentRangeEnd w:id="117"/>
      <w:r w:rsidR="00EB0972">
        <w:rPr>
          <w:rStyle w:val="CommentReference"/>
        </w:rPr>
        <w:commentReference w:id="117"/>
      </w:r>
      <w:r w:rsidRPr="69A2EC7D">
        <w:rPr>
          <w:color w:val="002060"/>
        </w:rPr>
        <w:t xml:space="preserve"> (the loan company) and/or a signed, non-conditional confirmation letter with the exact dates and amount of disbursement.</w:t>
      </w:r>
    </w:p>
    <w:p w14:paraId="1562E3D5" w14:textId="1510C596" w:rsidR="006D17E8" w:rsidRPr="00145390" w:rsidRDefault="006D17E8">
      <w:pPr>
        <w:pStyle w:val="ListParagraph"/>
        <w:keepLines w:val="0"/>
        <w:numPr>
          <w:ilvl w:val="1"/>
          <w:numId w:val="7"/>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cs="Calibri"/>
          <w:color w:val="002060"/>
          <w:sz w:val="20"/>
          <w:szCs w:val="20"/>
          <w:lang w:bidi="ar-SA"/>
        </w:rPr>
      </w:pPr>
      <w:r w:rsidRPr="00E609CF">
        <w:rPr>
          <w:b/>
          <w:bCs/>
          <w:color w:val="002060"/>
          <w:u w:val="single"/>
        </w:rPr>
        <w:t>Please note</w:t>
      </w:r>
      <w:r>
        <w:rPr>
          <w:b/>
          <w:bCs/>
          <w:color w:val="002060"/>
        </w:rPr>
        <w:t xml:space="preserve">: </w:t>
      </w:r>
      <w:r>
        <w:rPr>
          <w:color w:val="002060"/>
        </w:rPr>
        <w:t xml:space="preserve">For MPower loans, ISSS can accept the original MPower offer </w:t>
      </w:r>
      <w:commentRangeStart w:id="118"/>
      <w:r>
        <w:rPr>
          <w:color w:val="002060"/>
        </w:rPr>
        <w:t>letter</w:t>
      </w:r>
      <w:commentRangeEnd w:id="118"/>
      <w:r w:rsidR="006278E7">
        <w:rPr>
          <w:rStyle w:val="CommentReference"/>
        </w:rPr>
        <w:commentReference w:id="118"/>
      </w:r>
      <w:r>
        <w:rPr>
          <w:color w:val="002060"/>
        </w:rPr>
        <w:t xml:space="preserve"> along with Financial Aid’s certification award letter to issue the I-20. </w:t>
      </w:r>
      <w:r w:rsidR="00470564">
        <w:rPr>
          <w:color w:val="002060"/>
        </w:rPr>
        <w:t xml:space="preserve">Financial aid will typically only certify </w:t>
      </w:r>
      <w:r w:rsidR="00A346EA">
        <w:rPr>
          <w:color w:val="002060"/>
        </w:rPr>
        <w:t>the loan for one semester at a time</w:t>
      </w:r>
      <w:r w:rsidR="005C5CC8">
        <w:rPr>
          <w:color w:val="002060"/>
        </w:rPr>
        <w:t xml:space="preserve">, however, if we receive this certification confirmation along with the initial MPower award letter, we can use the amount stated in the original MPower award letter towards the I-20 funding. </w:t>
      </w:r>
      <w:r w:rsidR="0080133A">
        <w:rPr>
          <w:color w:val="002060"/>
        </w:rPr>
        <w:t>The student must be enrolled in courses for the upcoming term before the Financial Aid office can certify the loan.</w:t>
      </w:r>
      <w:r w:rsidR="00FB3738">
        <w:rPr>
          <w:color w:val="002060"/>
        </w:rPr>
        <w:t xml:space="preserve"> Please see Appendix B for example documents.</w:t>
      </w:r>
    </w:p>
    <w:p w14:paraId="670331EF" w14:textId="0C65F2BE" w:rsidR="00145390" w:rsidRDefault="00145390">
      <w:pPr>
        <w:pStyle w:val="ListParagraph"/>
        <w:keepLines w:val="0"/>
        <w:numPr>
          <w:ilvl w:val="1"/>
          <w:numId w:val="7"/>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cs="Calibri"/>
          <w:color w:val="002060"/>
          <w:sz w:val="20"/>
          <w:szCs w:val="20"/>
          <w:lang w:bidi="ar-SA"/>
        </w:rPr>
      </w:pPr>
      <w:r w:rsidRPr="00E609CF">
        <w:rPr>
          <w:b/>
          <w:bCs/>
          <w:color w:val="002060"/>
          <w:u w:val="single"/>
        </w:rPr>
        <w:t>Please note</w:t>
      </w:r>
      <w:r>
        <w:rPr>
          <w:b/>
          <w:bCs/>
          <w:color w:val="002060"/>
        </w:rPr>
        <w:t>:</w:t>
      </w:r>
      <w:r>
        <w:rPr>
          <w:rFonts w:cs="Calibri"/>
          <w:color w:val="002060"/>
          <w:sz w:val="20"/>
          <w:szCs w:val="20"/>
          <w:lang w:bidi="ar-SA"/>
        </w:rPr>
        <w:t xml:space="preserve"> </w:t>
      </w:r>
      <w:r w:rsidRPr="00FF502E">
        <w:rPr>
          <w:rFonts w:cs="Calibri"/>
          <w:color w:val="002060"/>
          <w:szCs w:val="24"/>
          <w:lang w:bidi="ar-SA"/>
        </w:rPr>
        <w:t>Foreign loans (whether personal or distributed by a foreign government</w:t>
      </w:r>
      <w:r w:rsidR="00FF502E" w:rsidRPr="00FF502E">
        <w:rPr>
          <w:rFonts w:cs="Calibri"/>
          <w:color w:val="002060"/>
          <w:szCs w:val="24"/>
          <w:lang w:bidi="ar-SA"/>
        </w:rPr>
        <w:t xml:space="preserve">) are not certified by the AU financial aid office. ISSS can accept these types of loans </w:t>
      </w:r>
      <w:proofErr w:type="gramStart"/>
      <w:r w:rsidR="00FF502E" w:rsidRPr="00FF502E">
        <w:rPr>
          <w:rFonts w:cs="Calibri"/>
          <w:color w:val="002060"/>
          <w:szCs w:val="24"/>
          <w:lang w:bidi="ar-SA"/>
        </w:rPr>
        <w:t>as long as</w:t>
      </w:r>
      <w:proofErr w:type="gramEnd"/>
      <w:r w:rsidR="00FF502E" w:rsidRPr="00FF502E">
        <w:rPr>
          <w:rFonts w:cs="Calibri"/>
          <w:color w:val="002060"/>
          <w:szCs w:val="24"/>
          <w:lang w:bidi="ar-SA"/>
        </w:rPr>
        <w:t xml:space="preserve"> we have the final, signed contract of agreement or </w:t>
      </w:r>
      <w:r w:rsidR="00FF502E" w:rsidRPr="00FF502E">
        <w:rPr>
          <w:rFonts w:cs="Calibri"/>
          <w:color w:val="002060"/>
          <w:szCs w:val="24"/>
          <w:lang w:bidi="ar-SA"/>
        </w:rPr>
        <w:lastRenderedPageBreak/>
        <w:t>confirmation letter stating how much the student will receive and there are no conditional statement</w:t>
      </w:r>
      <w:r w:rsidR="00E609CF">
        <w:rPr>
          <w:rFonts w:cs="Calibri"/>
          <w:color w:val="002060"/>
          <w:szCs w:val="24"/>
          <w:lang w:bidi="ar-SA"/>
        </w:rPr>
        <w:t>s</w:t>
      </w:r>
      <w:r w:rsidR="00FF502E" w:rsidRPr="00FF502E">
        <w:rPr>
          <w:rFonts w:cs="Calibri"/>
          <w:color w:val="002060"/>
          <w:szCs w:val="24"/>
          <w:lang w:bidi="ar-SA"/>
        </w:rPr>
        <w:t>.</w:t>
      </w:r>
      <w:r w:rsidR="00FF502E">
        <w:rPr>
          <w:rFonts w:cs="Calibri"/>
          <w:color w:val="002060"/>
          <w:sz w:val="20"/>
          <w:szCs w:val="20"/>
          <w:lang w:bidi="ar-SA"/>
        </w:rPr>
        <w:t xml:space="preserve"> </w:t>
      </w:r>
    </w:p>
    <w:p w14:paraId="0DCB0D3E" w14:textId="77777777" w:rsidR="006D17E8" w:rsidRPr="00FE0A2B" w:rsidRDefault="006D17E8" w:rsidP="006D17E8">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color w:val="002060"/>
        </w:rPr>
      </w:pPr>
    </w:p>
    <w:p w14:paraId="41C7B31A" w14:textId="77777777" w:rsidR="006D17E8" w:rsidRPr="00D021B1" w:rsidRDefault="006D17E8">
      <w:pPr>
        <w:pStyle w:val="ListParagraph"/>
        <w:numPr>
          <w:ilvl w:val="0"/>
          <w:numId w:val="7"/>
        </w:numPr>
        <w:rPr>
          <w:rFonts w:asciiTheme="minorHAnsi" w:hAnsiTheme="minorHAnsi" w:cstheme="minorHAnsi"/>
          <w:color w:val="002060"/>
        </w:rPr>
      </w:pPr>
      <w:r w:rsidRPr="00FE0A2B">
        <w:rPr>
          <w:rFonts w:asciiTheme="minorHAnsi" w:hAnsiTheme="minorHAnsi" w:cstheme="minorHAnsi"/>
          <w:b/>
          <w:bCs/>
          <w:color w:val="002060"/>
        </w:rPr>
        <w:t>American University scholarship</w:t>
      </w:r>
      <w:r w:rsidRPr="00FE0A2B">
        <w:rPr>
          <w:rFonts w:asciiTheme="minorHAnsi" w:hAnsiTheme="minorHAnsi" w:cstheme="minorHAnsi"/>
          <w:color w:val="002060"/>
        </w:rPr>
        <w:t xml:space="preserve"> </w:t>
      </w:r>
      <w:r w:rsidRPr="00FE0A2B">
        <w:rPr>
          <w:rFonts w:asciiTheme="minorHAnsi" w:hAnsiTheme="minorHAnsi" w:cstheme="minorHAnsi"/>
          <w:b/>
          <w:bCs/>
          <w:color w:val="002060"/>
        </w:rPr>
        <w:t>or merit award letter</w:t>
      </w:r>
      <w:r>
        <w:rPr>
          <w:rFonts w:asciiTheme="minorHAnsi" w:hAnsiTheme="minorHAnsi" w:cstheme="minorHAnsi"/>
          <w:b/>
          <w:bCs/>
          <w:color w:val="002060"/>
        </w:rPr>
        <w:t xml:space="preserve"> </w:t>
      </w:r>
      <w:r w:rsidRPr="00FE0A2B">
        <w:rPr>
          <w:rFonts w:asciiTheme="minorHAnsi" w:hAnsiTheme="minorHAnsi" w:cstheme="minorHAnsi"/>
          <w:color w:val="002060"/>
        </w:rPr>
        <w:t xml:space="preserve">must be </w:t>
      </w:r>
      <w:r>
        <w:rPr>
          <w:rFonts w:asciiTheme="minorHAnsi" w:hAnsiTheme="minorHAnsi" w:cstheme="minorHAnsi"/>
          <w:color w:val="002060"/>
        </w:rPr>
        <w:t>o</w:t>
      </w:r>
      <w:r w:rsidRPr="00FE0A2B">
        <w:rPr>
          <w:rFonts w:asciiTheme="minorHAnsi" w:hAnsiTheme="minorHAnsi" w:cstheme="minorHAnsi"/>
          <w:color w:val="002060"/>
        </w:rPr>
        <w:t>n AU’s letterhead, indicating the program of stud</w:t>
      </w:r>
      <w:r>
        <w:rPr>
          <w:rFonts w:asciiTheme="minorHAnsi" w:hAnsiTheme="minorHAnsi" w:cstheme="minorHAnsi"/>
          <w:color w:val="002060"/>
        </w:rPr>
        <w:t>y</w:t>
      </w:r>
      <w:r w:rsidRPr="00FE0A2B">
        <w:rPr>
          <w:rFonts w:asciiTheme="minorHAnsi" w:hAnsiTheme="minorHAnsi" w:cstheme="minorHAnsi"/>
          <w:color w:val="002060"/>
        </w:rPr>
        <w:t xml:space="preserve"> and the name of the scholarship, showing the date of issuance, the exact semester</w:t>
      </w:r>
      <w:r>
        <w:rPr>
          <w:rFonts w:asciiTheme="minorHAnsi" w:hAnsiTheme="minorHAnsi" w:cstheme="minorHAnsi"/>
          <w:color w:val="002060"/>
        </w:rPr>
        <w:t xml:space="preserve"> </w:t>
      </w:r>
      <w:r w:rsidRPr="00FE0A2B">
        <w:rPr>
          <w:rFonts w:asciiTheme="minorHAnsi" w:hAnsiTheme="minorHAnsi" w:cstheme="minorHAnsi"/>
          <w:color w:val="002060"/>
        </w:rPr>
        <w:t>and</w:t>
      </w:r>
      <w:r>
        <w:rPr>
          <w:rFonts w:asciiTheme="minorHAnsi" w:hAnsiTheme="minorHAnsi" w:cstheme="minorHAnsi"/>
          <w:color w:val="002060"/>
        </w:rPr>
        <w:t xml:space="preserve"> </w:t>
      </w:r>
      <w:r w:rsidRPr="00FE0A2B">
        <w:rPr>
          <w:rFonts w:asciiTheme="minorHAnsi" w:hAnsiTheme="minorHAnsi" w:cstheme="minorHAnsi"/>
          <w:color w:val="002060"/>
        </w:rPr>
        <w:t xml:space="preserve">academic year, with specific terms and conditions and total amount of scholarship. </w:t>
      </w:r>
      <w:r w:rsidRPr="00AC4918">
        <w:rPr>
          <w:rFonts w:asciiTheme="minorHAnsi" w:hAnsiTheme="minorHAnsi" w:cstheme="minorHAnsi"/>
          <w:color w:val="002060"/>
        </w:rPr>
        <w:t xml:space="preserve">The scholarship should be signed and accepted by </w:t>
      </w:r>
      <w:proofErr w:type="gramStart"/>
      <w:r w:rsidRPr="00AC4918">
        <w:rPr>
          <w:rFonts w:asciiTheme="minorHAnsi" w:hAnsiTheme="minorHAnsi" w:cstheme="minorHAnsi"/>
          <w:color w:val="002060"/>
        </w:rPr>
        <w:t>student</w:t>
      </w:r>
      <w:proofErr w:type="gramEnd"/>
      <w:r w:rsidRPr="00AC4918">
        <w:rPr>
          <w:rFonts w:asciiTheme="minorHAnsi" w:hAnsiTheme="minorHAnsi" w:cstheme="minorHAnsi"/>
          <w:color w:val="002060"/>
        </w:rPr>
        <w:t xml:space="preserve">. </w:t>
      </w:r>
      <w:r w:rsidRPr="00D021B1">
        <w:rPr>
          <w:rFonts w:asciiTheme="minorHAnsi" w:hAnsiTheme="minorHAnsi" w:cstheme="minorHAnsi"/>
          <w:color w:val="002060"/>
        </w:rPr>
        <w:t xml:space="preserve"> </w:t>
      </w:r>
    </w:p>
    <w:p w14:paraId="252ED366" w14:textId="77777777" w:rsidR="006D17E8" w:rsidRPr="00D021B1" w:rsidRDefault="006D17E8">
      <w:pPr>
        <w:pStyle w:val="ListParagraph"/>
        <w:numPr>
          <w:ilvl w:val="1"/>
          <w:numId w:val="7"/>
        </w:numPr>
        <w:rPr>
          <w:rFonts w:asciiTheme="minorHAnsi" w:hAnsiTheme="minorHAnsi" w:cstheme="minorHAnsi"/>
          <w:color w:val="002060"/>
        </w:rPr>
      </w:pPr>
      <w:r w:rsidRPr="00D021B1">
        <w:rPr>
          <w:rFonts w:asciiTheme="minorHAnsi" w:hAnsiTheme="minorHAnsi" w:cstheme="minorHAnsi"/>
          <w:b/>
          <w:bCs/>
          <w:color w:val="002060"/>
          <w:u w:val="single"/>
        </w:rPr>
        <w:t>Note</w:t>
      </w:r>
      <w:r>
        <w:rPr>
          <w:rFonts w:asciiTheme="minorHAnsi" w:hAnsiTheme="minorHAnsi" w:cstheme="minorHAnsi"/>
          <w:color w:val="002060"/>
          <w:u w:val="single"/>
        </w:rPr>
        <w:t xml:space="preserve"> </w:t>
      </w:r>
      <w:r w:rsidRPr="00D021B1">
        <w:rPr>
          <w:rFonts w:asciiTheme="minorHAnsi" w:hAnsiTheme="minorHAnsi" w:cstheme="minorHAnsi"/>
          <w:b/>
          <w:bCs/>
          <w:color w:val="002060"/>
          <w:u w:val="single"/>
        </w:rPr>
        <w:t>for DS-2019s</w:t>
      </w:r>
      <w:r>
        <w:rPr>
          <w:rFonts w:asciiTheme="minorHAnsi" w:hAnsiTheme="minorHAnsi" w:cstheme="minorHAnsi"/>
          <w:color w:val="002060"/>
          <w:u w:val="single"/>
        </w:rPr>
        <w:t>:</w:t>
      </w:r>
      <w:r w:rsidRPr="00613FAB">
        <w:rPr>
          <w:rFonts w:asciiTheme="minorHAnsi" w:hAnsiTheme="minorHAnsi" w:cstheme="minorHAnsi"/>
          <w:color w:val="002060"/>
        </w:rPr>
        <w:t xml:space="preserve"> </w:t>
      </w:r>
      <w:r>
        <w:rPr>
          <w:rFonts w:asciiTheme="minorHAnsi" w:hAnsiTheme="minorHAnsi" w:cstheme="minorHAnsi"/>
          <w:color w:val="002060"/>
        </w:rPr>
        <w:t xml:space="preserve">AU scholarships are typically </w:t>
      </w:r>
      <w:r w:rsidRPr="00D021B1">
        <w:rPr>
          <w:rFonts w:asciiTheme="minorHAnsi" w:hAnsiTheme="minorHAnsi" w:cstheme="minorHAnsi"/>
          <w:color w:val="002060"/>
        </w:rPr>
        <w:t>conditional and renew</w:t>
      </w:r>
      <w:r>
        <w:rPr>
          <w:rFonts w:asciiTheme="minorHAnsi" w:hAnsiTheme="minorHAnsi" w:cstheme="minorHAnsi"/>
          <w:color w:val="002060"/>
        </w:rPr>
        <w:t>able</w:t>
      </w:r>
      <w:r w:rsidRPr="00D021B1">
        <w:rPr>
          <w:rFonts w:asciiTheme="minorHAnsi" w:hAnsiTheme="minorHAnsi" w:cstheme="minorHAnsi"/>
          <w:color w:val="002060"/>
        </w:rPr>
        <w:t xml:space="preserve">. In these cases, </w:t>
      </w:r>
      <w:r>
        <w:rPr>
          <w:rFonts w:asciiTheme="minorHAnsi" w:hAnsiTheme="minorHAnsi" w:cstheme="minorHAnsi"/>
          <w:color w:val="002060"/>
        </w:rPr>
        <w:t xml:space="preserve">we can only use the renewal period listed on the scholarship (i.e., if the letter states the scholarship is renewable for up to 3 years upon maintain GPA, then we can use it towards 3 years of funding for the DS-2019). After 3 years, we </w:t>
      </w:r>
      <w:r w:rsidRPr="00D021B1">
        <w:rPr>
          <w:rFonts w:asciiTheme="minorHAnsi" w:hAnsiTheme="minorHAnsi" w:cstheme="minorHAnsi"/>
          <w:color w:val="002060"/>
        </w:rPr>
        <w:t xml:space="preserve">will work with </w:t>
      </w:r>
      <w:proofErr w:type="gramStart"/>
      <w:r w:rsidRPr="00D021B1">
        <w:rPr>
          <w:rFonts w:asciiTheme="minorHAnsi" w:hAnsiTheme="minorHAnsi" w:cstheme="minorHAnsi"/>
          <w:color w:val="002060"/>
        </w:rPr>
        <w:t>student</w:t>
      </w:r>
      <w:proofErr w:type="gramEnd"/>
      <w:r w:rsidRPr="00D021B1">
        <w:rPr>
          <w:rFonts w:asciiTheme="minorHAnsi" w:hAnsiTheme="minorHAnsi" w:cstheme="minorHAnsi"/>
          <w:color w:val="002060"/>
        </w:rPr>
        <w:t xml:space="preserve"> to extend the program after receiving </w:t>
      </w:r>
      <w:r>
        <w:rPr>
          <w:rFonts w:asciiTheme="minorHAnsi" w:hAnsiTheme="minorHAnsi" w:cstheme="minorHAnsi"/>
          <w:color w:val="002060"/>
        </w:rPr>
        <w:t xml:space="preserve">updated scholarship or other funding documents. </w:t>
      </w:r>
    </w:p>
    <w:p w14:paraId="1070B990" w14:textId="0964E852" w:rsidR="006D17E8" w:rsidRDefault="006D17E8">
      <w:pPr>
        <w:pStyle w:val="ListParagraph"/>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u w:val="single"/>
        </w:rPr>
        <w:t>Note</w:t>
      </w:r>
      <w:r>
        <w:rPr>
          <w:rFonts w:asciiTheme="minorHAnsi" w:hAnsiTheme="minorHAnsi" w:cstheme="minorHAnsi"/>
          <w:b/>
          <w:bCs/>
          <w:color w:val="002060"/>
          <w:u w:val="single"/>
        </w:rPr>
        <w:t xml:space="preserve"> for all scholarships</w:t>
      </w:r>
      <w:r w:rsidRPr="00FE0A2B">
        <w:rPr>
          <w:rFonts w:asciiTheme="minorHAnsi" w:hAnsiTheme="minorHAnsi" w:cstheme="minorHAnsi"/>
          <w:color w:val="002060"/>
          <w:u w:val="single"/>
        </w:rPr>
        <w:t>:</w:t>
      </w:r>
      <w:r w:rsidRPr="00FE0A2B">
        <w:rPr>
          <w:rFonts w:asciiTheme="minorHAnsi" w:hAnsiTheme="minorHAnsi" w:cstheme="minorHAnsi"/>
          <w:color w:val="002060"/>
        </w:rPr>
        <w:t xml:space="preserve"> If the AU scholarship indicates a working component, please make sure the amount of hours working/week </w:t>
      </w:r>
      <w:r w:rsidR="00961451">
        <w:rPr>
          <w:rFonts w:asciiTheme="minorHAnsi" w:hAnsiTheme="minorHAnsi" w:cstheme="minorHAnsi"/>
          <w:color w:val="002060"/>
        </w:rPr>
        <w:t>does</w:t>
      </w:r>
      <w:r w:rsidRPr="00FE0A2B">
        <w:rPr>
          <w:rFonts w:asciiTheme="minorHAnsi" w:hAnsiTheme="minorHAnsi" w:cstheme="minorHAnsi"/>
          <w:color w:val="002060"/>
        </w:rPr>
        <w:t xml:space="preserve"> not exceed 20 hours/week.</w:t>
      </w:r>
    </w:p>
    <w:p w14:paraId="4F8B840E" w14:textId="491E67DB" w:rsidR="006D17E8" w:rsidRDefault="006D17E8">
      <w:pPr>
        <w:pStyle w:val="ListParagraph"/>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Pr>
          <w:rFonts w:asciiTheme="minorHAnsi" w:hAnsiTheme="minorHAnsi" w:cstheme="minorHAnsi"/>
          <w:b/>
          <w:bCs/>
          <w:color w:val="002060"/>
          <w:u w:val="single"/>
        </w:rPr>
        <w:t>Note for WCL:</w:t>
      </w:r>
      <w:r>
        <w:rPr>
          <w:rFonts w:asciiTheme="minorHAnsi" w:hAnsiTheme="minorHAnsi" w:cstheme="minorHAnsi"/>
          <w:color w:val="002060"/>
        </w:rPr>
        <w:t xml:space="preserve"> Scholarship letters for WCL indicate that the scholarship must be divided equally across the entire length of the program (16 months). Because of this, WCL should note in the PIIRF remarks whether the student plans to complete the program in 2 or 3 semesters so funds can be noted appropriately on I</w:t>
      </w:r>
      <w:commentRangeStart w:id="119"/>
      <w:r>
        <w:rPr>
          <w:rFonts w:asciiTheme="minorHAnsi" w:hAnsiTheme="minorHAnsi" w:cstheme="minorHAnsi"/>
          <w:color w:val="002060"/>
        </w:rPr>
        <w:t>-20.</w:t>
      </w:r>
      <w:commentRangeEnd w:id="119"/>
      <w:r w:rsidR="00E609CF">
        <w:rPr>
          <w:rStyle w:val="CommentReference"/>
        </w:rPr>
        <w:commentReference w:id="119"/>
      </w:r>
      <w:r w:rsidR="00B1517D">
        <w:rPr>
          <w:rFonts w:asciiTheme="minorHAnsi" w:hAnsiTheme="minorHAnsi" w:cstheme="minorHAnsi"/>
          <w:color w:val="002060"/>
        </w:rPr>
        <w:t xml:space="preserve"> Please see </w:t>
      </w:r>
      <w:proofErr w:type="spellStart"/>
      <w:r w:rsidR="00B1517D">
        <w:rPr>
          <w:rFonts w:asciiTheme="minorHAnsi" w:hAnsiTheme="minorHAnsi" w:cstheme="minorHAnsi"/>
          <w:color w:val="002060"/>
        </w:rPr>
        <w:t>and</w:t>
      </w:r>
      <w:proofErr w:type="spellEnd"/>
      <w:r w:rsidR="00B1517D">
        <w:rPr>
          <w:rFonts w:asciiTheme="minorHAnsi" w:hAnsiTheme="minorHAnsi" w:cstheme="minorHAnsi"/>
          <w:color w:val="002060"/>
        </w:rPr>
        <w:t xml:space="preserve"> example in Appendix B.</w:t>
      </w:r>
    </w:p>
    <w:p w14:paraId="7BB9A276" w14:textId="18BD4751" w:rsidR="00500D92" w:rsidRDefault="00500D92">
      <w:pPr>
        <w:pStyle w:val="ListParagraph"/>
        <w:keepLines w:val="0"/>
        <w:numPr>
          <w:ilvl w:val="1"/>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Pr>
          <w:rFonts w:asciiTheme="minorHAnsi" w:hAnsiTheme="minorHAnsi" w:cstheme="minorHAnsi"/>
          <w:b/>
          <w:bCs/>
          <w:color w:val="002060"/>
          <w:u w:val="single"/>
        </w:rPr>
        <w:t>Note for Athletic Scholarship:</w:t>
      </w:r>
      <w:r>
        <w:rPr>
          <w:rFonts w:asciiTheme="minorHAnsi" w:hAnsiTheme="minorHAnsi" w:cstheme="minorHAnsi"/>
          <w:color w:val="002060"/>
        </w:rPr>
        <w:t xml:space="preserve"> Athletic scholarships generally cover all parts of the cost guide except for personal expenses, for which the student will be responsible for providing financial documentation. ISSS needs to receive the fully executed grant-in-aid document to be able to proceed. An example can be found in Appendix B.</w:t>
      </w:r>
    </w:p>
    <w:p w14:paraId="3655F683" w14:textId="77777777" w:rsidR="006D17E8" w:rsidRPr="00FE0A2B" w:rsidRDefault="006D17E8" w:rsidP="006D17E8">
      <w:pPr>
        <w:pStyle w:val="ListParagraph"/>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p>
    <w:p w14:paraId="1ADEC8DF" w14:textId="77777777" w:rsidR="006D17E8" w:rsidRPr="0095561F" w:rsidRDefault="006D17E8">
      <w:pPr>
        <w:pStyle w:val="ListParagraph"/>
        <w:keepLines w:val="0"/>
        <w:numPr>
          <w:ilvl w:val="0"/>
          <w:numId w:val="27"/>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CIDFont+F1" w:eastAsiaTheme="minorHAnsi" w:hAnsi="CIDFont+F1" w:cs="CIDFont+F1"/>
          <w:color w:val="002060"/>
          <w:szCs w:val="24"/>
          <w:lang w:bidi="ar-SA"/>
        </w:rPr>
      </w:pPr>
      <w:r w:rsidRPr="00FC4241">
        <w:rPr>
          <w:rFonts w:asciiTheme="minorHAnsi" w:hAnsiTheme="minorHAnsi" w:cstheme="minorHAnsi"/>
          <w:b/>
          <w:bCs/>
          <w:color w:val="002060"/>
        </w:rPr>
        <w:t>Signed letter of scholarship</w:t>
      </w:r>
      <w:r w:rsidRPr="00FC4241">
        <w:rPr>
          <w:rFonts w:asciiTheme="minorHAnsi" w:hAnsiTheme="minorHAnsi" w:cstheme="minorHAnsi"/>
          <w:color w:val="002060"/>
        </w:rPr>
        <w:t xml:space="preserve"> from the U.S. Government, Home Government, International Organization, Company, or Employer should be on government or organizational letterhead specifying dates, </w:t>
      </w:r>
      <w:commentRangeStart w:id="120"/>
      <w:r w:rsidRPr="00FC4241">
        <w:rPr>
          <w:rFonts w:asciiTheme="minorHAnsi" w:hAnsiTheme="minorHAnsi" w:cstheme="minorHAnsi"/>
          <w:color w:val="002060"/>
        </w:rPr>
        <w:t>amount</w:t>
      </w:r>
      <w:commentRangeEnd w:id="120"/>
      <w:r w:rsidR="0035645C">
        <w:rPr>
          <w:rStyle w:val="CommentReference"/>
        </w:rPr>
        <w:commentReference w:id="120"/>
      </w:r>
      <w:r w:rsidRPr="00FC4241">
        <w:rPr>
          <w:rFonts w:asciiTheme="minorHAnsi" w:hAnsiTheme="minorHAnsi" w:cstheme="minorHAnsi"/>
          <w:color w:val="002060"/>
        </w:rPr>
        <w:t xml:space="preserve">, monetary currency, and terms and conditions of the sponsorship. </w:t>
      </w:r>
    </w:p>
    <w:p w14:paraId="6FCCDF36" w14:textId="3336D041" w:rsidR="006D17E8" w:rsidRPr="00FC4241" w:rsidRDefault="006D17E8">
      <w:pPr>
        <w:pStyle w:val="ListParagraph"/>
        <w:keepLines w:val="0"/>
        <w:numPr>
          <w:ilvl w:val="1"/>
          <w:numId w:val="27"/>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CIDFont+F1" w:eastAsiaTheme="minorHAnsi" w:hAnsi="CIDFont+F1" w:cs="CIDFont+F1"/>
          <w:color w:val="002060"/>
          <w:szCs w:val="24"/>
          <w:lang w:bidi="ar-SA"/>
        </w:rPr>
      </w:pPr>
      <w:r w:rsidRPr="00FC4241">
        <w:rPr>
          <w:rFonts w:asciiTheme="minorHAnsi" w:hAnsiTheme="minorHAnsi" w:cstheme="minorHAnsi"/>
          <w:color w:val="002060"/>
          <w:u w:val="single"/>
        </w:rPr>
        <w:t>Note:</w:t>
      </w:r>
      <w:r w:rsidRPr="00FC4241">
        <w:rPr>
          <w:rFonts w:asciiTheme="minorHAnsi" w:hAnsiTheme="minorHAnsi" w:cstheme="minorHAnsi"/>
          <w:color w:val="002060"/>
        </w:rPr>
        <w:t xml:space="preserve"> </w:t>
      </w:r>
      <w:r w:rsidRPr="00FC4241">
        <w:rPr>
          <w:rFonts w:ascii="CIDFont+F1" w:eastAsiaTheme="minorHAnsi" w:hAnsi="CIDFont+F1" w:cs="CIDFont+F1"/>
          <w:color w:val="002060"/>
          <w:szCs w:val="24"/>
          <w:lang w:bidi="ar-SA"/>
        </w:rPr>
        <w:t>Per email confirmation from SB on May 24, 2022, ISSS can now accept the SACM financial guarantee letter “for admission purposes only” or the Saudi embassy preliminary letter</w:t>
      </w:r>
      <w:r w:rsidR="00F254BF">
        <w:rPr>
          <w:rFonts w:ascii="CIDFont+F1" w:eastAsiaTheme="minorHAnsi" w:hAnsi="CIDFont+F1" w:cs="CIDFont+F1"/>
          <w:color w:val="002060"/>
          <w:szCs w:val="24"/>
          <w:lang w:bidi="ar-SA"/>
        </w:rPr>
        <w:t xml:space="preserve"> for “I-20 and Visa Purposes</w:t>
      </w:r>
      <w:r w:rsidRPr="00FC4241">
        <w:rPr>
          <w:rFonts w:ascii="CIDFont+F1" w:eastAsiaTheme="minorHAnsi" w:hAnsi="CIDFont+F1" w:cs="CIDFont+F1"/>
          <w:color w:val="002060"/>
          <w:szCs w:val="24"/>
          <w:lang w:bidi="ar-SA"/>
        </w:rPr>
        <w:t>.</w:t>
      </w:r>
      <w:r w:rsidR="00F254BF">
        <w:rPr>
          <w:rFonts w:ascii="CIDFont+F1" w:eastAsiaTheme="minorHAnsi" w:hAnsi="CIDFont+F1" w:cs="CIDFont+F1"/>
          <w:color w:val="002060"/>
          <w:szCs w:val="24"/>
          <w:lang w:bidi="ar-SA"/>
        </w:rPr>
        <w:t>”</w:t>
      </w:r>
      <w:r w:rsidRPr="00FC4241">
        <w:rPr>
          <w:rFonts w:ascii="CIDFont+F1" w:eastAsiaTheme="minorHAnsi" w:hAnsi="CIDFont+F1" w:cs="CIDFont+F1"/>
          <w:color w:val="002060"/>
          <w:szCs w:val="24"/>
          <w:lang w:bidi="ar-SA"/>
        </w:rPr>
        <w:t xml:space="preserve"> We do not need to follow up with these students to get the final financial guarantee after they have received it.</w:t>
      </w:r>
      <w:r w:rsidR="00AB77BB">
        <w:rPr>
          <w:rFonts w:ascii="CIDFont+F1" w:eastAsiaTheme="minorHAnsi" w:hAnsi="CIDFont+F1" w:cs="CIDFont+F1"/>
          <w:color w:val="002060"/>
          <w:szCs w:val="24"/>
          <w:lang w:bidi="ar-SA"/>
        </w:rPr>
        <w:t xml:space="preserve"> </w:t>
      </w:r>
      <w:r w:rsidR="00F254BF">
        <w:rPr>
          <w:rFonts w:ascii="CIDFont+F1" w:eastAsiaTheme="minorHAnsi" w:hAnsi="CIDFont+F1" w:cs="CIDFont+F1"/>
          <w:color w:val="002060"/>
          <w:szCs w:val="24"/>
          <w:lang w:bidi="ar-SA"/>
        </w:rPr>
        <w:t xml:space="preserve">As of Spring 2023, we can also accept SAMA support letters. </w:t>
      </w:r>
      <w:r w:rsidR="00AB77BB">
        <w:rPr>
          <w:rFonts w:ascii="CIDFont+F1" w:eastAsiaTheme="minorHAnsi" w:hAnsi="CIDFont+F1" w:cs="CIDFont+F1"/>
          <w:color w:val="002060"/>
          <w:szCs w:val="24"/>
          <w:lang w:bidi="ar-SA"/>
        </w:rPr>
        <w:t xml:space="preserve">Please see Appendix </w:t>
      </w:r>
      <w:r w:rsidR="00A73A0D">
        <w:rPr>
          <w:rFonts w:ascii="CIDFont+F1" w:eastAsiaTheme="minorHAnsi" w:hAnsi="CIDFont+F1" w:cs="CIDFont+F1"/>
          <w:color w:val="002060"/>
          <w:szCs w:val="24"/>
          <w:lang w:bidi="ar-SA"/>
        </w:rPr>
        <w:t>B</w:t>
      </w:r>
      <w:r w:rsidR="00B4562C">
        <w:rPr>
          <w:rFonts w:ascii="CIDFont+F1" w:eastAsiaTheme="minorHAnsi" w:hAnsi="CIDFont+F1" w:cs="CIDFont+F1"/>
          <w:color w:val="002060"/>
          <w:szCs w:val="24"/>
          <w:lang w:bidi="ar-SA"/>
        </w:rPr>
        <w:t xml:space="preserve"> for examples of acceptable letters.</w:t>
      </w:r>
      <w:r w:rsidR="00D83CBA">
        <w:rPr>
          <w:rFonts w:ascii="CIDFont+F1" w:eastAsiaTheme="minorHAnsi" w:hAnsi="CIDFont+F1" w:cs="CIDFont+F1"/>
          <w:color w:val="002060"/>
          <w:szCs w:val="24"/>
          <w:lang w:bidi="ar-SA"/>
        </w:rPr>
        <w:t xml:space="preserve"> </w:t>
      </w:r>
    </w:p>
    <w:p w14:paraId="219C1068" w14:textId="77777777" w:rsidR="006D17E8" w:rsidRPr="00997EF9" w:rsidRDefault="006D17E8" w:rsidP="006D17E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ind w:left="720"/>
        <w:rPr>
          <w:rFonts w:ascii="CIDFont+F1" w:eastAsiaTheme="minorHAnsi" w:hAnsi="CIDFont+F1" w:cs="CIDFont+F1"/>
          <w:color w:val="002060"/>
          <w:szCs w:val="24"/>
          <w:lang w:bidi="ar-SA"/>
        </w:rPr>
      </w:pPr>
    </w:p>
    <w:p w14:paraId="7B2E2DEF" w14:textId="77777777" w:rsidR="006D17E8" w:rsidRPr="00997EF9"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bookmarkStart w:id="121" w:name="_Hlk69125875"/>
      <w:r>
        <w:rPr>
          <w:rFonts w:asciiTheme="minorHAnsi" w:hAnsiTheme="minorHAnsi" w:cstheme="minorHAnsi"/>
          <w:b/>
          <w:bCs/>
          <w:color w:val="002060"/>
        </w:rPr>
        <w:t xml:space="preserve">A </w:t>
      </w:r>
      <w:r w:rsidRPr="00FE0A2B">
        <w:rPr>
          <w:rFonts w:asciiTheme="minorHAnsi" w:hAnsiTheme="minorHAnsi" w:cstheme="minorHAnsi"/>
          <w:b/>
          <w:bCs/>
          <w:color w:val="002060"/>
        </w:rPr>
        <w:t>government sponsorship</w:t>
      </w:r>
      <w:r w:rsidRPr="00FE0A2B">
        <w:rPr>
          <w:rFonts w:asciiTheme="minorHAnsi" w:hAnsiTheme="minorHAnsi" w:cstheme="minorHAnsi"/>
          <w:color w:val="002060"/>
        </w:rPr>
        <w:t xml:space="preserve"> must include the correct program of stud</w:t>
      </w:r>
      <w:r>
        <w:rPr>
          <w:rFonts w:asciiTheme="minorHAnsi" w:hAnsiTheme="minorHAnsi" w:cstheme="minorHAnsi"/>
          <w:color w:val="002060"/>
        </w:rPr>
        <w:t>y</w:t>
      </w:r>
      <w:r w:rsidRPr="00FE0A2B">
        <w:rPr>
          <w:rFonts w:asciiTheme="minorHAnsi" w:hAnsiTheme="minorHAnsi" w:cstheme="minorHAnsi"/>
          <w:color w:val="002060"/>
        </w:rPr>
        <w:t xml:space="preserve"> and exact major</w:t>
      </w:r>
      <w:r>
        <w:rPr>
          <w:rFonts w:asciiTheme="minorHAnsi" w:hAnsiTheme="minorHAnsi" w:cstheme="minorHAnsi"/>
          <w:color w:val="002060"/>
        </w:rPr>
        <w:t>,</w:t>
      </w:r>
      <w:r w:rsidRPr="00FE0A2B">
        <w:rPr>
          <w:rFonts w:asciiTheme="minorHAnsi" w:hAnsiTheme="minorHAnsi" w:cstheme="minorHAnsi"/>
          <w:color w:val="002060"/>
        </w:rPr>
        <w:t xml:space="preserve"> the correct academic year</w:t>
      </w:r>
      <w:r>
        <w:rPr>
          <w:rFonts w:asciiTheme="minorHAnsi" w:hAnsiTheme="minorHAnsi" w:cstheme="minorHAnsi"/>
          <w:color w:val="002060"/>
        </w:rPr>
        <w:t>,</w:t>
      </w:r>
      <w:r w:rsidRPr="00FE0A2B">
        <w:rPr>
          <w:rFonts w:asciiTheme="minorHAnsi" w:hAnsiTheme="minorHAnsi" w:cstheme="minorHAnsi"/>
          <w:color w:val="002060"/>
        </w:rPr>
        <w:t xml:space="preserve"> and must indicate exact length and specific amounts of the coverage, and the modality of classes (online and in-person). </w:t>
      </w:r>
      <w:bookmarkEnd w:id="121"/>
      <w:r w:rsidRPr="00997EF9">
        <w:rPr>
          <w:rFonts w:asciiTheme="minorHAnsi" w:hAnsiTheme="minorHAnsi" w:cstheme="minorHAnsi"/>
          <w:color w:val="002060"/>
          <w:u w:val="single"/>
        </w:rPr>
        <w:t>Note:</w:t>
      </w:r>
      <w:r w:rsidRPr="00997EF9">
        <w:rPr>
          <w:rFonts w:asciiTheme="minorHAnsi" w:hAnsiTheme="minorHAnsi" w:cstheme="minorHAnsi"/>
          <w:color w:val="002060"/>
        </w:rPr>
        <w:t xml:space="preserve"> If a sponsored </w:t>
      </w:r>
      <w:r w:rsidRPr="00997EF9">
        <w:rPr>
          <w:rFonts w:asciiTheme="minorHAnsi" w:hAnsiTheme="minorHAnsi" w:cstheme="minorHAnsi"/>
          <w:color w:val="002060"/>
        </w:rPr>
        <w:lastRenderedPageBreak/>
        <w:t>student in a degree-seeking program requires a DS-2019, the scholarship letter should confirm funds for the entire length of the program of study.</w:t>
      </w:r>
    </w:p>
    <w:p w14:paraId="35A526F5" w14:textId="77777777"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t xml:space="preserve">If </w:t>
      </w:r>
      <w:r>
        <w:rPr>
          <w:rFonts w:asciiTheme="minorHAnsi" w:hAnsiTheme="minorHAnsi" w:cstheme="minorHAnsi"/>
          <w:b/>
          <w:bCs/>
          <w:color w:val="002060"/>
        </w:rPr>
        <w:t xml:space="preserve">a </w:t>
      </w:r>
      <w:r w:rsidRPr="00FE0A2B">
        <w:rPr>
          <w:rFonts w:asciiTheme="minorHAnsi" w:hAnsiTheme="minorHAnsi" w:cstheme="minorHAnsi"/>
          <w:b/>
          <w:bCs/>
          <w:color w:val="002060"/>
        </w:rPr>
        <w:t>student is sponsor</w:t>
      </w:r>
      <w:r>
        <w:rPr>
          <w:rFonts w:asciiTheme="minorHAnsi" w:hAnsiTheme="minorHAnsi" w:cstheme="minorHAnsi"/>
          <w:b/>
          <w:bCs/>
          <w:color w:val="002060"/>
        </w:rPr>
        <w:t>ed</w:t>
      </w:r>
      <w:r w:rsidRPr="00FE0A2B">
        <w:rPr>
          <w:rFonts w:asciiTheme="minorHAnsi" w:hAnsiTheme="minorHAnsi" w:cstheme="minorHAnsi"/>
          <w:b/>
          <w:bCs/>
          <w:color w:val="002060"/>
        </w:rPr>
        <w:t xml:space="preserve"> by a</w:t>
      </w:r>
      <w:r w:rsidRPr="00FE0A2B">
        <w:rPr>
          <w:rFonts w:asciiTheme="minorHAnsi" w:hAnsiTheme="minorHAnsi" w:cstheme="minorHAnsi"/>
          <w:color w:val="002060"/>
        </w:rPr>
        <w:t xml:space="preserve"> </w:t>
      </w:r>
      <w:r w:rsidRPr="00FE0A2B">
        <w:rPr>
          <w:rFonts w:asciiTheme="minorHAnsi" w:hAnsiTheme="minorHAnsi" w:cstheme="minorHAnsi"/>
          <w:b/>
          <w:bCs/>
          <w:color w:val="002060"/>
        </w:rPr>
        <w:t>private company,</w:t>
      </w:r>
      <w:r w:rsidRPr="00FE0A2B">
        <w:rPr>
          <w:rFonts w:asciiTheme="minorHAnsi" w:hAnsiTheme="minorHAnsi" w:cstheme="minorHAnsi"/>
          <w:color w:val="002060"/>
        </w:rPr>
        <w:t xml:space="preserve"> in addition to the bank letter, </w:t>
      </w:r>
      <w:proofErr w:type="gramStart"/>
      <w:r w:rsidRPr="00FE0A2B">
        <w:rPr>
          <w:rFonts w:asciiTheme="minorHAnsi" w:hAnsiTheme="minorHAnsi" w:cstheme="minorHAnsi"/>
          <w:color w:val="002060"/>
        </w:rPr>
        <w:t>student</w:t>
      </w:r>
      <w:proofErr w:type="gramEnd"/>
      <w:r w:rsidRPr="00FE0A2B">
        <w:rPr>
          <w:rFonts w:asciiTheme="minorHAnsi" w:hAnsiTheme="minorHAnsi" w:cstheme="minorHAnsi"/>
          <w:color w:val="002060"/>
        </w:rPr>
        <w:t xml:space="preserve"> is required to submit a letter of sponsorship </w:t>
      </w:r>
      <w:r>
        <w:rPr>
          <w:rFonts w:asciiTheme="minorHAnsi" w:hAnsiTheme="minorHAnsi" w:cstheme="minorHAnsi"/>
          <w:color w:val="002060"/>
        </w:rPr>
        <w:t>on</w:t>
      </w:r>
      <w:r w:rsidRPr="00FE0A2B">
        <w:rPr>
          <w:rFonts w:asciiTheme="minorHAnsi" w:hAnsiTheme="minorHAnsi" w:cstheme="minorHAnsi"/>
          <w:color w:val="002060"/>
        </w:rPr>
        <w:t xml:space="preserve"> </w:t>
      </w:r>
      <w:r>
        <w:rPr>
          <w:rFonts w:asciiTheme="minorHAnsi" w:hAnsiTheme="minorHAnsi" w:cstheme="minorHAnsi"/>
          <w:color w:val="002060"/>
        </w:rPr>
        <w:t xml:space="preserve">the </w:t>
      </w:r>
      <w:r w:rsidRPr="00FE0A2B">
        <w:rPr>
          <w:rFonts w:asciiTheme="minorHAnsi" w:hAnsiTheme="minorHAnsi" w:cstheme="minorHAnsi"/>
          <w:color w:val="002060"/>
        </w:rPr>
        <w:t xml:space="preserve">company’s letterhead, signed by </w:t>
      </w:r>
      <w:r>
        <w:rPr>
          <w:rFonts w:asciiTheme="minorHAnsi" w:hAnsiTheme="minorHAnsi" w:cstheme="minorHAnsi"/>
          <w:color w:val="002060"/>
        </w:rPr>
        <w:t>a company official.</w:t>
      </w:r>
      <w:r w:rsidRPr="00FE0A2B">
        <w:rPr>
          <w:rFonts w:asciiTheme="minorHAnsi" w:hAnsiTheme="minorHAnsi" w:cstheme="minorHAnsi"/>
          <w:color w:val="002060"/>
        </w:rPr>
        <w:t xml:space="preserve"> If the bank or the company is not comfortable indicating the exact amount in the bank letter, ISSS recommend</w:t>
      </w:r>
      <w:r>
        <w:rPr>
          <w:rFonts w:asciiTheme="minorHAnsi" w:hAnsiTheme="minorHAnsi" w:cstheme="minorHAnsi"/>
          <w:color w:val="002060"/>
        </w:rPr>
        <w:t>s</w:t>
      </w:r>
      <w:r w:rsidRPr="00FE0A2B">
        <w:rPr>
          <w:rFonts w:asciiTheme="minorHAnsi" w:hAnsiTheme="minorHAnsi" w:cstheme="minorHAnsi"/>
          <w:color w:val="002060"/>
        </w:rPr>
        <w:t xml:space="preserve"> that the bank indicates “This company has sufficient funds to sponsor student (student’s name) in the </w:t>
      </w:r>
      <w:r>
        <w:rPr>
          <w:rFonts w:asciiTheme="minorHAnsi" w:hAnsiTheme="minorHAnsi" w:cstheme="minorHAnsi"/>
          <w:color w:val="002060"/>
        </w:rPr>
        <w:t>amount of $</w:t>
      </w:r>
      <w:proofErr w:type="spellStart"/>
      <w:r>
        <w:rPr>
          <w:rFonts w:asciiTheme="minorHAnsi" w:hAnsiTheme="minorHAnsi" w:cstheme="minorHAnsi"/>
          <w:color w:val="002060"/>
        </w:rPr>
        <w:t>xxxxx</w:t>
      </w:r>
      <w:proofErr w:type="spellEnd"/>
      <w:r>
        <w:rPr>
          <w:rFonts w:asciiTheme="minorHAnsi" w:hAnsiTheme="minorHAnsi" w:cstheme="minorHAnsi"/>
          <w:color w:val="002060"/>
        </w:rPr>
        <w:t xml:space="preserve"> (amount they will be responsible for).”</w:t>
      </w:r>
      <w:r w:rsidRPr="00FE0A2B">
        <w:rPr>
          <w:rFonts w:asciiTheme="minorHAnsi" w:hAnsiTheme="minorHAnsi" w:cstheme="minorHAnsi"/>
          <w:color w:val="002060"/>
        </w:rPr>
        <w:t>).</w:t>
      </w:r>
    </w:p>
    <w:p w14:paraId="1BD445AB" w14:textId="77777777" w:rsidR="006D17E8" w:rsidRPr="00FE0A2B" w:rsidRDefault="006D17E8">
      <w:pPr>
        <w:keepLines w:val="0"/>
        <w:numPr>
          <w:ilvl w:val="0"/>
          <w:numId w:val="7"/>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rPr>
          <w:rFonts w:asciiTheme="minorHAnsi" w:hAnsiTheme="minorHAnsi" w:cstheme="minorHAnsi"/>
          <w:color w:val="002060"/>
        </w:rPr>
      </w:pPr>
      <w:r w:rsidRPr="00FE0A2B">
        <w:rPr>
          <w:rFonts w:asciiTheme="minorHAnsi" w:hAnsiTheme="minorHAnsi" w:cstheme="minorHAnsi"/>
          <w:b/>
          <w:bCs/>
          <w:color w:val="002060"/>
        </w:rPr>
        <w:t xml:space="preserve">An individual sponsor </w:t>
      </w:r>
      <w:r w:rsidRPr="00FE0A2B">
        <w:rPr>
          <w:rFonts w:asciiTheme="minorHAnsi" w:hAnsiTheme="minorHAnsi" w:cstheme="minorHAnsi"/>
          <w:b/>
          <w:bCs/>
          <w:color w:val="002060"/>
          <w:u w:val="single"/>
        </w:rPr>
        <w:t xml:space="preserve">who is not </w:t>
      </w:r>
      <w:r w:rsidRPr="00FE0A2B">
        <w:rPr>
          <w:rFonts w:asciiTheme="minorHAnsi" w:hAnsiTheme="minorHAnsi" w:cstheme="minorHAnsi"/>
          <w:b/>
          <w:bCs/>
          <w:color w:val="002060"/>
        </w:rPr>
        <w:t>a U.S. citizen</w:t>
      </w:r>
      <w:r w:rsidRPr="00FE0A2B">
        <w:rPr>
          <w:rFonts w:asciiTheme="minorHAnsi" w:hAnsiTheme="minorHAnsi" w:cstheme="minorHAnsi"/>
          <w:color w:val="002060"/>
        </w:rPr>
        <w:t xml:space="preserve">, U.S. Permanent Resident, or non-immigrant present in the U.S., must sign the CFIS Form and attach supporting </w:t>
      </w:r>
      <w:bookmarkStart w:id="122" w:name="_Hlk72143251"/>
      <w:r w:rsidRPr="00FE0A2B">
        <w:rPr>
          <w:rFonts w:asciiTheme="minorHAnsi" w:hAnsiTheme="minorHAnsi" w:cstheme="minorHAnsi"/>
          <w:color w:val="002060"/>
        </w:rPr>
        <w:t>financial documents.</w:t>
      </w:r>
    </w:p>
    <w:p w14:paraId="39818198" w14:textId="376CF3C6" w:rsidR="006D17E8" w:rsidRPr="00FE0A2B" w:rsidRDefault="006D17E8">
      <w:pPr>
        <w:pStyle w:val="ListParagraph"/>
        <w:keepLines w:val="0"/>
        <w:numPr>
          <w:ilvl w:val="0"/>
          <w:numId w:val="7"/>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color w:val="002060"/>
        </w:rPr>
      </w:pPr>
      <w:r w:rsidRPr="00FE0A2B">
        <w:rPr>
          <w:rFonts w:asciiTheme="minorHAnsi" w:hAnsiTheme="minorHAnsi" w:cstheme="minorHAnsi"/>
          <w:b/>
          <w:bCs/>
          <w:color w:val="002060"/>
        </w:rPr>
        <w:t xml:space="preserve">An individual sponsor </w:t>
      </w:r>
      <w:r w:rsidRPr="00FE0A2B">
        <w:rPr>
          <w:rFonts w:asciiTheme="minorHAnsi" w:hAnsiTheme="minorHAnsi" w:cstheme="minorHAnsi"/>
          <w:b/>
          <w:bCs/>
          <w:color w:val="002060"/>
          <w:u w:val="single"/>
        </w:rPr>
        <w:t>who is</w:t>
      </w:r>
      <w:r w:rsidRPr="00FE0A2B">
        <w:rPr>
          <w:rFonts w:asciiTheme="minorHAnsi" w:hAnsiTheme="minorHAnsi" w:cstheme="minorHAnsi"/>
          <w:b/>
          <w:bCs/>
          <w:color w:val="002060"/>
        </w:rPr>
        <w:t xml:space="preserve"> a U.S. citizen</w:t>
      </w:r>
      <w:r w:rsidRPr="00FE0A2B">
        <w:rPr>
          <w:rFonts w:asciiTheme="minorHAnsi" w:hAnsiTheme="minorHAnsi" w:cstheme="minorHAnsi"/>
          <w:color w:val="002060"/>
        </w:rPr>
        <w:t>, U.S. Permanent Resident, or non-immigrant legally present in the U.S., must submit</w:t>
      </w:r>
      <w:r w:rsidR="00640C82">
        <w:rPr>
          <w:rFonts w:asciiTheme="minorHAnsi" w:hAnsiTheme="minorHAnsi" w:cstheme="minorHAnsi"/>
          <w:color w:val="002060"/>
        </w:rPr>
        <w:t xml:space="preserve"> to ISSS</w:t>
      </w:r>
      <w:r w:rsidRPr="00FE0A2B">
        <w:rPr>
          <w:rFonts w:asciiTheme="minorHAnsi" w:hAnsiTheme="minorHAnsi" w:cstheme="minorHAnsi"/>
          <w:color w:val="002060"/>
        </w:rPr>
        <w:t xml:space="preserve"> a completed </w:t>
      </w:r>
      <w:hyperlink r:id="rId41" w:tgtFrame="_blank" w:history="1">
        <w:r w:rsidRPr="00FE0A2B">
          <w:rPr>
            <w:rStyle w:val="Hyperlink"/>
            <w:rFonts w:asciiTheme="minorHAnsi" w:hAnsiTheme="minorHAnsi" w:cstheme="minorHAnsi"/>
          </w:rPr>
          <w:t xml:space="preserve">I-134 </w:t>
        </w:r>
        <w:r w:rsidR="00081A99">
          <w:rPr>
            <w:rStyle w:val="Hyperlink"/>
            <w:rFonts w:asciiTheme="minorHAnsi" w:hAnsiTheme="minorHAnsi" w:cstheme="minorHAnsi"/>
          </w:rPr>
          <w:t>Declaration of Financial Support</w:t>
        </w:r>
        <w:r w:rsidRPr="00FE0A2B">
          <w:rPr>
            <w:rStyle w:val="Hyperlink"/>
            <w:rFonts w:asciiTheme="minorHAnsi" w:hAnsiTheme="minorHAnsi" w:cstheme="minorHAnsi"/>
          </w:rPr>
          <w:t xml:space="preserve"> Form (PDF)</w:t>
        </w:r>
      </w:hyperlink>
      <w:r w:rsidRPr="00FE0A2B">
        <w:rPr>
          <w:rFonts w:asciiTheme="minorHAnsi" w:hAnsiTheme="minorHAnsi" w:cstheme="minorHAnsi"/>
          <w:color w:val="343434"/>
        </w:rPr>
        <w:t> </w:t>
      </w:r>
      <w:r w:rsidRPr="00FE0A2B">
        <w:rPr>
          <w:rFonts w:asciiTheme="minorHAnsi" w:hAnsiTheme="minorHAnsi" w:cstheme="minorHAnsi"/>
          <w:color w:val="002060"/>
        </w:rPr>
        <w:t xml:space="preserve">with supporting financial documents. </w:t>
      </w:r>
    </w:p>
    <w:p w14:paraId="38558135" w14:textId="257D8775" w:rsidR="006D17E8" w:rsidRPr="00FE0A2B" w:rsidRDefault="006D17E8">
      <w:pPr>
        <w:pStyle w:val="ListParagraph"/>
        <w:keepLines w:val="0"/>
        <w:numPr>
          <w:ilvl w:val="0"/>
          <w:numId w:val="26"/>
        </w:numPr>
        <w:tabs>
          <w:tab w:val="clear" w:pos="85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color w:val="002060"/>
        </w:rPr>
      </w:pPr>
      <w:r w:rsidRPr="00FE0A2B">
        <w:rPr>
          <w:rFonts w:asciiTheme="minorHAnsi" w:hAnsiTheme="minorHAnsi" w:cstheme="minorHAnsi"/>
          <w:color w:val="002060"/>
        </w:rPr>
        <w:t>The sponsor must select “</w:t>
      </w:r>
      <w:r w:rsidRPr="00FE0A2B">
        <w:rPr>
          <w:rFonts w:asciiTheme="minorHAnsi" w:hAnsiTheme="minorHAnsi" w:cstheme="minorHAnsi"/>
          <w:b/>
          <w:bCs/>
          <w:color w:val="002060"/>
        </w:rPr>
        <w:t xml:space="preserve">I intend” at </w:t>
      </w:r>
      <w:r>
        <w:rPr>
          <w:rFonts w:asciiTheme="minorHAnsi" w:hAnsiTheme="minorHAnsi" w:cstheme="minorHAnsi"/>
          <w:b/>
          <w:bCs/>
          <w:color w:val="002060"/>
        </w:rPr>
        <w:t xml:space="preserve">Part 3, </w:t>
      </w:r>
      <w:r w:rsidRPr="00FE0A2B">
        <w:rPr>
          <w:rFonts w:asciiTheme="minorHAnsi" w:hAnsiTheme="minorHAnsi" w:cstheme="minorHAnsi"/>
          <w:b/>
          <w:bCs/>
          <w:color w:val="002060"/>
        </w:rPr>
        <w:t xml:space="preserve">number </w:t>
      </w:r>
      <w:r>
        <w:rPr>
          <w:rFonts w:asciiTheme="minorHAnsi" w:hAnsiTheme="minorHAnsi" w:cstheme="minorHAnsi"/>
          <w:b/>
          <w:bCs/>
          <w:color w:val="002060"/>
        </w:rPr>
        <w:t>2</w:t>
      </w:r>
      <w:r w:rsidR="002E328C">
        <w:rPr>
          <w:rFonts w:asciiTheme="minorHAnsi" w:hAnsiTheme="minorHAnsi" w:cstheme="minorHAnsi"/>
          <w:b/>
          <w:bCs/>
          <w:color w:val="002060"/>
        </w:rPr>
        <w:t>1</w:t>
      </w:r>
      <w:r>
        <w:rPr>
          <w:rFonts w:asciiTheme="minorHAnsi" w:hAnsiTheme="minorHAnsi" w:cstheme="minorHAnsi"/>
          <w:b/>
          <w:bCs/>
          <w:color w:val="002060"/>
        </w:rPr>
        <w:t>,</w:t>
      </w:r>
      <w:r w:rsidRPr="00FE0A2B">
        <w:rPr>
          <w:rFonts w:asciiTheme="minorHAnsi" w:hAnsiTheme="minorHAnsi" w:cstheme="minorHAnsi"/>
          <w:color w:val="002060"/>
        </w:rPr>
        <w:t xml:space="preserve"> and specify what exactly they will be responsible </w:t>
      </w:r>
      <w:r>
        <w:rPr>
          <w:rFonts w:asciiTheme="minorHAnsi" w:hAnsiTheme="minorHAnsi" w:cstheme="minorHAnsi"/>
          <w:color w:val="002060"/>
        </w:rPr>
        <w:t>for (for example: “I will provide room and board” or “I will provide $</w:t>
      </w:r>
      <w:proofErr w:type="spellStart"/>
      <w:r>
        <w:rPr>
          <w:rFonts w:asciiTheme="minorHAnsi" w:hAnsiTheme="minorHAnsi" w:cstheme="minorHAnsi"/>
          <w:color w:val="002060"/>
        </w:rPr>
        <w:t>xxxxxx</w:t>
      </w:r>
      <w:proofErr w:type="spellEnd"/>
      <w:r>
        <w:rPr>
          <w:rFonts w:asciiTheme="minorHAnsi" w:hAnsiTheme="minorHAnsi" w:cstheme="minorHAnsi"/>
          <w:color w:val="002060"/>
        </w:rPr>
        <w:t xml:space="preserve"> in funds”). If more space is needed, part 8 can be used.</w:t>
      </w:r>
    </w:p>
    <w:p w14:paraId="434A91B1" w14:textId="77777777" w:rsidR="006D17E8" w:rsidRPr="00FE0A2B" w:rsidRDefault="006D17E8">
      <w:pPr>
        <w:pStyle w:val="ListParagraph"/>
        <w:keepLines w:val="0"/>
        <w:numPr>
          <w:ilvl w:val="0"/>
          <w:numId w:val="26"/>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color w:val="002060"/>
        </w:rPr>
      </w:pPr>
      <w:r w:rsidRPr="00FE0A2B">
        <w:rPr>
          <w:rFonts w:asciiTheme="minorHAnsi" w:hAnsiTheme="minorHAnsi" w:cstheme="minorHAnsi"/>
          <w:color w:val="002060"/>
        </w:rPr>
        <w:t xml:space="preserve">If </w:t>
      </w:r>
      <w:proofErr w:type="gramStart"/>
      <w:r w:rsidRPr="00FE0A2B">
        <w:rPr>
          <w:rFonts w:asciiTheme="minorHAnsi" w:hAnsiTheme="minorHAnsi" w:cstheme="minorHAnsi"/>
          <w:color w:val="002060"/>
        </w:rPr>
        <w:t>they will</w:t>
      </w:r>
      <w:proofErr w:type="gramEnd"/>
      <w:r w:rsidRPr="00FE0A2B">
        <w:rPr>
          <w:rFonts w:asciiTheme="minorHAnsi" w:hAnsiTheme="minorHAnsi" w:cstheme="minorHAnsi"/>
          <w:color w:val="002060"/>
        </w:rPr>
        <w:t xml:space="preserve"> sponsor with funds, a bank statement must accompany the Affidavit of Support.</w:t>
      </w:r>
    </w:p>
    <w:p w14:paraId="1EC3F910" w14:textId="4228C914" w:rsidR="006D17E8" w:rsidRPr="00FE0A2B" w:rsidRDefault="006D17E8">
      <w:pPr>
        <w:pStyle w:val="ListParagraph"/>
        <w:keepLines w:val="0"/>
        <w:numPr>
          <w:ilvl w:val="0"/>
          <w:numId w:val="26"/>
        </w:numPr>
        <w:tabs>
          <w:tab w:val="clear" w:pos="851"/>
          <w:tab w:val="clear" w:pos="1701"/>
          <w:tab w:val="clear" w:pos="2552"/>
          <w:tab w:val="clear" w:pos="3402"/>
          <w:tab w:val="clear" w:pos="4253"/>
          <w:tab w:val="clear" w:pos="5103"/>
          <w:tab w:val="clear" w:pos="5954"/>
          <w:tab w:val="clear" w:pos="6804"/>
          <w:tab w:val="clear" w:pos="7655"/>
        </w:tabs>
        <w:spacing w:after="200" w:line="276" w:lineRule="auto"/>
        <w:rPr>
          <w:rFonts w:asciiTheme="minorHAnsi" w:hAnsiTheme="minorHAnsi" w:cstheme="minorHAnsi"/>
          <w:color w:val="002060"/>
        </w:rPr>
      </w:pPr>
      <w:r w:rsidRPr="00FE0A2B">
        <w:rPr>
          <w:rFonts w:asciiTheme="minorHAnsi" w:hAnsiTheme="minorHAnsi" w:cstheme="minorHAnsi"/>
          <w:color w:val="002060"/>
        </w:rPr>
        <w:t xml:space="preserve">If this individual lives </w:t>
      </w:r>
      <w:r w:rsidRPr="00FE0A2B">
        <w:rPr>
          <w:rFonts w:asciiTheme="minorHAnsi" w:hAnsiTheme="minorHAnsi" w:cstheme="minorHAnsi"/>
          <w:b/>
          <w:bCs/>
          <w:color w:val="002060"/>
        </w:rPr>
        <w:t>within driving distance from AU in the DMV area and is responsible for providing only room and board for the student</w:t>
      </w:r>
      <w:r w:rsidRPr="00FE0A2B">
        <w:rPr>
          <w:rFonts w:asciiTheme="minorHAnsi" w:hAnsiTheme="minorHAnsi" w:cstheme="minorHAnsi"/>
          <w:color w:val="002060"/>
        </w:rPr>
        <w:t xml:space="preserve">, then a bank statement is not required. </w:t>
      </w:r>
    </w:p>
    <w:p w14:paraId="5F369268" w14:textId="64FDD4CE" w:rsidR="006D17E8" w:rsidRPr="00FE0A2B" w:rsidRDefault="006D17E8" w:rsidP="006D17E8">
      <w:pPr>
        <w:rPr>
          <w:rFonts w:asciiTheme="minorHAnsi" w:hAnsiTheme="minorHAnsi" w:cstheme="minorHAnsi"/>
        </w:rPr>
      </w:pPr>
      <w:r w:rsidRPr="00FE0A2B">
        <w:rPr>
          <w:rFonts w:asciiTheme="minorHAnsi" w:hAnsiTheme="minorHAnsi" w:cstheme="minorHAnsi"/>
          <w:color w:val="002060"/>
        </w:rPr>
        <w:t>For instruction</w:t>
      </w:r>
      <w:r>
        <w:rPr>
          <w:rFonts w:asciiTheme="minorHAnsi" w:hAnsiTheme="minorHAnsi" w:cstheme="minorHAnsi"/>
          <w:color w:val="002060"/>
        </w:rPr>
        <w:t>s</w:t>
      </w:r>
      <w:r w:rsidRPr="00FE0A2B">
        <w:rPr>
          <w:rFonts w:asciiTheme="minorHAnsi" w:hAnsiTheme="minorHAnsi" w:cstheme="minorHAnsi"/>
          <w:color w:val="002060"/>
        </w:rPr>
        <w:t xml:space="preserve"> on how to complete </w:t>
      </w:r>
      <w:r w:rsidR="00914E4A">
        <w:rPr>
          <w:rFonts w:asciiTheme="minorHAnsi" w:hAnsiTheme="minorHAnsi" w:cstheme="minorHAnsi"/>
          <w:color w:val="002060"/>
        </w:rPr>
        <w:t>the I-134 Declaration of Financial Support</w:t>
      </w:r>
      <w:r w:rsidRPr="00FE0A2B">
        <w:rPr>
          <w:rFonts w:asciiTheme="minorHAnsi" w:hAnsiTheme="minorHAnsi" w:cstheme="minorHAnsi"/>
          <w:color w:val="002060"/>
        </w:rPr>
        <w:t xml:space="preserve">, the sponsor should visit </w:t>
      </w:r>
      <w:hyperlink r:id="rId42" w:history="1">
        <w:r w:rsidRPr="00FE0A2B">
          <w:rPr>
            <w:rStyle w:val="Hyperlink"/>
            <w:rFonts w:asciiTheme="minorHAnsi" w:hAnsiTheme="minorHAnsi" w:cstheme="minorHAnsi"/>
          </w:rPr>
          <w:t>https://www.uscis.gov/sites/default/files/document/forms/i-134instr.pdf</w:t>
        </w:r>
      </w:hyperlink>
      <w:r w:rsidR="00512955">
        <w:rPr>
          <w:rStyle w:val="Hyperlink"/>
          <w:rFonts w:asciiTheme="minorHAnsi" w:hAnsiTheme="minorHAnsi" w:cstheme="minorHAnsi"/>
        </w:rPr>
        <w:t>.</w:t>
      </w:r>
      <w:r w:rsidRPr="00FE0A2B">
        <w:rPr>
          <w:rFonts w:asciiTheme="minorHAnsi" w:hAnsiTheme="minorHAnsi" w:cstheme="minorHAnsi"/>
        </w:rPr>
        <w:t xml:space="preserve">  </w:t>
      </w:r>
    </w:p>
    <w:p w14:paraId="4B9B9771" w14:textId="68D83BAE" w:rsidR="006D17E8" w:rsidRPr="009F2B96" w:rsidRDefault="006D17E8" w:rsidP="006D17E8">
      <w:pPr>
        <w:rPr>
          <w:rFonts w:asciiTheme="minorHAnsi" w:hAnsiTheme="minorHAnsi" w:cstheme="minorHAnsi"/>
        </w:rPr>
      </w:pPr>
      <w:r w:rsidRPr="00FE0A2B">
        <w:rPr>
          <w:rFonts w:asciiTheme="minorHAnsi" w:hAnsiTheme="minorHAnsi" w:cstheme="minorHAnsi"/>
          <w:color w:val="002060"/>
          <w:u w:val="single"/>
        </w:rPr>
        <w:t>Please note:</w:t>
      </w:r>
      <w:r w:rsidRPr="00FE0A2B">
        <w:rPr>
          <w:rFonts w:asciiTheme="minorHAnsi" w:hAnsiTheme="minorHAnsi" w:cstheme="minorHAnsi"/>
          <w:color w:val="002060"/>
        </w:rPr>
        <w:t xml:space="preserve"> </w:t>
      </w:r>
      <w:r>
        <w:rPr>
          <w:rFonts w:asciiTheme="minorHAnsi" w:hAnsiTheme="minorHAnsi" w:cstheme="minorHAnsi"/>
          <w:color w:val="002060"/>
        </w:rPr>
        <w:t>The I-134 no longer needs to be notarized if the individual has also signed the CFIS form</w:t>
      </w:r>
      <w:r w:rsidR="00512955">
        <w:rPr>
          <w:rFonts w:asciiTheme="minorHAnsi" w:hAnsiTheme="minorHAnsi" w:cstheme="minorHAnsi"/>
          <w:color w:val="002060"/>
        </w:rPr>
        <w:t xml:space="preserve"> in the appropriate section</w:t>
      </w:r>
      <w:r>
        <w:rPr>
          <w:rFonts w:asciiTheme="minorHAnsi" w:hAnsiTheme="minorHAnsi" w:cstheme="minorHAnsi"/>
          <w:color w:val="002060"/>
        </w:rPr>
        <w:t>. Additionally, the sponsor should not provide a copy of their tax returns to ISSS.</w:t>
      </w:r>
      <w:r w:rsidR="00914E4A">
        <w:rPr>
          <w:rFonts w:asciiTheme="minorHAnsi" w:hAnsiTheme="minorHAnsi" w:cstheme="minorHAnsi"/>
          <w:color w:val="002060"/>
        </w:rPr>
        <w:t xml:space="preserve"> Students should not file the form directly with USCIS but rather submit the completed copy as a PDF to ISSS. </w:t>
      </w:r>
      <w:r w:rsidRPr="00FE0A2B">
        <w:rPr>
          <w:rFonts w:asciiTheme="minorHAnsi" w:hAnsiTheme="minorHAnsi" w:cstheme="minorHAnsi"/>
          <w:color w:val="002060"/>
        </w:rPr>
        <w:tab/>
      </w:r>
      <w:bookmarkEnd w:id="122"/>
    </w:p>
    <w:p w14:paraId="2B0DA6F7" w14:textId="77777777" w:rsidR="006D17E8" w:rsidRPr="008F6971" w:rsidRDefault="006D17E8" w:rsidP="006D17E8">
      <w:pPr>
        <w:rPr>
          <w:rFonts w:asciiTheme="minorHAnsi" w:hAnsiTheme="minorHAnsi" w:cstheme="minorHAnsi"/>
          <w:b/>
          <w:bCs/>
          <w:color w:val="002060"/>
        </w:rPr>
      </w:pPr>
      <w:r w:rsidRPr="008F6971">
        <w:rPr>
          <w:rFonts w:asciiTheme="minorHAnsi" w:hAnsiTheme="minorHAnsi" w:cstheme="minorHAnsi"/>
          <w:b/>
          <w:bCs/>
          <w:color w:val="002060"/>
        </w:rPr>
        <w:t>3.</w:t>
      </w:r>
      <w:r>
        <w:rPr>
          <w:rFonts w:asciiTheme="minorHAnsi" w:hAnsiTheme="minorHAnsi" w:cstheme="minorHAnsi"/>
          <w:b/>
          <w:bCs/>
          <w:color w:val="002060"/>
        </w:rPr>
        <w:t xml:space="preserve"> </w:t>
      </w:r>
      <w:r w:rsidRPr="008F6971">
        <w:rPr>
          <w:rFonts w:asciiTheme="minorHAnsi" w:hAnsiTheme="minorHAnsi" w:cstheme="minorHAnsi"/>
          <w:b/>
          <w:bCs/>
          <w:color w:val="002060"/>
        </w:rPr>
        <w:t>Passport biographical information page</w:t>
      </w:r>
    </w:p>
    <w:p w14:paraId="45CB0E33" w14:textId="77777777" w:rsidR="006D17E8"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 xml:space="preserve">Should be expiring at least six months in the future. This is for the student’s benefit, since at this point in the process, the passport is used only to verify biographical data. If an expired passport is received with the PIIRF, and I-20 or DS-2019 can still be </w:t>
      </w:r>
      <w:proofErr w:type="gramStart"/>
      <w:r>
        <w:rPr>
          <w:rFonts w:asciiTheme="minorHAnsi" w:hAnsiTheme="minorHAnsi" w:cstheme="minorHAnsi"/>
          <w:color w:val="002060"/>
        </w:rPr>
        <w:t>issued, but</w:t>
      </w:r>
      <w:proofErr w:type="gramEnd"/>
      <w:r>
        <w:rPr>
          <w:rFonts w:asciiTheme="minorHAnsi" w:hAnsiTheme="minorHAnsi" w:cstheme="minorHAnsi"/>
          <w:color w:val="002060"/>
        </w:rPr>
        <w:t xml:space="preserve"> the renewed passport must be provided to ISSS by the student as soon as it’s available. </w:t>
      </w:r>
    </w:p>
    <w:p w14:paraId="19EC8469" w14:textId="77777777" w:rsidR="006D17E8"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lastRenderedPageBreak/>
        <w:t xml:space="preserve">Required for immigration document creation so that we can match the name to the MRZ (machine readable zone) of the passport. </w:t>
      </w:r>
      <w:r w:rsidRPr="00AA2A5D">
        <w:rPr>
          <w:rFonts w:asciiTheme="minorHAnsi" w:hAnsiTheme="minorHAnsi" w:cstheme="minorHAnsi"/>
          <w:color w:val="002060"/>
        </w:rPr>
        <w:t xml:space="preserve">Except for Vietnamese students (or any other exception as indicated in the </w:t>
      </w:r>
      <w:hyperlink r:id="rId43" w:history="1">
        <w:r w:rsidRPr="00AA2A5D">
          <w:rPr>
            <w:rStyle w:val="Hyperlink"/>
            <w:rFonts w:cs="Traditional Arabic"/>
          </w:rPr>
          <w:t>SEVP Name Standards</w:t>
        </w:r>
      </w:hyperlink>
      <w:r w:rsidRPr="00AA2A5D">
        <w:rPr>
          <w:rFonts w:asciiTheme="minorHAnsi" w:hAnsiTheme="minorHAnsi" w:cstheme="minorHAnsi"/>
          <w:color w:val="002060"/>
        </w:rPr>
        <w:t>), the surname and given names on an I-20/DS-2019 must match the MRZ.</w:t>
      </w:r>
    </w:p>
    <w:p w14:paraId="21A0675E" w14:textId="77777777" w:rsidR="006D17E8"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Pr>
          <w:rFonts w:asciiTheme="minorHAnsi" w:hAnsiTheme="minorHAnsi" w:cstheme="minorHAnsi"/>
          <w:color w:val="002060"/>
        </w:rPr>
        <w:t xml:space="preserve">City of birth must also be listed on immigration document. </w:t>
      </w:r>
      <w:r w:rsidRPr="00AA2A5D">
        <w:rPr>
          <w:rFonts w:asciiTheme="minorHAnsi" w:hAnsiTheme="minorHAnsi" w:cstheme="minorHAnsi"/>
          <w:color w:val="002060"/>
        </w:rPr>
        <w:t>Students must confirm the city of birth in the CFIS form since not all passports indicate this information.</w:t>
      </w:r>
    </w:p>
    <w:p w14:paraId="21AA55F8" w14:textId="77777777" w:rsidR="006D17E8"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AA2A5D">
        <w:rPr>
          <w:rFonts w:asciiTheme="minorHAnsi" w:hAnsiTheme="minorHAnsi" w:cstheme="minorHAnsi"/>
          <w:color w:val="002060"/>
        </w:rPr>
        <w:t>The</w:t>
      </w:r>
      <w:r w:rsidRPr="00AA2A5D">
        <w:rPr>
          <w:rFonts w:asciiTheme="minorHAnsi" w:hAnsiTheme="minorHAnsi" w:cstheme="minorHAnsi"/>
          <w:b/>
          <w:bCs/>
          <w:color w:val="002060"/>
        </w:rPr>
        <w:t xml:space="preserve"> </w:t>
      </w:r>
      <w:r w:rsidRPr="00AA2A5D">
        <w:rPr>
          <w:rFonts w:asciiTheme="minorHAnsi" w:hAnsiTheme="minorHAnsi" w:cstheme="minorHAnsi"/>
          <w:color w:val="002060"/>
        </w:rPr>
        <w:t>citizenship information</w:t>
      </w:r>
      <w:r w:rsidRPr="00AA2A5D">
        <w:rPr>
          <w:rFonts w:asciiTheme="minorHAnsi" w:hAnsiTheme="minorHAnsi" w:cstheme="minorHAnsi"/>
          <w:b/>
          <w:bCs/>
          <w:color w:val="002060"/>
        </w:rPr>
        <w:t xml:space="preserve"> </w:t>
      </w:r>
      <w:r w:rsidRPr="00AA2A5D">
        <w:rPr>
          <w:rFonts w:asciiTheme="minorHAnsi" w:hAnsiTheme="minorHAnsi" w:cstheme="minorHAnsi"/>
          <w:color w:val="002060"/>
        </w:rPr>
        <w:t xml:space="preserve">on the I-20/DS-2019 must match the citizenship of the passport submitted by a student. ISSS advisors must obtain a copy of passport that will be used for the proof of citizenship of an I-20/DS-2019. If the citizenship information on the CFIS is different from the passport citizenship, the ISSS advisor must check with the student to confirm which citizenship should be used for the I-20/DS-2019. </w:t>
      </w:r>
    </w:p>
    <w:p w14:paraId="1EB0D640" w14:textId="77777777" w:rsidR="006D17E8" w:rsidRPr="00AA2A5D" w:rsidRDefault="006D17E8">
      <w:pPr>
        <w:keepLines w:val="0"/>
        <w:numPr>
          <w:ilvl w:val="0"/>
          <w:numId w:val="6"/>
        </w:numPr>
        <w:shd w:val="clear" w:color="auto" w:fill="FFFFFF"/>
        <w:tabs>
          <w:tab w:val="clear" w:pos="851"/>
          <w:tab w:val="clear" w:pos="1701"/>
          <w:tab w:val="clear" w:pos="2552"/>
          <w:tab w:val="clear" w:pos="3402"/>
          <w:tab w:val="clear" w:pos="4253"/>
          <w:tab w:val="clear" w:pos="5103"/>
          <w:tab w:val="clear" w:pos="5954"/>
          <w:tab w:val="clear" w:pos="6804"/>
          <w:tab w:val="clear" w:pos="7655"/>
        </w:tabs>
        <w:spacing w:before="100" w:beforeAutospacing="1" w:after="225"/>
        <w:contextualSpacing/>
        <w:rPr>
          <w:rFonts w:asciiTheme="minorHAnsi" w:hAnsiTheme="minorHAnsi" w:cstheme="minorHAnsi"/>
          <w:color w:val="002060"/>
        </w:rPr>
      </w:pPr>
      <w:r w:rsidRPr="00AA2A5D">
        <w:rPr>
          <w:rFonts w:asciiTheme="minorHAnsi" w:hAnsiTheme="minorHAnsi" w:cstheme="minorHAnsi"/>
          <w:color w:val="002060"/>
        </w:rPr>
        <w:t>When a student has more than one citizenship, prior to creating an I-20/DS-2019, the ISSS advisor must check with the student which citizenship the student wants to use for an I-20/DS-2019. ISSS must have a copy of that passport on file.</w:t>
      </w:r>
    </w:p>
    <w:p w14:paraId="01180FD9" w14:textId="1BF167B4" w:rsidR="006D17E8" w:rsidRPr="00FE0A2B" w:rsidRDefault="006D17E8" w:rsidP="006D17E8">
      <w:pPr>
        <w:ind w:left="720"/>
        <w:rPr>
          <w:rFonts w:asciiTheme="minorHAnsi" w:hAnsiTheme="minorHAnsi" w:cstheme="minorHAnsi"/>
          <w:color w:val="002060"/>
        </w:rPr>
      </w:pPr>
      <w:commentRangeStart w:id="123"/>
      <w:r w:rsidRPr="00FE0A2B">
        <w:rPr>
          <w:rFonts w:asciiTheme="minorHAnsi" w:hAnsiTheme="minorHAnsi" w:cstheme="minorHAnsi"/>
          <w:b/>
          <w:bCs/>
          <w:color w:val="002060"/>
        </w:rPr>
        <w:t>Note:</w:t>
      </w:r>
      <w:commentRangeEnd w:id="123"/>
      <w:r w:rsidR="00A76B16">
        <w:rPr>
          <w:rStyle w:val="CommentReference"/>
        </w:rPr>
        <w:commentReference w:id="123"/>
      </w:r>
      <w:r w:rsidRPr="00FE0A2B">
        <w:rPr>
          <w:rFonts w:asciiTheme="minorHAnsi" w:hAnsiTheme="minorHAnsi" w:cstheme="minorHAnsi"/>
          <w:color w:val="002060"/>
        </w:rPr>
        <w:t xml:space="preserve"> Student’s from Hong Kong are entered as Chinese citizenship based on </w:t>
      </w:r>
      <w:r>
        <w:rPr>
          <w:rFonts w:asciiTheme="minorHAnsi" w:hAnsiTheme="minorHAnsi" w:cstheme="minorHAnsi"/>
          <w:color w:val="002060"/>
        </w:rPr>
        <w:t>MRZ of</w:t>
      </w:r>
      <w:r w:rsidRPr="00FE0A2B">
        <w:rPr>
          <w:rFonts w:asciiTheme="minorHAnsi" w:hAnsiTheme="minorHAnsi" w:cstheme="minorHAnsi"/>
          <w:color w:val="002060"/>
        </w:rPr>
        <w:t xml:space="preserve"> passport. Hong Kong is used as the </w:t>
      </w:r>
      <w:r>
        <w:rPr>
          <w:rFonts w:asciiTheme="minorHAnsi" w:hAnsiTheme="minorHAnsi" w:cstheme="minorHAnsi"/>
          <w:color w:val="002060"/>
        </w:rPr>
        <w:t>country of birth</w:t>
      </w:r>
      <w:r w:rsidRPr="00FE0A2B">
        <w:rPr>
          <w:rFonts w:asciiTheme="minorHAnsi" w:hAnsiTheme="minorHAnsi" w:cstheme="minorHAnsi"/>
          <w:color w:val="002060"/>
        </w:rPr>
        <w:t xml:space="preserve"> only. Based on email from the ISSS director, for students who already are entered as Hong Kong in </w:t>
      </w:r>
      <w:r w:rsidR="00FE67FC">
        <w:rPr>
          <w:rFonts w:asciiTheme="minorHAnsi" w:hAnsiTheme="minorHAnsi" w:cstheme="minorHAnsi"/>
          <w:color w:val="002060"/>
        </w:rPr>
        <w:t>SEVIS</w:t>
      </w:r>
      <w:r w:rsidRPr="00FE0A2B">
        <w:rPr>
          <w:rFonts w:asciiTheme="minorHAnsi" w:hAnsiTheme="minorHAnsi" w:cstheme="minorHAnsi"/>
          <w:color w:val="002060"/>
        </w:rPr>
        <w:t>, we keep the same</w:t>
      </w:r>
      <w:r w:rsidR="00FE67FC">
        <w:rPr>
          <w:rFonts w:asciiTheme="minorHAnsi" w:hAnsiTheme="minorHAnsi" w:cstheme="minorHAnsi"/>
          <w:color w:val="002060"/>
        </w:rPr>
        <w:t xml:space="preserve"> (transfer-ins, for example).</w:t>
      </w:r>
    </w:p>
    <w:p w14:paraId="1324ACF6" w14:textId="77777777" w:rsidR="006D17E8" w:rsidRPr="008F6971" w:rsidRDefault="006D17E8" w:rsidP="006D17E8">
      <w:pPr>
        <w:rPr>
          <w:rFonts w:asciiTheme="minorHAnsi" w:hAnsiTheme="minorHAnsi" w:cstheme="minorHAnsi"/>
          <w:b/>
          <w:bCs/>
          <w:color w:val="002060"/>
        </w:rPr>
      </w:pPr>
      <w:r w:rsidRPr="008F6971">
        <w:rPr>
          <w:rFonts w:asciiTheme="minorHAnsi" w:hAnsiTheme="minorHAnsi" w:cstheme="minorHAnsi"/>
          <w:b/>
          <w:bCs/>
          <w:color w:val="002060"/>
        </w:rPr>
        <w:t>4.</w:t>
      </w:r>
      <w:r>
        <w:rPr>
          <w:rFonts w:asciiTheme="minorHAnsi" w:hAnsiTheme="minorHAnsi" w:cstheme="minorHAnsi"/>
          <w:b/>
          <w:bCs/>
          <w:color w:val="002060"/>
        </w:rPr>
        <w:t xml:space="preserve"> </w:t>
      </w:r>
      <w:r w:rsidRPr="008F6971">
        <w:rPr>
          <w:rFonts w:asciiTheme="minorHAnsi" w:hAnsiTheme="minorHAnsi" w:cstheme="minorHAnsi"/>
          <w:b/>
          <w:bCs/>
          <w:color w:val="002060"/>
        </w:rPr>
        <w:t>English Language Proficiency</w:t>
      </w:r>
    </w:p>
    <w:p w14:paraId="010C0488" w14:textId="77777777" w:rsidR="006D17E8" w:rsidRPr="00E30CDB" w:rsidRDefault="006D17E8" w:rsidP="006D17E8">
      <w:pPr>
        <w:rPr>
          <w:color w:val="1F3864" w:themeColor="accent1" w:themeShade="80"/>
        </w:rPr>
      </w:pPr>
      <w:r w:rsidRPr="00E30CDB">
        <w:rPr>
          <w:color w:val="1F3864" w:themeColor="accent1" w:themeShade="80"/>
        </w:rPr>
        <w:t>Please see English Language Proficiency section of this manual for more information.</w:t>
      </w:r>
    </w:p>
    <w:p w14:paraId="0C1F6CC2" w14:textId="53483365" w:rsidR="006D17E8" w:rsidRPr="00FE0A2B" w:rsidRDefault="006D17E8" w:rsidP="006D17E8">
      <w:pPr>
        <w:rPr>
          <w:rFonts w:asciiTheme="minorHAnsi" w:hAnsiTheme="minorHAnsi" w:cstheme="minorHAnsi"/>
          <w:b/>
          <w:bCs/>
          <w:color w:val="002060"/>
          <w:szCs w:val="24"/>
        </w:rPr>
      </w:pPr>
      <w:r w:rsidRPr="00FE0A2B">
        <w:rPr>
          <w:rFonts w:asciiTheme="minorHAnsi" w:hAnsiTheme="minorHAnsi" w:cstheme="minorHAnsi"/>
          <w:color w:val="002060"/>
          <w:szCs w:val="24"/>
        </w:rPr>
        <w:t>S</w:t>
      </w:r>
      <w:r>
        <w:rPr>
          <w:rFonts w:asciiTheme="minorHAnsi" w:hAnsiTheme="minorHAnsi" w:cstheme="minorHAnsi"/>
          <w:color w:val="002060"/>
          <w:szCs w:val="24"/>
        </w:rPr>
        <w:t>tudent s</w:t>
      </w:r>
      <w:r w:rsidRPr="00FE0A2B">
        <w:rPr>
          <w:rFonts w:asciiTheme="minorHAnsi" w:hAnsiTheme="minorHAnsi" w:cstheme="minorHAnsi"/>
          <w:color w:val="002060"/>
          <w:szCs w:val="24"/>
        </w:rPr>
        <w:t>ubmit</w:t>
      </w:r>
      <w:r>
        <w:rPr>
          <w:rFonts w:asciiTheme="minorHAnsi" w:hAnsiTheme="minorHAnsi" w:cstheme="minorHAnsi"/>
          <w:color w:val="002060"/>
          <w:szCs w:val="24"/>
        </w:rPr>
        <w:t>s</w:t>
      </w:r>
      <w:r w:rsidRPr="00FE0A2B">
        <w:rPr>
          <w:rFonts w:asciiTheme="minorHAnsi" w:hAnsiTheme="minorHAnsi" w:cstheme="minorHAnsi"/>
          <w:color w:val="002060"/>
          <w:szCs w:val="24"/>
        </w:rPr>
        <w:t xml:space="preserve"> the completed CFIS Form</w:t>
      </w:r>
      <w:r>
        <w:rPr>
          <w:rFonts w:asciiTheme="minorHAnsi" w:hAnsiTheme="minorHAnsi" w:cstheme="minorHAnsi"/>
          <w:color w:val="002060"/>
          <w:szCs w:val="24"/>
        </w:rPr>
        <w:t>, passport page, English language proficiency,</w:t>
      </w:r>
      <w:r w:rsidRPr="00FE0A2B">
        <w:rPr>
          <w:rFonts w:asciiTheme="minorHAnsi" w:hAnsiTheme="minorHAnsi" w:cstheme="minorHAnsi"/>
          <w:color w:val="002060"/>
          <w:szCs w:val="24"/>
        </w:rPr>
        <w:t xml:space="preserve"> and supporting financial documents to </w:t>
      </w:r>
      <w:r>
        <w:rPr>
          <w:rFonts w:asciiTheme="minorHAnsi" w:hAnsiTheme="minorHAnsi" w:cstheme="minorHAnsi"/>
          <w:color w:val="002060"/>
          <w:szCs w:val="24"/>
        </w:rPr>
        <w:t>their</w:t>
      </w:r>
      <w:r w:rsidRPr="00FE0A2B">
        <w:rPr>
          <w:rFonts w:asciiTheme="minorHAnsi" w:hAnsiTheme="minorHAnsi" w:cstheme="minorHAnsi"/>
          <w:color w:val="002060"/>
          <w:szCs w:val="24"/>
        </w:rPr>
        <w:t> </w:t>
      </w:r>
      <w:r w:rsidRPr="00594B6C">
        <w:rPr>
          <w:rStyle w:val="Strong"/>
          <w:rFonts w:asciiTheme="minorHAnsi" w:hAnsiTheme="minorHAnsi" w:cstheme="minorHAnsi"/>
          <w:b w:val="0"/>
          <w:bCs w:val="0"/>
          <w:color w:val="002060"/>
          <w:szCs w:val="24"/>
        </w:rPr>
        <w:t>Admissions Office</w:t>
      </w:r>
      <w:r w:rsidRPr="00594B6C">
        <w:rPr>
          <w:rFonts w:asciiTheme="minorHAnsi" w:hAnsiTheme="minorHAnsi" w:cstheme="minorHAnsi"/>
          <w:color w:val="002060"/>
          <w:szCs w:val="24"/>
        </w:rPr>
        <w:t>. The admission</w:t>
      </w:r>
      <w:r w:rsidR="00A76B16">
        <w:rPr>
          <w:rFonts w:asciiTheme="minorHAnsi" w:hAnsiTheme="minorHAnsi" w:cstheme="minorHAnsi"/>
          <w:color w:val="002060"/>
          <w:szCs w:val="24"/>
        </w:rPr>
        <w:t>s</w:t>
      </w:r>
      <w:r w:rsidRPr="00594B6C">
        <w:rPr>
          <w:rFonts w:asciiTheme="minorHAnsi" w:hAnsiTheme="minorHAnsi" w:cstheme="minorHAnsi"/>
          <w:color w:val="002060"/>
          <w:szCs w:val="24"/>
        </w:rPr>
        <w:t xml:space="preserve"> office will then submit the PIIRF e-Form in </w:t>
      </w:r>
      <w:proofErr w:type="spellStart"/>
      <w:r>
        <w:rPr>
          <w:rFonts w:asciiTheme="minorHAnsi" w:hAnsiTheme="minorHAnsi" w:cstheme="minorHAnsi"/>
          <w:color w:val="002060"/>
          <w:szCs w:val="24"/>
        </w:rPr>
        <w:t>iEagle</w:t>
      </w:r>
      <w:proofErr w:type="spellEnd"/>
      <w:r>
        <w:rPr>
          <w:rFonts w:asciiTheme="minorHAnsi" w:hAnsiTheme="minorHAnsi" w:cstheme="minorHAnsi"/>
          <w:color w:val="002060"/>
          <w:szCs w:val="24"/>
        </w:rPr>
        <w:t>.</w:t>
      </w:r>
      <w:r w:rsidRPr="00FE0A2B">
        <w:rPr>
          <w:rFonts w:asciiTheme="minorHAnsi" w:hAnsiTheme="minorHAnsi" w:cstheme="minorHAnsi"/>
          <w:b/>
          <w:bCs/>
          <w:color w:val="002060"/>
          <w:szCs w:val="24"/>
        </w:rPr>
        <w:t xml:space="preserve"> </w:t>
      </w:r>
    </w:p>
    <w:p w14:paraId="2C9BFF08" w14:textId="77777777" w:rsidR="006D17E8" w:rsidRPr="00FE0A2B"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Pr>
          <w:rFonts w:asciiTheme="minorHAnsi" w:hAnsiTheme="minorHAnsi" w:cstheme="minorHAnsi"/>
          <w:color w:val="002060"/>
          <w:sz w:val="24"/>
          <w:szCs w:val="24"/>
        </w:rPr>
        <w:t xml:space="preserve">The </w:t>
      </w:r>
      <w:r w:rsidRPr="00FE0A2B">
        <w:rPr>
          <w:rFonts w:asciiTheme="minorHAnsi" w:hAnsiTheme="minorHAnsi" w:cstheme="minorHAnsi"/>
          <w:color w:val="002060"/>
          <w:sz w:val="24"/>
          <w:szCs w:val="24"/>
        </w:rPr>
        <w:t>PIIRF (Personal and Immigration Information Request Form) is an e</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 xml:space="preserve">form used as an official request </w:t>
      </w:r>
      <w:r>
        <w:rPr>
          <w:rFonts w:asciiTheme="minorHAnsi" w:hAnsiTheme="minorHAnsi" w:cstheme="minorHAnsi"/>
          <w:color w:val="002060"/>
          <w:sz w:val="24"/>
          <w:szCs w:val="24"/>
        </w:rPr>
        <w:t>from the admission</w:t>
      </w:r>
      <w:r w:rsidRPr="00FE0A2B">
        <w:rPr>
          <w:rFonts w:asciiTheme="minorHAnsi" w:hAnsiTheme="minorHAnsi" w:cstheme="minorHAnsi"/>
          <w:color w:val="002060"/>
          <w:sz w:val="24"/>
          <w:szCs w:val="24"/>
        </w:rPr>
        <w:t xml:space="preserve"> office to issue an immigration document for international students already admitted to American University. This e</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 xml:space="preserve">form includes information about </w:t>
      </w:r>
      <w:r>
        <w:rPr>
          <w:rFonts w:asciiTheme="minorHAnsi" w:hAnsiTheme="minorHAnsi" w:cstheme="minorHAnsi"/>
          <w:color w:val="002060"/>
          <w:sz w:val="24"/>
          <w:szCs w:val="24"/>
        </w:rPr>
        <w:t xml:space="preserve">the </w:t>
      </w:r>
      <w:r w:rsidRPr="00FE0A2B">
        <w:rPr>
          <w:rFonts w:asciiTheme="minorHAnsi" w:hAnsiTheme="minorHAnsi" w:cstheme="minorHAnsi"/>
          <w:color w:val="002060"/>
          <w:sz w:val="24"/>
          <w:szCs w:val="24"/>
        </w:rPr>
        <w:t>admi</w:t>
      </w:r>
      <w:r>
        <w:rPr>
          <w:rFonts w:asciiTheme="minorHAnsi" w:hAnsiTheme="minorHAnsi" w:cstheme="minorHAnsi"/>
          <w:color w:val="002060"/>
          <w:sz w:val="24"/>
          <w:szCs w:val="24"/>
        </w:rPr>
        <w:t>t</w:t>
      </w:r>
      <w:r w:rsidRPr="00FE0A2B">
        <w:rPr>
          <w:rFonts w:asciiTheme="minorHAnsi" w:hAnsiTheme="minorHAnsi" w:cstheme="minorHAnsi"/>
          <w:color w:val="002060"/>
          <w:sz w:val="24"/>
          <w:szCs w:val="24"/>
        </w:rPr>
        <w:t xml:space="preserve"> term, program of stud</w:t>
      </w:r>
      <w:r>
        <w:rPr>
          <w:rFonts w:asciiTheme="minorHAnsi" w:hAnsiTheme="minorHAnsi" w:cstheme="minorHAnsi"/>
          <w:color w:val="002060"/>
          <w:sz w:val="24"/>
          <w:szCs w:val="24"/>
        </w:rPr>
        <w:t>y</w:t>
      </w:r>
      <w:r w:rsidRPr="00FE0A2B">
        <w:rPr>
          <w:rFonts w:asciiTheme="minorHAnsi" w:hAnsiTheme="minorHAnsi" w:cstheme="minorHAnsi"/>
          <w:color w:val="002060"/>
          <w:sz w:val="24"/>
          <w:szCs w:val="24"/>
        </w:rPr>
        <w:t>, level of stud</w:t>
      </w:r>
      <w:r>
        <w:rPr>
          <w:rFonts w:asciiTheme="minorHAnsi" w:hAnsiTheme="minorHAnsi" w:cstheme="minorHAnsi"/>
          <w:color w:val="002060"/>
          <w:sz w:val="24"/>
          <w:szCs w:val="24"/>
        </w:rPr>
        <w:t>y</w:t>
      </w:r>
      <w:r w:rsidRPr="00FE0A2B">
        <w:rPr>
          <w:rFonts w:asciiTheme="minorHAnsi" w:hAnsiTheme="minorHAnsi" w:cstheme="minorHAnsi"/>
          <w:color w:val="002060"/>
          <w:sz w:val="24"/>
          <w:szCs w:val="24"/>
        </w:rPr>
        <w:t xml:space="preserve">, visa type and status, </w:t>
      </w:r>
      <w:r>
        <w:rPr>
          <w:rFonts w:asciiTheme="minorHAnsi" w:hAnsiTheme="minorHAnsi" w:cstheme="minorHAnsi"/>
          <w:color w:val="002060"/>
          <w:sz w:val="24"/>
          <w:szCs w:val="24"/>
        </w:rPr>
        <w:t>English Language Proficiency (</w:t>
      </w:r>
      <w:r w:rsidRPr="00FE0A2B">
        <w:rPr>
          <w:rFonts w:asciiTheme="minorHAnsi" w:hAnsiTheme="minorHAnsi" w:cstheme="minorHAnsi"/>
          <w:color w:val="002060"/>
          <w:sz w:val="24"/>
          <w:szCs w:val="24"/>
        </w:rPr>
        <w:t>ELP</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 xml:space="preserve"> requirements, scholarships, and MOA Agreement</w:t>
      </w:r>
      <w:r>
        <w:rPr>
          <w:rFonts w:asciiTheme="minorHAnsi" w:hAnsiTheme="minorHAnsi" w:cstheme="minorHAnsi"/>
          <w:color w:val="002060"/>
          <w:sz w:val="24"/>
          <w:szCs w:val="24"/>
        </w:rPr>
        <w:t xml:space="preserve">. The PIIRF will also </w:t>
      </w:r>
      <w:r w:rsidRPr="00FE0A2B">
        <w:rPr>
          <w:rFonts w:asciiTheme="minorHAnsi" w:hAnsiTheme="minorHAnsi" w:cstheme="minorHAnsi"/>
          <w:color w:val="002060"/>
          <w:sz w:val="24"/>
          <w:szCs w:val="24"/>
        </w:rPr>
        <w:t xml:space="preserve">include </w:t>
      </w:r>
      <w:r>
        <w:rPr>
          <w:rFonts w:asciiTheme="minorHAnsi" w:hAnsiTheme="minorHAnsi" w:cstheme="minorHAnsi"/>
          <w:color w:val="002060"/>
          <w:sz w:val="24"/>
          <w:szCs w:val="24"/>
        </w:rPr>
        <w:t xml:space="preserve">the student’s </w:t>
      </w:r>
      <w:r w:rsidRPr="00FE0A2B">
        <w:rPr>
          <w:rFonts w:asciiTheme="minorHAnsi" w:hAnsiTheme="minorHAnsi" w:cstheme="minorHAnsi"/>
          <w:color w:val="002060"/>
          <w:sz w:val="24"/>
          <w:szCs w:val="24"/>
        </w:rPr>
        <w:t>financial documents, CFIS form</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 xml:space="preserve"> and passport. </w:t>
      </w:r>
    </w:p>
    <w:p w14:paraId="7793A45A" w14:textId="6A76DD94" w:rsidR="006D17E8" w:rsidRPr="00FE0A2B"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FE0A2B">
        <w:rPr>
          <w:rFonts w:asciiTheme="minorHAnsi" w:hAnsiTheme="minorHAnsi" w:cstheme="minorHAnsi"/>
          <w:color w:val="002060"/>
          <w:sz w:val="24"/>
          <w:szCs w:val="24"/>
        </w:rPr>
        <w:t xml:space="preserve">There is a separate e-form for requesting immigration documents for dependents. If </w:t>
      </w:r>
      <w:r>
        <w:rPr>
          <w:rFonts w:asciiTheme="minorHAnsi" w:hAnsiTheme="minorHAnsi" w:cstheme="minorHAnsi"/>
          <w:color w:val="002060"/>
          <w:sz w:val="24"/>
          <w:szCs w:val="24"/>
        </w:rPr>
        <w:t xml:space="preserve">a </w:t>
      </w:r>
      <w:r w:rsidRPr="00FE0A2B">
        <w:rPr>
          <w:rFonts w:asciiTheme="minorHAnsi" w:hAnsiTheme="minorHAnsi" w:cstheme="minorHAnsi"/>
          <w:color w:val="002060"/>
          <w:sz w:val="24"/>
          <w:szCs w:val="24"/>
        </w:rPr>
        <w:t>student is accompanied by dependents, admission offices need to submit a separate e</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form for each dependent</w:t>
      </w:r>
      <w:r>
        <w:rPr>
          <w:rFonts w:asciiTheme="minorHAnsi" w:hAnsiTheme="minorHAnsi" w:cstheme="minorHAnsi"/>
          <w:color w:val="002060"/>
          <w:sz w:val="24"/>
          <w:szCs w:val="24"/>
        </w:rPr>
        <w:t xml:space="preserve"> after submitting the </w:t>
      </w:r>
      <w:commentRangeStart w:id="124"/>
      <w:r>
        <w:rPr>
          <w:rFonts w:asciiTheme="minorHAnsi" w:hAnsiTheme="minorHAnsi" w:cstheme="minorHAnsi"/>
          <w:color w:val="002060"/>
          <w:sz w:val="24"/>
          <w:szCs w:val="24"/>
        </w:rPr>
        <w:t>PIIRF</w:t>
      </w:r>
      <w:commentRangeEnd w:id="124"/>
      <w:r w:rsidR="00566ED6">
        <w:rPr>
          <w:rStyle w:val="CommentReference"/>
          <w:rFonts w:ascii="Calibri" w:hAnsi="Calibri" w:cs="Traditional Arabic"/>
          <w:lang w:bidi="ar-BH"/>
        </w:rPr>
        <w:commentReference w:id="124"/>
      </w:r>
      <w:r>
        <w:rPr>
          <w:rFonts w:asciiTheme="minorHAnsi" w:hAnsiTheme="minorHAnsi" w:cstheme="minorHAnsi"/>
          <w:color w:val="002060"/>
          <w:sz w:val="24"/>
          <w:szCs w:val="24"/>
        </w:rPr>
        <w:t>.</w:t>
      </w:r>
      <w:r w:rsidR="009E6EDD">
        <w:rPr>
          <w:rFonts w:asciiTheme="minorHAnsi" w:hAnsiTheme="minorHAnsi" w:cstheme="minorHAnsi"/>
          <w:color w:val="002060"/>
          <w:sz w:val="24"/>
          <w:szCs w:val="24"/>
        </w:rPr>
        <w:t xml:space="preserve"> </w:t>
      </w:r>
      <w:r w:rsidR="009E6EDD" w:rsidRPr="009E6EDD">
        <w:rPr>
          <w:rFonts w:asciiTheme="minorHAnsi" w:hAnsiTheme="minorHAnsi" w:cstheme="minorHAnsi"/>
          <w:color w:val="002060"/>
          <w:sz w:val="24"/>
          <w:szCs w:val="24"/>
        </w:rPr>
        <w:t xml:space="preserve">If the immigration document has already been created, students can request dependent immigration documents through </w:t>
      </w:r>
      <w:proofErr w:type="spellStart"/>
      <w:r w:rsidR="009E6EDD" w:rsidRPr="009E6EDD">
        <w:rPr>
          <w:rFonts w:asciiTheme="minorHAnsi" w:hAnsiTheme="minorHAnsi" w:cstheme="minorHAnsi"/>
          <w:color w:val="002060"/>
          <w:sz w:val="24"/>
          <w:szCs w:val="24"/>
        </w:rPr>
        <w:t>i</w:t>
      </w:r>
      <w:r w:rsidR="0099253A">
        <w:rPr>
          <w:rFonts w:asciiTheme="minorHAnsi" w:hAnsiTheme="minorHAnsi" w:cstheme="minorHAnsi"/>
          <w:color w:val="002060"/>
          <w:sz w:val="24"/>
          <w:szCs w:val="24"/>
        </w:rPr>
        <w:t>E</w:t>
      </w:r>
      <w:r w:rsidR="009E6EDD" w:rsidRPr="009E6EDD">
        <w:rPr>
          <w:rFonts w:asciiTheme="minorHAnsi" w:hAnsiTheme="minorHAnsi" w:cstheme="minorHAnsi"/>
          <w:color w:val="002060"/>
          <w:sz w:val="24"/>
          <w:szCs w:val="24"/>
        </w:rPr>
        <w:t>agle</w:t>
      </w:r>
      <w:proofErr w:type="spellEnd"/>
      <w:r w:rsidR="009E6EDD" w:rsidRPr="009E6EDD">
        <w:rPr>
          <w:rFonts w:asciiTheme="minorHAnsi" w:hAnsiTheme="minorHAnsi" w:cstheme="minorHAnsi"/>
          <w:color w:val="002060"/>
          <w:sz w:val="24"/>
          <w:szCs w:val="24"/>
        </w:rPr>
        <w:t xml:space="preserve"> under </w:t>
      </w:r>
      <w:r w:rsidR="0099253A">
        <w:rPr>
          <w:rFonts w:asciiTheme="minorHAnsi" w:hAnsiTheme="minorHAnsi" w:cstheme="minorHAnsi"/>
          <w:color w:val="002060"/>
          <w:sz w:val="24"/>
          <w:szCs w:val="24"/>
        </w:rPr>
        <w:t>the “</w:t>
      </w:r>
      <w:r w:rsidR="009E6EDD" w:rsidRPr="009E6EDD">
        <w:rPr>
          <w:rFonts w:asciiTheme="minorHAnsi" w:hAnsiTheme="minorHAnsi" w:cstheme="minorHAnsi"/>
          <w:color w:val="002060"/>
          <w:sz w:val="24"/>
          <w:szCs w:val="24"/>
        </w:rPr>
        <w:t>current students</w:t>
      </w:r>
      <w:r w:rsidR="0099253A">
        <w:rPr>
          <w:rFonts w:asciiTheme="minorHAnsi" w:hAnsiTheme="minorHAnsi" w:cstheme="minorHAnsi"/>
          <w:color w:val="002060"/>
          <w:sz w:val="24"/>
          <w:szCs w:val="24"/>
        </w:rPr>
        <w:t>” menu</w:t>
      </w:r>
      <w:r w:rsidR="009E6EDD" w:rsidRPr="009E6EDD">
        <w:rPr>
          <w:rFonts w:asciiTheme="minorHAnsi" w:hAnsiTheme="minorHAnsi" w:cstheme="minorHAnsi"/>
          <w:color w:val="002060"/>
          <w:sz w:val="24"/>
          <w:szCs w:val="24"/>
        </w:rPr>
        <w:t>.</w:t>
      </w:r>
    </w:p>
    <w:p w14:paraId="761517B7" w14:textId="77777777" w:rsidR="006D17E8"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594B6C">
        <w:rPr>
          <w:rFonts w:asciiTheme="minorHAnsi" w:hAnsiTheme="minorHAnsi" w:cstheme="minorHAnsi"/>
          <w:color w:val="002060"/>
          <w:sz w:val="24"/>
          <w:szCs w:val="24"/>
        </w:rPr>
        <w:t xml:space="preserve">In general, </w:t>
      </w:r>
      <w:r>
        <w:rPr>
          <w:rFonts w:asciiTheme="minorHAnsi" w:hAnsiTheme="minorHAnsi" w:cstheme="minorHAnsi"/>
          <w:color w:val="002060"/>
          <w:sz w:val="24"/>
          <w:szCs w:val="24"/>
        </w:rPr>
        <w:t>priority PIIRF submission deadlines are as follows:</w:t>
      </w:r>
    </w:p>
    <w:p w14:paraId="223BAD9C" w14:textId="77777777" w:rsidR="006D17E8" w:rsidRPr="00FE0A2B"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9E6C80">
        <w:rPr>
          <w:rFonts w:asciiTheme="minorHAnsi" w:hAnsiTheme="minorHAnsi" w:cstheme="minorHAnsi"/>
          <w:color w:val="002060"/>
          <w:sz w:val="24"/>
          <w:szCs w:val="24"/>
          <w:u w:val="single"/>
        </w:rPr>
        <w:t>Fall Semester</w:t>
      </w:r>
      <w:r>
        <w:rPr>
          <w:rFonts w:asciiTheme="minorHAnsi" w:hAnsiTheme="minorHAnsi" w:cstheme="minorHAnsi"/>
          <w:color w:val="002060"/>
          <w:sz w:val="24"/>
          <w:szCs w:val="24"/>
        </w:rPr>
        <w:t xml:space="preserve">: </w:t>
      </w:r>
      <w:r w:rsidRPr="00FE0A2B">
        <w:rPr>
          <w:rFonts w:asciiTheme="minorHAnsi" w:hAnsiTheme="minorHAnsi" w:cstheme="minorHAnsi"/>
          <w:color w:val="002060"/>
          <w:sz w:val="24"/>
          <w:szCs w:val="24"/>
        </w:rPr>
        <w:t xml:space="preserve">June 1 for students coming from </w:t>
      </w:r>
      <w:proofErr w:type="gramStart"/>
      <w:r w:rsidRPr="00FE0A2B">
        <w:rPr>
          <w:rFonts w:asciiTheme="minorHAnsi" w:hAnsiTheme="minorHAnsi" w:cstheme="minorHAnsi"/>
          <w:color w:val="002060"/>
          <w:sz w:val="24"/>
          <w:szCs w:val="24"/>
        </w:rPr>
        <w:t>overseas</w:t>
      </w:r>
      <w:proofErr w:type="gramEnd"/>
    </w:p>
    <w:p w14:paraId="66800353" w14:textId="77777777" w:rsidR="006D17E8" w:rsidRPr="00FE0A2B"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9E6C80">
        <w:rPr>
          <w:rFonts w:asciiTheme="minorHAnsi" w:hAnsiTheme="minorHAnsi" w:cstheme="minorHAnsi"/>
          <w:color w:val="002060"/>
          <w:sz w:val="24"/>
          <w:szCs w:val="24"/>
          <w:u w:val="single"/>
        </w:rPr>
        <w:lastRenderedPageBreak/>
        <w:t>Transfer-in students for fall</w:t>
      </w:r>
      <w:r>
        <w:rPr>
          <w:rFonts w:asciiTheme="minorHAnsi" w:hAnsiTheme="minorHAnsi" w:cstheme="minorHAnsi"/>
          <w:color w:val="002060"/>
          <w:sz w:val="24"/>
          <w:szCs w:val="24"/>
        </w:rPr>
        <w:t xml:space="preserve">: </w:t>
      </w:r>
      <w:r w:rsidRPr="00FE0A2B">
        <w:rPr>
          <w:rFonts w:asciiTheme="minorHAnsi" w:hAnsiTheme="minorHAnsi" w:cstheme="minorHAnsi"/>
          <w:color w:val="002060"/>
          <w:sz w:val="24"/>
          <w:szCs w:val="24"/>
        </w:rPr>
        <w:t>July 1</w:t>
      </w:r>
    </w:p>
    <w:p w14:paraId="580C7632" w14:textId="77777777" w:rsidR="006D17E8" w:rsidRPr="00594B6C"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9E6C80">
        <w:rPr>
          <w:rFonts w:asciiTheme="minorHAnsi" w:hAnsiTheme="minorHAnsi" w:cstheme="minorHAnsi"/>
          <w:color w:val="002060"/>
          <w:sz w:val="24"/>
          <w:szCs w:val="24"/>
          <w:u w:val="single"/>
        </w:rPr>
        <w:t>Spring Semester</w:t>
      </w:r>
      <w:r>
        <w:rPr>
          <w:rFonts w:asciiTheme="minorHAnsi" w:hAnsiTheme="minorHAnsi" w:cstheme="minorHAnsi"/>
          <w:color w:val="002060"/>
          <w:sz w:val="24"/>
          <w:szCs w:val="24"/>
        </w:rPr>
        <w:t>:</w:t>
      </w:r>
      <w:r w:rsidRPr="00594B6C">
        <w:rPr>
          <w:rFonts w:asciiTheme="minorHAnsi" w:hAnsiTheme="minorHAnsi" w:cstheme="minorHAnsi"/>
          <w:color w:val="002060"/>
          <w:sz w:val="24"/>
          <w:szCs w:val="24"/>
        </w:rPr>
        <w:t xml:space="preserve"> November 1 for students coming from </w:t>
      </w:r>
      <w:proofErr w:type="gramStart"/>
      <w:r w:rsidRPr="00594B6C">
        <w:rPr>
          <w:rFonts w:asciiTheme="minorHAnsi" w:hAnsiTheme="minorHAnsi" w:cstheme="minorHAnsi"/>
          <w:color w:val="002060"/>
          <w:sz w:val="24"/>
          <w:szCs w:val="24"/>
        </w:rPr>
        <w:t>overseas</w:t>
      </w:r>
      <w:proofErr w:type="gramEnd"/>
    </w:p>
    <w:p w14:paraId="711F3D58" w14:textId="77777777" w:rsidR="006D17E8" w:rsidRPr="00594B6C"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9E6C80">
        <w:rPr>
          <w:rFonts w:asciiTheme="minorHAnsi" w:hAnsiTheme="minorHAnsi" w:cstheme="minorHAnsi"/>
          <w:color w:val="002060"/>
          <w:sz w:val="24"/>
          <w:szCs w:val="24"/>
          <w:u w:val="single"/>
        </w:rPr>
        <w:t>Transfer-in students for spring</w:t>
      </w:r>
      <w:r>
        <w:rPr>
          <w:rFonts w:asciiTheme="minorHAnsi" w:hAnsiTheme="minorHAnsi" w:cstheme="minorHAnsi"/>
          <w:color w:val="002060"/>
          <w:sz w:val="24"/>
          <w:szCs w:val="24"/>
        </w:rPr>
        <w:t>:</w:t>
      </w:r>
      <w:r w:rsidRPr="00594B6C">
        <w:rPr>
          <w:rFonts w:asciiTheme="minorHAnsi" w:hAnsiTheme="minorHAnsi" w:cstheme="minorHAnsi"/>
          <w:color w:val="002060"/>
          <w:sz w:val="24"/>
          <w:szCs w:val="24"/>
        </w:rPr>
        <w:t xml:space="preserve"> December 1</w:t>
      </w:r>
    </w:p>
    <w:p w14:paraId="5681495C" w14:textId="14F23683" w:rsidR="006D17E8" w:rsidRPr="00FE0A2B"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Pr>
          <w:rFonts w:asciiTheme="minorHAnsi" w:hAnsiTheme="minorHAnsi" w:cstheme="minorHAnsi"/>
          <w:color w:val="002060"/>
          <w:sz w:val="24"/>
          <w:szCs w:val="24"/>
        </w:rPr>
        <w:t>After these deadlines, s</w:t>
      </w:r>
      <w:r w:rsidRPr="00594B6C">
        <w:rPr>
          <w:rFonts w:asciiTheme="minorHAnsi" w:hAnsiTheme="minorHAnsi" w:cstheme="minorHAnsi"/>
          <w:color w:val="002060"/>
          <w:sz w:val="24"/>
          <w:szCs w:val="24"/>
        </w:rPr>
        <w:t xml:space="preserve">pecial cases </w:t>
      </w:r>
      <w:r>
        <w:rPr>
          <w:rFonts w:asciiTheme="minorHAnsi" w:hAnsiTheme="minorHAnsi" w:cstheme="minorHAnsi"/>
          <w:color w:val="002060"/>
          <w:sz w:val="24"/>
          <w:szCs w:val="24"/>
        </w:rPr>
        <w:t xml:space="preserve">are discussed individually, </w:t>
      </w:r>
      <w:r w:rsidRPr="00594B6C">
        <w:rPr>
          <w:rFonts w:asciiTheme="minorHAnsi" w:hAnsiTheme="minorHAnsi" w:cstheme="minorHAnsi"/>
          <w:color w:val="002060"/>
          <w:sz w:val="24"/>
          <w:szCs w:val="24"/>
        </w:rPr>
        <w:t>considering the country where student</w:t>
      </w:r>
      <w:r w:rsidRPr="00FE0A2B">
        <w:rPr>
          <w:rFonts w:asciiTheme="minorHAnsi" w:hAnsiTheme="minorHAnsi" w:cstheme="minorHAnsi"/>
          <w:color w:val="002060"/>
          <w:sz w:val="24"/>
          <w:szCs w:val="24"/>
        </w:rPr>
        <w:t xml:space="preserve"> is coming </w:t>
      </w:r>
      <w:r>
        <w:rPr>
          <w:rFonts w:asciiTheme="minorHAnsi" w:hAnsiTheme="minorHAnsi" w:cstheme="minorHAnsi"/>
          <w:color w:val="002060"/>
          <w:sz w:val="24"/>
          <w:szCs w:val="24"/>
        </w:rPr>
        <w:t xml:space="preserve">from, </w:t>
      </w:r>
      <w:r w:rsidRPr="00FE0A2B">
        <w:rPr>
          <w:rFonts w:asciiTheme="minorHAnsi" w:hAnsiTheme="minorHAnsi" w:cstheme="minorHAnsi"/>
          <w:color w:val="002060"/>
          <w:sz w:val="24"/>
          <w:szCs w:val="24"/>
        </w:rPr>
        <w:t xml:space="preserve">the </w:t>
      </w:r>
      <w:hyperlink r:id="rId44" w:history="1">
        <w:r w:rsidRPr="00A76B16">
          <w:rPr>
            <w:rStyle w:val="Hyperlink"/>
            <w:rFonts w:asciiTheme="minorHAnsi" w:hAnsiTheme="minorHAnsi" w:cstheme="minorHAnsi"/>
            <w:sz w:val="24"/>
            <w:szCs w:val="24"/>
          </w:rPr>
          <w:t>visa appointment wait time</w:t>
        </w:r>
      </w:hyperlink>
      <w:r w:rsidRPr="00FE0A2B">
        <w:rPr>
          <w:rFonts w:asciiTheme="minorHAnsi" w:hAnsiTheme="minorHAnsi" w:cstheme="minorHAnsi"/>
          <w:color w:val="002060"/>
          <w:sz w:val="24"/>
          <w:szCs w:val="24"/>
        </w:rPr>
        <w:t xml:space="preserve">, </w:t>
      </w:r>
      <w:r>
        <w:rPr>
          <w:rFonts w:asciiTheme="minorHAnsi" w:hAnsiTheme="minorHAnsi" w:cstheme="minorHAnsi"/>
          <w:color w:val="002060"/>
          <w:sz w:val="24"/>
          <w:szCs w:val="24"/>
        </w:rPr>
        <w:t xml:space="preserve">and the student’s </w:t>
      </w:r>
      <w:r w:rsidRPr="00FE0A2B">
        <w:rPr>
          <w:rFonts w:asciiTheme="minorHAnsi" w:hAnsiTheme="minorHAnsi" w:cstheme="minorHAnsi"/>
          <w:color w:val="002060"/>
          <w:sz w:val="24"/>
          <w:szCs w:val="24"/>
        </w:rPr>
        <w:t>travel plans (for transfer students and visa expiration dates).</w:t>
      </w:r>
    </w:p>
    <w:p w14:paraId="38E839F2" w14:textId="77777777" w:rsidR="006D17E8" w:rsidRDefault="006D17E8" w:rsidP="006D17E8">
      <w:pPr>
        <w:pStyle w:val="NormalWeb"/>
        <w:shd w:val="clear" w:color="auto" w:fill="FFFFFF"/>
        <w:spacing w:before="0" w:beforeAutospacing="0" w:after="225" w:afterAutospacing="0"/>
        <w:rPr>
          <w:rFonts w:asciiTheme="minorHAnsi" w:hAnsiTheme="minorHAnsi" w:cstheme="minorHAnsi"/>
          <w:color w:val="002060"/>
          <w:sz w:val="24"/>
          <w:szCs w:val="24"/>
        </w:rPr>
      </w:pPr>
      <w:r w:rsidRPr="00FE0A2B">
        <w:rPr>
          <w:rFonts w:asciiTheme="minorHAnsi" w:hAnsiTheme="minorHAnsi" w:cstheme="minorHAnsi"/>
          <w:color w:val="002060"/>
          <w:sz w:val="24"/>
          <w:szCs w:val="24"/>
        </w:rPr>
        <w:t xml:space="preserve">For </w:t>
      </w:r>
      <w:r>
        <w:rPr>
          <w:rFonts w:asciiTheme="minorHAnsi" w:hAnsiTheme="minorHAnsi" w:cstheme="minorHAnsi"/>
          <w:color w:val="002060"/>
          <w:sz w:val="24"/>
          <w:szCs w:val="24"/>
        </w:rPr>
        <w:t xml:space="preserve">more </w:t>
      </w:r>
      <w:r w:rsidRPr="00FE0A2B">
        <w:rPr>
          <w:rFonts w:asciiTheme="minorHAnsi" w:hAnsiTheme="minorHAnsi" w:cstheme="minorHAnsi"/>
          <w:color w:val="002060"/>
          <w:sz w:val="24"/>
          <w:szCs w:val="24"/>
        </w:rPr>
        <w:t xml:space="preserve">information </w:t>
      </w:r>
      <w:r>
        <w:rPr>
          <w:rFonts w:asciiTheme="minorHAnsi" w:hAnsiTheme="minorHAnsi" w:cstheme="minorHAnsi"/>
          <w:color w:val="002060"/>
          <w:sz w:val="24"/>
          <w:szCs w:val="24"/>
        </w:rPr>
        <w:t>o</w:t>
      </w:r>
      <w:r w:rsidRPr="00FE0A2B">
        <w:rPr>
          <w:rFonts w:asciiTheme="minorHAnsi" w:hAnsiTheme="minorHAnsi" w:cstheme="minorHAnsi"/>
          <w:color w:val="002060"/>
          <w:sz w:val="24"/>
          <w:szCs w:val="24"/>
        </w:rPr>
        <w:t>n PIIRF deadlines</w:t>
      </w:r>
      <w:r>
        <w:rPr>
          <w:rFonts w:asciiTheme="minorHAnsi" w:hAnsiTheme="minorHAnsi" w:cstheme="minorHAnsi"/>
          <w:color w:val="002060"/>
          <w:sz w:val="24"/>
          <w:szCs w:val="24"/>
        </w:rPr>
        <w:t>,</w:t>
      </w:r>
      <w:r w:rsidRPr="00FE0A2B">
        <w:rPr>
          <w:rFonts w:asciiTheme="minorHAnsi" w:hAnsiTheme="minorHAnsi" w:cstheme="minorHAnsi"/>
          <w:color w:val="002060"/>
          <w:sz w:val="24"/>
          <w:szCs w:val="24"/>
        </w:rPr>
        <w:t xml:space="preserve"> please see </w:t>
      </w:r>
      <w:r>
        <w:rPr>
          <w:rFonts w:asciiTheme="minorHAnsi" w:hAnsiTheme="minorHAnsi" w:cstheme="minorHAnsi"/>
          <w:color w:val="002060"/>
          <w:sz w:val="24"/>
          <w:szCs w:val="24"/>
        </w:rPr>
        <w:t xml:space="preserve">the “Policies for Admissions Offices” section of this manual. </w:t>
      </w:r>
    </w:p>
    <w:p w14:paraId="1C5C32E5" w14:textId="77777777" w:rsidR="007D5999" w:rsidRPr="00FE0A2B" w:rsidRDefault="007D5999" w:rsidP="00773687">
      <w:pPr>
        <w:pStyle w:val="NormalWeb"/>
        <w:shd w:val="clear" w:color="auto" w:fill="FFFFFF"/>
        <w:spacing w:before="0" w:beforeAutospacing="0" w:after="225" w:afterAutospacing="0"/>
        <w:rPr>
          <w:rFonts w:asciiTheme="minorHAnsi" w:hAnsiTheme="minorHAnsi" w:cstheme="minorHAnsi"/>
          <w:color w:val="002060"/>
          <w:sz w:val="24"/>
          <w:szCs w:val="24"/>
        </w:rPr>
      </w:pPr>
    </w:p>
    <w:p w14:paraId="2335ECC6" w14:textId="517F4857" w:rsidR="006B37E5" w:rsidRPr="00FE0A2B" w:rsidRDefault="006B37E5" w:rsidP="00B65AA4">
      <w:pPr>
        <w:pStyle w:val="Heading2"/>
      </w:pPr>
      <w:bookmarkStart w:id="125" w:name="_Toc77246663"/>
      <w:r w:rsidRPr="00FE0A2B">
        <w:t>2.6 E</w:t>
      </w:r>
      <w:r w:rsidR="009A1A33">
        <w:t>nglish Language Proficiency (E</w:t>
      </w:r>
      <w:r w:rsidRPr="00FE0A2B">
        <w:t>LP</w:t>
      </w:r>
      <w:r w:rsidR="009A1A33">
        <w:t>)</w:t>
      </w:r>
      <w:r w:rsidRPr="00FE0A2B">
        <w:t xml:space="preserve"> Requirements</w:t>
      </w:r>
      <w:bookmarkEnd w:id="125"/>
    </w:p>
    <w:p w14:paraId="215B8C8F" w14:textId="77777777" w:rsidR="007838FE" w:rsidRPr="00FE0A2B" w:rsidRDefault="007838FE" w:rsidP="007838FE">
      <w:pPr>
        <w:rPr>
          <w:rFonts w:asciiTheme="minorHAnsi" w:hAnsiTheme="minorHAnsi" w:cstheme="minorHAnsi"/>
          <w:color w:val="002060"/>
          <w:szCs w:val="24"/>
        </w:rPr>
      </w:pPr>
      <w:r w:rsidRPr="00FE0A2B">
        <w:rPr>
          <w:rFonts w:asciiTheme="minorHAnsi" w:hAnsiTheme="minorHAnsi" w:cstheme="minorHAnsi"/>
          <w:color w:val="002060"/>
          <w:szCs w:val="24"/>
        </w:rPr>
        <w:t>American University generally requires all applicants whose first language is not English to demonstrate English</w:t>
      </w:r>
      <w:r>
        <w:rPr>
          <w:rFonts w:asciiTheme="minorHAnsi" w:hAnsiTheme="minorHAnsi" w:cstheme="minorHAnsi"/>
          <w:color w:val="002060"/>
          <w:szCs w:val="24"/>
        </w:rPr>
        <w:t xml:space="preserve"> </w:t>
      </w:r>
      <w:r w:rsidRPr="00FE0A2B">
        <w:rPr>
          <w:rFonts w:asciiTheme="minorHAnsi" w:hAnsiTheme="minorHAnsi" w:cstheme="minorHAnsi"/>
          <w:color w:val="002060"/>
          <w:szCs w:val="24"/>
        </w:rPr>
        <w:t xml:space="preserve">language proficiency. </w:t>
      </w:r>
      <w:r>
        <w:rPr>
          <w:rFonts w:asciiTheme="minorHAnsi" w:hAnsiTheme="minorHAnsi" w:cstheme="minorHAnsi"/>
          <w:color w:val="002060"/>
          <w:szCs w:val="24"/>
        </w:rPr>
        <w:t xml:space="preserve">The </w:t>
      </w:r>
      <w:r w:rsidRPr="00FE0A2B">
        <w:rPr>
          <w:rFonts w:asciiTheme="minorHAnsi" w:hAnsiTheme="minorHAnsi" w:cstheme="minorHAnsi"/>
          <w:color w:val="002060"/>
          <w:szCs w:val="24"/>
        </w:rPr>
        <w:t xml:space="preserve">ISSS office follows the admission requirements posted on each school’s website. Any updates on the ELP requirements must be approved by </w:t>
      </w:r>
      <w:r>
        <w:rPr>
          <w:rFonts w:asciiTheme="minorHAnsi" w:hAnsiTheme="minorHAnsi" w:cstheme="minorHAnsi"/>
          <w:color w:val="002060"/>
          <w:szCs w:val="24"/>
        </w:rPr>
        <w:t xml:space="preserve">the </w:t>
      </w:r>
      <w:r w:rsidRPr="00FE0A2B">
        <w:rPr>
          <w:rFonts w:asciiTheme="minorHAnsi" w:hAnsiTheme="minorHAnsi" w:cstheme="minorHAnsi"/>
          <w:color w:val="002060"/>
          <w:szCs w:val="24"/>
        </w:rPr>
        <w:t xml:space="preserve">ISSS office and advertised by the school prior to the </w:t>
      </w:r>
      <w:r>
        <w:rPr>
          <w:rFonts w:asciiTheme="minorHAnsi" w:hAnsiTheme="minorHAnsi" w:cstheme="minorHAnsi"/>
          <w:color w:val="002060"/>
          <w:szCs w:val="24"/>
        </w:rPr>
        <w:t xml:space="preserve">beginning of the </w:t>
      </w:r>
      <w:r w:rsidRPr="00FE0A2B">
        <w:rPr>
          <w:rFonts w:asciiTheme="minorHAnsi" w:hAnsiTheme="minorHAnsi" w:cstheme="minorHAnsi"/>
          <w:color w:val="002060"/>
          <w:szCs w:val="24"/>
        </w:rPr>
        <w:t>admission cycle. The following criteria are used to evaluate/determine the English</w:t>
      </w:r>
      <w:r>
        <w:rPr>
          <w:rFonts w:asciiTheme="minorHAnsi" w:hAnsiTheme="minorHAnsi" w:cstheme="minorHAnsi"/>
          <w:color w:val="002060"/>
          <w:szCs w:val="24"/>
        </w:rPr>
        <w:t xml:space="preserve"> </w:t>
      </w:r>
      <w:r w:rsidRPr="00FE0A2B">
        <w:rPr>
          <w:rFonts w:asciiTheme="minorHAnsi" w:hAnsiTheme="minorHAnsi" w:cstheme="minorHAnsi"/>
          <w:color w:val="002060"/>
          <w:szCs w:val="24"/>
        </w:rPr>
        <w:t>language proficiency for international applicants:</w:t>
      </w:r>
    </w:p>
    <w:p w14:paraId="502BFE40" w14:textId="77777777" w:rsidR="007838FE" w:rsidRPr="00FE0A2B" w:rsidRDefault="007838FE">
      <w:pPr>
        <w:pStyle w:val="NoSpacing"/>
        <w:numPr>
          <w:ilvl w:val="0"/>
          <w:numId w:val="22"/>
        </w:numPr>
        <w:rPr>
          <w:rFonts w:cstheme="minorHAnsi"/>
          <w:color w:val="002060"/>
          <w:sz w:val="24"/>
          <w:szCs w:val="24"/>
        </w:rPr>
      </w:pPr>
      <w:bookmarkStart w:id="126" w:name="_Hlk69833449"/>
      <w:r w:rsidRPr="00FE0A2B">
        <w:rPr>
          <w:rFonts w:cstheme="minorHAnsi"/>
          <w:b/>
          <w:bCs/>
          <w:color w:val="002060"/>
          <w:sz w:val="24"/>
          <w:szCs w:val="24"/>
        </w:rPr>
        <w:t>Native Language</w:t>
      </w:r>
      <w:r w:rsidRPr="00FE0A2B">
        <w:rPr>
          <w:rFonts w:cstheme="minorHAnsi"/>
          <w:color w:val="002060"/>
          <w:sz w:val="24"/>
          <w:szCs w:val="24"/>
        </w:rPr>
        <w:t xml:space="preserve"> – If the student is a native speaker of English, i.e., English is the native language of the country where the student has been educated from an early age, then additional language proficiency evaluation is not needed. For immigration purposes</w:t>
      </w:r>
      <w:r>
        <w:rPr>
          <w:rFonts w:cstheme="minorHAnsi"/>
          <w:color w:val="002060"/>
          <w:sz w:val="24"/>
          <w:szCs w:val="24"/>
        </w:rPr>
        <w:t>,</w:t>
      </w:r>
      <w:r w:rsidRPr="00FE0A2B">
        <w:rPr>
          <w:rFonts w:cstheme="minorHAnsi"/>
          <w:color w:val="002060"/>
          <w:sz w:val="24"/>
          <w:szCs w:val="24"/>
        </w:rPr>
        <w:t xml:space="preserve"> only Great Britain, Australia, New Zealand, and Canada are considered native speakers</w:t>
      </w:r>
      <w:r>
        <w:rPr>
          <w:rFonts w:cstheme="minorHAnsi"/>
          <w:color w:val="002060"/>
          <w:sz w:val="24"/>
          <w:szCs w:val="24"/>
        </w:rPr>
        <w:t>.</w:t>
      </w:r>
    </w:p>
    <w:p w14:paraId="42C5AED9" w14:textId="77777777" w:rsidR="007838FE" w:rsidRPr="00FE0A2B" w:rsidRDefault="007838FE">
      <w:pPr>
        <w:pStyle w:val="NoSpacing"/>
        <w:numPr>
          <w:ilvl w:val="0"/>
          <w:numId w:val="22"/>
        </w:numPr>
        <w:rPr>
          <w:rFonts w:cstheme="minorHAnsi"/>
          <w:color w:val="002060"/>
          <w:sz w:val="24"/>
          <w:szCs w:val="24"/>
        </w:rPr>
      </w:pPr>
      <w:bookmarkStart w:id="127" w:name="_Hlk69833538"/>
      <w:bookmarkEnd w:id="126"/>
      <w:r w:rsidRPr="00FE0A2B">
        <w:rPr>
          <w:rFonts w:cstheme="minorHAnsi"/>
          <w:b/>
          <w:bCs/>
          <w:color w:val="002060"/>
          <w:sz w:val="24"/>
          <w:szCs w:val="24"/>
        </w:rPr>
        <w:t>Educational System</w:t>
      </w:r>
      <w:r w:rsidRPr="00FE0A2B">
        <w:rPr>
          <w:rFonts w:cstheme="minorHAnsi"/>
          <w:color w:val="002060"/>
          <w:sz w:val="24"/>
          <w:szCs w:val="24"/>
        </w:rPr>
        <w:t xml:space="preserve"> – If English is not the native language of the country, </w:t>
      </w:r>
      <w:r>
        <w:rPr>
          <w:rFonts w:cstheme="minorHAnsi"/>
          <w:color w:val="002060"/>
          <w:sz w:val="24"/>
          <w:szCs w:val="24"/>
        </w:rPr>
        <w:t xml:space="preserve">but </w:t>
      </w:r>
      <w:r w:rsidRPr="00FE0A2B">
        <w:rPr>
          <w:rFonts w:cstheme="minorHAnsi"/>
          <w:color w:val="002060"/>
          <w:sz w:val="24"/>
          <w:szCs w:val="24"/>
        </w:rPr>
        <w:t>the student is educated in a college/university accredited by any of the U</w:t>
      </w:r>
      <w:r>
        <w:rPr>
          <w:rFonts w:cstheme="minorHAnsi"/>
          <w:color w:val="002060"/>
          <w:sz w:val="24"/>
          <w:szCs w:val="24"/>
        </w:rPr>
        <w:t>.</w:t>
      </w:r>
      <w:r w:rsidRPr="00FE0A2B">
        <w:rPr>
          <w:rFonts w:cstheme="minorHAnsi"/>
          <w:color w:val="002060"/>
          <w:sz w:val="24"/>
          <w:szCs w:val="24"/>
        </w:rPr>
        <w:t>S</w:t>
      </w:r>
      <w:r>
        <w:rPr>
          <w:rFonts w:cstheme="minorHAnsi"/>
          <w:color w:val="002060"/>
          <w:sz w:val="24"/>
          <w:szCs w:val="24"/>
        </w:rPr>
        <w:t>.</w:t>
      </w:r>
      <w:r w:rsidRPr="00FE0A2B">
        <w:rPr>
          <w:rFonts w:cstheme="minorHAnsi"/>
          <w:color w:val="002060"/>
          <w:sz w:val="24"/>
          <w:szCs w:val="24"/>
        </w:rPr>
        <w:t xml:space="preserve"> accrediting bodies, then additional language proficiency evaluation is not needed.</w:t>
      </w:r>
    </w:p>
    <w:p w14:paraId="34D18D41" w14:textId="77777777" w:rsidR="007838FE" w:rsidRPr="00FE0A2B" w:rsidRDefault="007838FE">
      <w:pPr>
        <w:pStyle w:val="NoSpacing"/>
        <w:numPr>
          <w:ilvl w:val="0"/>
          <w:numId w:val="22"/>
        </w:numPr>
        <w:rPr>
          <w:rFonts w:cstheme="minorHAnsi"/>
          <w:color w:val="002060"/>
          <w:sz w:val="24"/>
          <w:szCs w:val="24"/>
        </w:rPr>
      </w:pPr>
      <w:bookmarkStart w:id="128" w:name="_Hlk69833500"/>
      <w:bookmarkEnd w:id="127"/>
      <w:r>
        <w:rPr>
          <w:rFonts w:cstheme="minorHAnsi"/>
          <w:b/>
          <w:bCs/>
          <w:color w:val="002060"/>
          <w:sz w:val="24"/>
          <w:szCs w:val="24"/>
        </w:rPr>
        <w:t xml:space="preserve">Proof of Degree – </w:t>
      </w:r>
      <w:r w:rsidRPr="00BE1AC1">
        <w:rPr>
          <w:rFonts w:cstheme="minorHAnsi"/>
          <w:color w:val="002060"/>
          <w:sz w:val="24"/>
          <w:szCs w:val="24"/>
        </w:rPr>
        <w:t>if the student holds a degree</w:t>
      </w:r>
      <w:r w:rsidRPr="00FE0A2B">
        <w:rPr>
          <w:rFonts w:cstheme="minorHAnsi"/>
          <w:color w:val="002060"/>
          <w:sz w:val="24"/>
          <w:szCs w:val="24"/>
        </w:rPr>
        <w:t xml:space="preserve"> from an institution where English is the </w:t>
      </w:r>
      <w:r>
        <w:rPr>
          <w:rFonts w:cstheme="minorHAnsi"/>
          <w:color w:val="002060"/>
          <w:sz w:val="24"/>
          <w:szCs w:val="24"/>
        </w:rPr>
        <w:t>primary</w:t>
      </w:r>
      <w:r w:rsidRPr="00FE0A2B">
        <w:rPr>
          <w:rFonts w:cstheme="minorHAnsi"/>
          <w:color w:val="002060"/>
          <w:sz w:val="24"/>
          <w:szCs w:val="24"/>
        </w:rPr>
        <w:t xml:space="preserve"> language of instruction, then additional language proficiency evaluation is not needed.</w:t>
      </w:r>
      <w:r>
        <w:rPr>
          <w:rFonts w:cstheme="minorHAnsi"/>
          <w:color w:val="002060"/>
          <w:sz w:val="24"/>
          <w:szCs w:val="24"/>
        </w:rPr>
        <w:t xml:space="preserve"> Each school will have a list of countries from which the degree is acceptable on their website.</w:t>
      </w:r>
    </w:p>
    <w:bookmarkEnd w:id="128"/>
    <w:p w14:paraId="6624C8F5" w14:textId="77777777" w:rsidR="007838FE" w:rsidRPr="00FE0A2B" w:rsidRDefault="007838FE">
      <w:pPr>
        <w:pStyle w:val="NoSpacing"/>
        <w:numPr>
          <w:ilvl w:val="0"/>
          <w:numId w:val="22"/>
        </w:numPr>
        <w:rPr>
          <w:rFonts w:cstheme="minorHAnsi"/>
          <w:color w:val="002060"/>
          <w:sz w:val="24"/>
          <w:szCs w:val="24"/>
        </w:rPr>
      </w:pPr>
      <w:r w:rsidRPr="00FE0A2B">
        <w:rPr>
          <w:rFonts w:cstheme="minorHAnsi"/>
          <w:b/>
          <w:bCs/>
          <w:color w:val="002060"/>
          <w:sz w:val="24"/>
          <w:szCs w:val="24"/>
        </w:rPr>
        <w:t>Exchange Agreements</w:t>
      </w:r>
      <w:r>
        <w:rPr>
          <w:rFonts w:cstheme="minorHAnsi"/>
          <w:b/>
          <w:bCs/>
          <w:color w:val="002060"/>
          <w:sz w:val="24"/>
          <w:szCs w:val="24"/>
        </w:rPr>
        <w:t xml:space="preserve"> (MOAs)</w:t>
      </w:r>
      <w:r w:rsidRPr="00FE0A2B">
        <w:rPr>
          <w:rFonts w:cstheme="minorHAnsi"/>
          <w:color w:val="002060"/>
          <w:sz w:val="24"/>
          <w:szCs w:val="24"/>
        </w:rPr>
        <w:t xml:space="preserve"> – If the exchange student meets the English proficiency requirements of the exchange agreement, then additional language proficiency evaluation is not needed.</w:t>
      </w:r>
    </w:p>
    <w:p w14:paraId="2C3E50BF" w14:textId="77777777" w:rsidR="007838FE" w:rsidRPr="00FE0A2B" w:rsidRDefault="007838FE">
      <w:pPr>
        <w:pStyle w:val="NoSpacing"/>
        <w:numPr>
          <w:ilvl w:val="0"/>
          <w:numId w:val="22"/>
        </w:numPr>
        <w:rPr>
          <w:rFonts w:cstheme="minorHAnsi"/>
          <w:color w:val="002060"/>
          <w:sz w:val="24"/>
          <w:szCs w:val="24"/>
        </w:rPr>
      </w:pPr>
      <w:r w:rsidRPr="00FE0A2B">
        <w:rPr>
          <w:rFonts w:cstheme="minorHAnsi"/>
          <w:b/>
          <w:bCs/>
          <w:color w:val="002060"/>
          <w:sz w:val="24"/>
          <w:szCs w:val="24"/>
        </w:rPr>
        <w:t>Test Scores</w:t>
      </w:r>
      <w:r w:rsidRPr="00FE0A2B">
        <w:rPr>
          <w:rFonts w:cstheme="minorHAnsi"/>
          <w:color w:val="002060"/>
          <w:sz w:val="24"/>
          <w:szCs w:val="24"/>
        </w:rPr>
        <w:t xml:space="preserve"> – If none of the above, then the required TOEFL and/or other English proficiency test scores must be reviewed for language proficiency determination.</w:t>
      </w:r>
    </w:p>
    <w:p w14:paraId="6DAC7EE2" w14:textId="77777777" w:rsidR="007838FE" w:rsidRPr="00FE0A2B" w:rsidRDefault="007838FE" w:rsidP="007838FE">
      <w:pPr>
        <w:pStyle w:val="NoSpacing"/>
        <w:rPr>
          <w:rFonts w:cstheme="minorHAnsi"/>
          <w:color w:val="002060"/>
          <w:sz w:val="24"/>
          <w:szCs w:val="24"/>
        </w:rPr>
      </w:pPr>
    </w:p>
    <w:p w14:paraId="0D8C9998" w14:textId="77777777" w:rsidR="007838FE" w:rsidRPr="00FE0A2B" w:rsidRDefault="007838FE" w:rsidP="007838FE">
      <w:pPr>
        <w:pStyle w:val="NoSpacing"/>
        <w:rPr>
          <w:rFonts w:cstheme="minorHAnsi"/>
          <w:color w:val="002060"/>
          <w:sz w:val="24"/>
          <w:szCs w:val="24"/>
        </w:rPr>
      </w:pPr>
      <w:r w:rsidRPr="00FE0A2B">
        <w:rPr>
          <w:rFonts w:cstheme="minorHAnsi"/>
          <w:color w:val="002060"/>
          <w:sz w:val="24"/>
          <w:szCs w:val="24"/>
        </w:rPr>
        <w:t>The following is a chart of English proficiency tests and the minimum scores required by American University:</w:t>
      </w:r>
    </w:p>
    <w:p w14:paraId="65ED0880" w14:textId="77777777" w:rsidR="007838FE" w:rsidRPr="00FE0A2B" w:rsidRDefault="007838FE" w:rsidP="007838FE">
      <w:pPr>
        <w:pStyle w:val="NoSpacing"/>
        <w:rPr>
          <w:rFonts w:cstheme="minorHAnsi"/>
          <w:color w:val="002060"/>
          <w:sz w:val="24"/>
          <w:szCs w:val="24"/>
        </w:rPr>
      </w:pPr>
    </w:p>
    <w:p w14:paraId="516BFDC0" w14:textId="77777777" w:rsidR="007838FE" w:rsidRPr="00FE0A2B" w:rsidRDefault="007838FE" w:rsidP="007838FE">
      <w:pPr>
        <w:pStyle w:val="NoSpacing"/>
        <w:jc w:val="center"/>
        <w:rPr>
          <w:rFonts w:cstheme="minorHAnsi"/>
          <w:b/>
          <w:color w:val="002060"/>
          <w:sz w:val="24"/>
          <w:szCs w:val="24"/>
        </w:rPr>
      </w:pPr>
      <w:r w:rsidRPr="00FE0A2B">
        <w:rPr>
          <w:rFonts w:cstheme="minorHAnsi"/>
          <w:b/>
          <w:color w:val="002060"/>
          <w:sz w:val="24"/>
          <w:szCs w:val="24"/>
        </w:rPr>
        <w:lastRenderedPageBreak/>
        <w:t>English Proficiency Requirements for Admission</w:t>
      </w:r>
    </w:p>
    <w:p w14:paraId="36F29421" w14:textId="77777777" w:rsidR="007838FE" w:rsidRPr="00FE0A2B" w:rsidRDefault="007838FE" w:rsidP="007838FE">
      <w:pPr>
        <w:pStyle w:val="NoSpacing"/>
        <w:rPr>
          <w:rFonts w:cstheme="minorHAnsi"/>
          <w:b/>
          <w:color w:val="002060"/>
          <w:szCs w:val="24"/>
        </w:rPr>
      </w:pPr>
    </w:p>
    <w:p w14:paraId="1329869D" w14:textId="77777777" w:rsidR="007838FE" w:rsidRDefault="007838FE" w:rsidP="007838FE">
      <w:pPr>
        <w:pStyle w:val="NoSpacing"/>
        <w:rPr>
          <w:rFonts w:cstheme="minorHAnsi"/>
          <w:b/>
          <w:color w:val="002060"/>
          <w:sz w:val="24"/>
          <w:szCs w:val="24"/>
          <w:u w:val="single"/>
        </w:rPr>
      </w:pPr>
      <w:r w:rsidRPr="008D606D">
        <w:rPr>
          <w:rFonts w:cstheme="minorHAnsi"/>
          <w:b/>
          <w:color w:val="002060"/>
          <w:sz w:val="24"/>
          <w:szCs w:val="24"/>
          <w:u w:val="single"/>
        </w:rPr>
        <w:t>Undergraduate</w:t>
      </w:r>
      <w:r>
        <w:rPr>
          <w:rFonts w:cstheme="minorHAnsi"/>
          <w:b/>
          <w:color w:val="002060"/>
          <w:sz w:val="24"/>
          <w:szCs w:val="24"/>
          <w:u w:val="single"/>
        </w:rPr>
        <w:t xml:space="preserve"> Test Scores:</w:t>
      </w:r>
    </w:p>
    <w:p w14:paraId="3B1DF998" w14:textId="77777777" w:rsidR="007838FE" w:rsidRPr="008D606D" w:rsidRDefault="007838FE" w:rsidP="007838FE">
      <w:pPr>
        <w:pStyle w:val="NoSpacing"/>
        <w:rPr>
          <w:rFonts w:cstheme="minorHAnsi"/>
          <w:b/>
          <w:color w:val="002060"/>
          <w:sz w:val="24"/>
          <w:szCs w:val="24"/>
          <w:u w:val="single"/>
        </w:rPr>
      </w:pPr>
    </w:p>
    <w:tbl>
      <w:tblPr>
        <w:tblStyle w:val="TableGrid"/>
        <w:tblW w:w="9536" w:type="dxa"/>
        <w:tblLook w:val="04A0" w:firstRow="1" w:lastRow="0" w:firstColumn="1" w:lastColumn="0" w:noHBand="0" w:noVBand="1"/>
      </w:tblPr>
      <w:tblGrid>
        <w:gridCol w:w="3348"/>
        <w:gridCol w:w="2055"/>
        <w:gridCol w:w="2061"/>
        <w:gridCol w:w="2072"/>
      </w:tblGrid>
      <w:tr w:rsidR="007838FE" w:rsidRPr="00FE0A2B" w14:paraId="55EA00F3" w14:textId="77777777">
        <w:trPr>
          <w:trHeight w:val="220"/>
        </w:trPr>
        <w:tc>
          <w:tcPr>
            <w:tcW w:w="3348" w:type="dxa"/>
            <w:shd w:val="clear" w:color="auto" w:fill="A6A6A6" w:themeFill="background1" w:themeFillShade="A6"/>
          </w:tcPr>
          <w:p w14:paraId="07FD1DC7"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Test</w:t>
            </w:r>
          </w:p>
        </w:tc>
        <w:tc>
          <w:tcPr>
            <w:tcW w:w="2055" w:type="dxa"/>
            <w:shd w:val="clear" w:color="auto" w:fill="A6A6A6" w:themeFill="background1" w:themeFillShade="A6"/>
          </w:tcPr>
          <w:p w14:paraId="146C21CE"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University-wide</w:t>
            </w:r>
          </w:p>
        </w:tc>
        <w:tc>
          <w:tcPr>
            <w:tcW w:w="2061" w:type="dxa"/>
            <w:shd w:val="clear" w:color="auto" w:fill="A6A6A6" w:themeFill="background1" w:themeFillShade="A6"/>
          </w:tcPr>
          <w:p w14:paraId="13598C64"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WSEM</w:t>
            </w:r>
          </w:p>
        </w:tc>
        <w:tc>
          <w:tcPr>
            <w:tcW w:w="2072" w:type="dxa"/>
            <w:shd w:val="clear" w:color="auto" w:fill="A6A6A6" w:themeFill="background1" w:themeFillShade="A6"/>
          </w:tcPr>
          <w:p w14:paraId="6D6BA6C7"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ABAU</w:t>
            </w:r>
          </w:p>
        </w:tc>
      </w:tr>
      <w:tr w:rsidR="007838FE" w:rsidRPr="00FE0A2B" w14:paraId="6AE9F47B" w14:textId="77777777">
        <w:trPr>
          <w:trHeight w:val="942"/>
        </w:trPr>
        <w:tc>
          <w:tcPr>
            <w:tcW w:w="3348" w:type="dxa"/>
          </w:tcPr>
          <w:p w14:paraId="0D335068"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TOEFL</w:t>
            </w:r>
          </w:p>
          <w:p w14:paraId="04A06F5D" w14:textId="77777777" w:rsidR="007838FE" w:rsidRPr="00FE0A2B" w:rsidRDefault="007838FE">
            <w:pPr>
              <w:pStyle w:val="NoSpacing"/>
              <w:numPr>
                <w:ilvl w:val="0"/>
                <w:numId w:val="24"/>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PBT</w:t>
            </w:r>
          </w:p>
          <w:p w14:paraId="19DD0480" w14:textId="77777777" w:rsidR="007838FE" w:rsidRPr="00815273" w:rsidRDefault="007838FE">
            <w:pPr>
              <w:pStyle w:val="NoSpacing"/>
              <w:numPr>
                <w:ilvl w:val="0"/>
                <w:numId w:val="24"/>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IBT</w:t>
            </w:r>
          </w:p>
        </w:tc>
        <w:tc>
          <w:tcPr>
            <w:tcW w:w="2055" w:type="dxa"/>
          </w:tcPr>
          <w:p w14:paraId="4F026170" w14:textId="77777777" w:rsidR="007838FE" w:rsidRPr="00FE0A2B" w:rsidRDefault="007838FE">
            <w:pPr>
              <w:pStyle w:val="NoSpacing"/>
              <w:rPr>
                <w:rFonts w:asciiTheme="minorHAnsi" w:eastAsiaTheme="minorHAnsi" w:hAnsiTheme="minorHAnsi" w:cstheme="minorHAnsi"/>
                <w:color w:val="002060"/>
                <w:sz w:val="22"/>
                <w:szCs w:val="22"/>
              </w:rPr>
            </w:pPr>
          </w:p>
          <w:p w14:paraId="2960F5B5"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550</w:t>
            </w:r>
          </w:p>
          <w:p w14:paraId="07BEE970"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85</w:t>
            </w:r>
          </w:p>
        </w:tc>
        <w:tc>
          <w:tcPr>
            <w:tcW w:w="2061" w:type="dxa"/>
          </w:tcPr>
          <w:p w14:paraId="420E2882" w14:textId="77777777" w:rsidR="007838FE" w:rsidRPr="00FE0A2B" w:rsidRDefault="007838FE">
            <w:pPr>
              <w:pStyle w:val="NoSpacing"/>
              <w:rPr>
                <w:rFonts w:asciiTheme="minorHAnsi" w:eastAsiaTheme="minorHAnsi" w:hAnsiTheme="minorHAnsi" w:cstheme="minorHAnsi"/>
                <w:color w:val="002060"/>
                <w:sz w:val="22"/>
                <w:szCs w:val="22"/>
              </w:rPr>
            </w:pPr>
          </w:p>
          <w:p w14:paraId="3434CD4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550</w:t>
            </w:r>
          </w:p>
          <w:p w14:paraId="68B3222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8</w:t>
            </w:r>
            <w:r>
              <w:rPr>
                <w:rFonts w:asciiTheme="minorHAnsi" w:eastAsiaTheme="minorHAnsi" w:hAnsiTheme="minorHAnsi" w:cstheme="minorHAnsi"/>
                <w:color w:val="002060"/>
                <w:sz w:val="22"/>
                <w:szCs w:val="22"/>
              </w:rPr>
              <w:t>5</w:t>
            </w:r>
          </w:p>
        </w:tc>
        <w:tc>
          <w:tcPr>
            <w:tcW w:w="2072" w:type="dxa"/>
          </w:tcPr>
          <w:p w14:paraId="3B31654B" w14:textId="77777777" w:rsidR="007838FE" w:rsidRPr="00FE0A2B" w:rsidRDefault="007838FE">
            <w:pPr>
              <w:pStyle w:val="NoSpacing"/>
              <w:rPr>
                <w:rFonts w:asciiTheme="minorHAnsi" w:eastAsiaTheme="minorHAnsi" w:hAnsiTheme="minorHAnsi" w:cstheme="minorHAnsi"/>
                <w:color w:val="002060"/>
                <w:sz w:val="22"/>
                <w:szCs w:val="22"/>
              </w:rPr>
            </w:pPr>
          </w:p>
          <w:p w14:paraId="7107BA25"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550</w:t>
            </w:r>
          </w:p>
          <w:p w14:paraId="507D1DB8"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85</w:t>
            </w:r>
          </w:p>
        </w:tc>
      </w:tr>
      <w:tr w:rsidR="007838FE" w:rsidRPr="00FE0A2B" w14:paraId="14875DEC" w14:textId="77777777">
        <w:trPr>
          <w:trHeight w:val="234"/>
        </w:trPr>
        <w:tc>
          <w:tcPr>
            <w:tcW w:w="3348" w:type="dxa"/>
          </w:tcPr>
          <w:p w14:paraId="2C550E51"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IELTS</w:t>
            </w:r>
          </w:p>
        </w:tc>
        <w:tc>
          <w:tcPr>
            <w:tcW w:w="2055" w:type="dxa"/>
          </w:tcPr>
          <w:p w14:paraId="5613082D"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6.5</w:t>
            </w:r>
          </w:p>
        </w:tc>
        <w:tc>
          <w:tcPr>
            <w:tcW w:w="2061" w:type="dxa"/>
          </w:tcPr>
          <w:p w14:paraId="332D7C84"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6.5</w:t>
            </w:r>
          </w:p>
        </w:tc>
        <w:tc>
          <w:tcPr>
            <w:tcW w:w="2072" w:type="dxa"/>
          </w:tcPr>
          <w:p w14:paraId="730EA97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6.5</w:t>
            </w:r>
          </w:p>
        </w:tc>
      </w:tr>
      <w:tr w:rsidR="007838FE" w:rsidRPr="00FE0A2B" w14:paraId="013A681E" w14:textId="77777777">
        <w:trPr>
          <w:trHeight w:val="234"/>
        </w:trPr>
        <w:tc>
          <w:tcPr>
            <w:tcW w:w="3348" w:type="dxa"/>
          </w:tcPr>
          <w:p w14:paraId="282AE29B" w14:textId="77777777" w:rsidR="007838FE" w:rsidRPr="00DD7712" w:rsidRDefault="007838FE">
            <w:pPr>
              <w:pStyle w:val="NoSpacing"/>
              <w:rPr>
                <w:rFonts w:ascii="Calibri" w:hAnsi="Calibri" w:cs="Calibri"/>
                <w:b/>
                <w:color w:val="002060"/>
                <w:sz w:val="22"/>
                <w:szCs w:val="22"/>
              </w:rPr>
            </w:pPr>
            <w:r>
              <w:rPr>
                <w:rFonts w:ascii="Calibri" w:hAnsi="Calibri" w:cs="Calibri"/>
                <w:b/>
                <w:color w:val="002060"/>
                <w:sz w:val="22"/>
                <w:szCs w:val="22"/>
              </w:rPr>
              <w:t>Duolingo</w:t>
            </w:r>
          </w:p>
        </w:tc>
        <w:tc>
          <w:tcPr>
            <w:tcW w:w="2055" w:type="dxa"/>
          </w:tcPr>
          <w:p w14:paraId="10440CCF" w14:textId="77777777" w:rsidR="007838FE" w:rsidRPr="00DD7712"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115</w:t>
            </w:r>
          </w:p>
        </w:tc>
        <w:tc>
          <w:tcPr>
            <w:tcW w:w="2061" w:type="dxa"/>
          </w:tcPr>
          <w:p w14:paraId="1DAC1307" w14:textId="77777777" w:rsidR="007838FE" w:rsidRPr="00DD7712" w:rsidRDefault="007838FE">
            <w:pPr>
              <w:pStyle w:val="NoSpacing"/>
              <w:rPr>
                <w:rFonts w:asciiTheme="minorHAnsi" w:hAnsiTheme="minorHAnsi" w:cstheme="minorHAnsi"/>
                <w:color w:val="002060"/>
                <w:sz w:val="22"/>
                <w:szCs w:val="22"/>
              </w:rPr>
            </w:pPr>
            <w:r w:rsidRPr="00DD7712">
              <w:rPr>
                <w:rFonts w:asciiTheme="minorHAnsi" w:hAnsiTheme="minorHAnsi" w:cstheme="minorHAnsi"/>
                <w:color w:val="002060"/>
                <w:sz w:val="22"/>
                <w:szCs w:val="22"/>
              </w:rPr>
              <w:t>115</w:t>
            </w:r>
          </w:p>
        </w:tc>
        <w:tc>
          <w:tcPr>
            <w:tcW w:w="2072" w:type="dxa"/>
          </w:tcPr>
          <w:p w14:paraId="6D62C55D" w14:textId="77777777" w:rsidR="007838FE" w:rsidRPr="00DD7712" w:rsidRDefault="007838FE">
            <w:pPr>
              <w:pStyle w:val="NoSpacing"/>
              <w:rPr>
                <w:rFonts w:asciiTheme="minorHAnsi" w:hAnsiTheme="minorHAnsi" w:cstheme="minorHAnsi"/>
                <w:color w:val="002060"/>
                <w:sz w:val="22"/>
                <w:szCs w:val="22"/>
              </w:rPr>
            </w:pPr>
            <w:r w:rsidRPr="00DD7712">
              <w:rPr>
                <w:rFonts w:asciiTheme="minorHAnsi" w:hAnsiTheme="minorHAnsi" w:cstheme="minorHAnsi"/>
                <w:color w:val="002060"/>
                <w:sz w:val="22"/>
                <w:szCs w:val="22"/>
              </w:rPr>
              <w:t>115</w:t>
            </w:r>
          </w:p>
        </w:tc>
      </w:tr>
      <w:tr w:rsidR="007838FE" w:rsidRPr="00FE0A2B" w14:paraId="6A4C86ED" w14:textId="77777777">
        <w:trPr>
          <w:trHeight w:val="220"/>
        </w:trPr>
        <w:tc>
          <w:tcPr>
            <w:tcW w:w="3348" w:type="dxa"/>
          </w:tcPr>
          <w:p w14:paraId="38B8E698"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PTE</w:t>
            </w:r>
          </w:p>
        </w:tc>
        <w:tc>
          <w:tcPr>
            <w:tcW w:w="2055" w:type="dxa"/>
          </w:tcPr>
          <w:p w14:paraId="287328B1"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60</w:t>
            </w:r>
          </w:p>
        </w:tc>
        <w:tc>
          <w:tcPr>
            <w:tcW w:w="2061" w:type="dxa"/>
          </w:tcPr>
          <w:p w14:paraId="64ECDA93"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w:t>
            </w:r>
            <w:r>
              <w:rPr>
                <w:rFonts w:asciiTheme="minorHAnsi" w:eastAsiaTheme="minorHAnsi" w:hAnsiTheme="minorHAnsi" w:cstheme="minorHAnsi"/>
                <w:color w:val="002060"/>
                <w:sz w:val="22"/>
                <w:szCs w:val="22"/>
              </w:rPr>
              <w:t>9</w:t>
            </w:r>
          </w:p>
        </w:tc>
        <w:tc>
          <w:tcPr>
            <w:tcW w:w="2072" w:type="dxa"/>
          </w:tcPr>
          <w:p w14:paraId="6D8A3628"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53</w:t>
            </w:r>
          </w:p>
        </w:tc>
      </w:tr>
      <w:tr w:rsidR="007838FE" w:rsidRPr="00FE0A2B" w14:paraId="29710AF9" w14:textId="77777777">
        <w:trPr>
          <w:trHeight w:val="1413"/>
        </w:trPr>
        <w:tc>
          <w:tcPr>
            <w:tcW w:w="3348" w:type="dxa"/>
          </w:tcPr>
          <w:p w14:paraId="14E12F9B"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Other:</w:t>
            </w:r>
          </w:p>
          <w:p w14:paraId="1DEC0A4D" w14:textId="77777777" w:rsidR="007838FE" w:rsidRPr="00FE0A2B" w:rsidRDefault="007838FE">
            <w:pPr>
              <w:pStyle w:val="NoSpacing"/>
              <w:numPr>
                <w:ilvl w:val="0"/>
                <w:numId w:val="23"/>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SAT Critical Reading</w:t>
            </w:r>
          </w:p>
          <w:p w14:paraId="03540045" w14:textId="77777777" w:rsidR="007838FE" w:rsidRDefault="007838FE">
            <w:pPr>
              <w:pStyle w:val="NoSpacing"/>
              <w:numPr>
                <w:ilvl w:val="0"/>
                <w:numId w:val="23"/>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ACT</w:t>
            </w:r>
          </w:p>
          <w:p w14:paraId="489B17CE" w14:textId="77777777" w:rsidR="007838FE" w:rsidRDefault="007838FE">
            <w:pPr>
              <w:pStyle w:val="NoSpacing"/>
              <w:numPr>
                <w:ilvl w:val="0"/>
                <w:numId w:val="23"/>
              </w:numPr>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Cambridge Assessment</w:t>
            </w:r>
          </w:p>
          <w:p w14:paraId="00ED1149" w14:textId="77777777" w:rsidR="007838FE" w:rsidRPr="00815273" w:rsidRDefault="007838FE">
            <w:pPr>
              <w:pStyle w:val="NoSpacing"/>
              <w:numPr>
                <w:ilvl w:val="0"/>
                <w:numId w:val="23"/>
              </w:numPr>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CEFR</w:t>
            </w:r>
          </w:p>
        </w:tc>
        <w:tc>
          <w:tcPr>
            <w:tcW w:w="2055" w:type="dxa"/>
          </w:tcPr>
          <w:p w14:paraId="21BCC0AA" w14:textId="77777777" w:rsidR="007838FE" w:rsidRPr="00FE0A2B" w:rsidRDefault="007838FE">
            <w:pPr>
              <w:pStyle w:val="NoSpacing"/>
              <w:rPr>
                <w:rFonts w:asciiTheme="minorHAnsi" w:eastAsiaTheme="minorHAnsi" w:hAnsiTheme="minorHAnsi" w:cstheme="minorHAnsi"/>
                <w:color w:val="002060"/>
                <w:sz w:val="22"/>
                <w:szCs w:val="22"/>
              </w:rPr>
            </w:pPr>
          </w:p>
          <w:p w14:paraId="6137F480"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530</w:t>
            </w:r>
          </w:p>
          <w:p w14:paraId="3AABC76D" w14:textId="77777777" w:rsidR="007838FE"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2</w:t>
            </w:r>
            <w:r>
              <w:rPr>
                <w:rFonts w:asciiTheme="minorHAnsi" w:eastAsiaTheme="minorHAnsi" w:hAnsiTheme="minorHAnsi" w:cstheme="minorHAnsi"/>
                <w:color w:val="002060"/>
                <w:sz w:val="22"/>
                <w:szCs w:val="22"/>
              </w:rPr>
              <w:t>5</w:t>
            </w:r>
          </w:p>
          <w:p w14:paraId="6B0E7890" w14:textId="77777777" w:rsidR="007838FE"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176</w:t>
            </w:r>
          </w:p>
          <w:p w14:paraId="25340F98"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N/A</w:t>
            </w:r>
          </w:p>
        </w:tc>
        <w:tc>
          <w:tcPr>
            <w:tcW w:w="2061" w:type="dxa"/>
          </w:tcPr>
          <w:p w14:paraId="5947079E" w14:textId="77777777" w:rsidR="007838FE" w:rsidRPr="00FE0A2B" w:rsidRDefault="007838FE">
            <w:pPr>
              <w:pStyle w:val="NoSpacing"/>
              <w:rPr>
                <w:rFonts w:asciiTheme="minorHAnsi" w:eastAsiaTheme="minorHAnsi" w:hAnsiTheme="minorHAnsi" w:cstheme="minorHAnsi"/>
                <w:color w:val="002060"/>
                <w:sz w:val="22"/>
                <w:szCs w:val="22"/>
              </w:rPr>
            </w:pPr>
          </w:p>
          <w:p w14:paraId="14FC2A98"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N/A</w:t>
            </w:r>
          </w:p>
          <w:p w14:paraId="28FAB5CE" w14:textId="77777777" w:rsidR="007838FE"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N/A</w:t>
            </w:r>
          </w:p>
          <w:p w14:paraId="351D563C" w14:textId="77777777" w:rsidR="007838FE"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N/A</w:t>
            </w:r>
          </w:p>
          <w:p w14:paraId="418210B1"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B-2</w:t>
            </w:r>
          </w:p>
        </w:tc>
        <w:tc>
          <w:tcPr>
            <w:tcW w:w="2072" w:type="dxa"/>
          </w:tcPr>
          <w:p w14:paraId="35C7286C" w14:textId="77777777" w:rsidR="007838FE" w:rsidRPr="00FE0A2B" w:rsidRDefault="007838FE">
            <w:pPr>
              <w:pStyle w:val="NoSpacing"/>
              <w:rPr>
                <w:rFonts w:asciiTheme="minorHAnsi" w:eastAsiaTheme="minorHAnsi" w:hAnsiTheme="minorHAnsi" w:cstheme="minorHAnsi"/>
                <w:color w:val="002060"/>
                <w:sz w:val="22"/>
                <w:szCs w:val="22"/>
              </w:rPr>
            </w:pPr>
          </w:p>
          <w:p w14:paraId="3466941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530</w:t>
            </w:r>
          </w:p>
          <w:p w14:paraId="5E4B5266" w14:textId="77777777" w:rsidR="007838FE"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2</w:t>
            </w:r>
            <w:r>
              <w:rPr>
                <w:rFonts w:asciiTheme="minorHAnsi" w:eastAsiaTheme="minorHAnsi" w:hAnsiTheme="minorHAnsi" w:cstheme="minorHAnsi"/>
                <w:color w:val="002060"/>
                <w:sz w:val="22"/>
                <w:szCs w:val="22"/>
              </w:rPr>
              <w:t>5</w:t>
            </w:r>
          </w:p>
          <w:p w14:paraId="0AA5076C" w14:textId="77777777" w:rsidR="007838FE"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176</w:t>
            </w:r>
          </w:p>
          <w:p w14:paraId="781A7114"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N/A</w:t>
            </w:r>
          </w:p>
        </w:tc>
      </w:tr>
    </w:tbl>
    <w:p w14:paraId="70BEABED" w14:textId="77777777" w:rsidR="007838FE" w:rsidRPr="00FE0A2B" w:rsidRDefault="007838FE" w:rsidP="007838FE">
      <w:pPr>
        <w:pStyle w:val="NoSpacing"/>
        <w:rPr>
          <w:rFonts w:cstheme="minorHAnsi"/>
          <w:b/>
          <w:color w:val="002060"/>
          <w:szCs w:val="24"/>
        </w:rPr>
      </w:pPr>
    </w:p>
    <w:p w14:paraId="5DD68926" w14:textId="77777777" w:rsidR="007838FE" w:rsidRPr="00CF7B34" w:rsidRDefault="007838FE" w:rsidP="007838FE">
      <w:pPr>
        <w:pStyle w:val="FootnoteText"/>
        <w:rPr>
          <w:rFonts w:asciiTheme="minorHAnsi" w:hAnsiTheme="minorHAnsi" w:cstheme="minorHAnsi"/>
          <w:color w:val="002060"/>
          <w:sz w:val="24"/>
          <w:szCs w:val="24"/>
        </w:rPr>
      </w:pPr>
      <w:r w:rsidRPr="00CF7B34">
        <w:rPr>
          <w:rFonts w:asciiTheme="minorHAnsi" w:hAnsiTheme="minorHAnsi" w:cstheme="minorHAnsi"/>
          <w:b/>
          <w:bCs/>
          <w:color w:val="002060"/>
          <w:sz w:val="24"/>
          <w:szCs w:val="24"/>
        </w:rPr>
        <w:t>Note</w:t>
      </w:r>
      <w:r w:rsidRPr="00CF7B34">
        <w:rPr>
          <w:rFonts w:asciiTheme="minorHAnsi" w:hAnsiTheme="minorHAnsi" w:cstheme="minorHAnsi"/>
          <w:color w:val="002060"/>
          <w:sz w:val="24"/>
          <w:szCs w:val="24"/>
        </w:rPr>
        <w:t xml:space="preserve">: Test scores not required for non-native speakers who have been educated in a U.S. regionally accredited post-secondary institutions inside or outside the U.S. where English is the only medium of instruction and where the student successfully completes two English college-composition classes with a “C” or higher; or, have graduated 4 years of secondary/high school where English was the only medium of instruction with no ESL within the past two years. </w:t>
      </w:r>
    </w:p>
    <w:p w14:paraId="0A585FEF" w14:textId="77777777" w:rsidR="007838FE" w:rsidRPr="00CF7B34" w:rsidRDefault="007838FE" w:rsidP="007838FE">
      <w:pPr>
        <w:pStyle w:val="xmsonormal"/>
        <w:shd w:val="clear" w:color="auto" w:fill="FFFFFF"/>
        <w:jc w:val="both"/>
        <w:rPr>
          <w:color w:val="1F3864" w:themeColor="accent1" w:themeShade="80"/>
          <w:sz w:val="24"/>
          <w:szCs w:val="24"/>
        </w:rPr>
      </w:pPr>
    </w:p>
    <w:p w14:paraId="7B65013A" w14:textId="77777777" w:rsidR="007838FE" w:rsidRDefault="007838FE" w:rsidP="007838FE">
      <w:pPr>
        <w:pStyle w:val="xmsonormal"/>
        <w:shd w:val="clear" w:color="auto" w:fill="FFFFFF"/>
        <w:jc w:val="both"/>
        <w:rPr>
          <w:sz w:val="24"/>
          <w:szCs w:val="24"/>
        </w:rPr>
      </w:pPr>
      <w:r w:rsidRPr="00CF7B34">
        <w:rPr>
          <w:rStyle w:val="Hyperlink"/>
          <w:rFonts w:cs="Calibri"/>
          <w:color w:val="1F3864" w:themeColor="accent1" w:themeShade="80"/>
          <w:sz w:val="24"/>
          <w:szCs w:val="24"/>
          <w:u w:val="none"/>
        </w:rPr>
        <w:t xml:space="preserve">Current International Undergraduate Admissions ELP requirements can be found here: </w:t>
      </w:r>
      <w:hyperlink r:id="rId45" w:anchor="proficiency" w:history="1">
        <w:r w:rsidRPr="00CF7B34">
          <w:rPr>
            <w:rStyle w:val="Hyperlink"/>
            <w:sz w:val="24"/>
            <w:szCs w:val="24"/>
          </w:rPr>
          <w:t>First Year Applicants, Undergraduate Admissions, American University | American University, Washington, DC</w:t>
        </w:r>
      </w:hyperlink>
      <w:r w:rsidRPr="00CF7B34">
        <w:rPr>
          <w:sz w:val="24"/>
          <w:szCs w:val="24"/>
        </w:rPr>
        <w:t xml:space="preserve">. </w:t>
      </w:r>
      <w:r w:rsidRPr="00E30CDB">
        <w:rPr>
          <w:color w:val="1F3864" w:themeColor="accent1" w:themeShade="80"/>
          <w:sz w:val="24"/>
          <w:szCs w:val="24"/>
        </w:rPr>
        <w:t>This link is updated periodically as UGA makes updates to their requirements, so should be checked before each admission cycle.</w:t>
      </w:r>
    </w:p>
    <w:p w14:paraId="6CED111E" w14:textId="77777777" w:rsidR="007838FE" w:rsidRDefault="007838FE" w:rsidP="007838FE">
      <w:pPr>
        <w:pStyle w:val="xmsonormal"/>
        <w:shd w:val="clear" w:color="auto" w:fill="FFFFFF"/>
        <w:jc w:val="both"/>
        <w:rPr>
          <w:sz w:val="24"/>
          <w:szCs w:val="24"/>
        </w:rPr>
      </w:pPr>
    </w:p>
    <w:p w14:paraId="5DB6A043" w14:textId="1F2B181A" w:rsidR="007838FE" w:rsidRDefault="007838FE" w:rsidP="007838FE">
      <w:pPr>
        <w:pStyle w:val="FootnoteText"/>
        <w:rPr>
          <w:rFonts w:asciiTheme="minorHAnsi" w:hAnsiTheme="minorHAnsi" w:cstheme="minorHAnsi"/>
          <w:color w:val="002060"/>
          <w:sz w:val="24"/>
          <w:szCs w:val="24"/>
        </w:rPr>
      </w:pPr>
      <w:r>
        <w:rPr>
          <w:rFonts w:asciiTheme="minorHAnsi" w:hAnsiTheme="minorHAnsi" w:cstheme="minorHAnsi"/>
          <w:color w:val="002060"/>
          <w:sz w:val="24"/>
          <w:szCs w:val="24"/>
        </w:rPr>
        <w:t xml:space="preserve">Test scores must be entered by admissions into the TSUM screen in colleague and will feed into </w:t>
      </w:r>
      <w:r w:rsidR="000F37B9">
        <w:rPr>
          <w:rFonts w:asciiTheme="minorHAnsi" w:hAnsiTheme="minorHAnsi" w:cstheme="minorHAnsi"/>
          <w:color w:val="002060"/>
          <w:sz w:val="24"/>
          <w:szCs w:val="24"/>
        </w:rPr>
        <w:t>Sunapsis</w:t>
      </w:r>
      <w:r>
        <w:rPr>
          <w:rFonts w:asciiTheme="minorHAnsi" w:hAnsiTheme="minorHAnsi" w:cstheme="minorHAnsi"/>
          <w:color w:val="002060"/>
          <w:sz w:val="24"/>
          <w:szCs w:val="24"/>
        </w:rPr>
        <w:t xml:space="preserve"> under Record Management </w:t>
      </w:r>
      <w:r w:rsidRPr="00C305D6">
        <w:rPr>
          <w:rFonts w:asciiTheme="minorHAnsi" w:eastAsia="Wingdings" w:hAnsiTheme="minorHAnsi" w:cstheme="minorHAnsi"/>
          <w:color w:val="002060"/>
          <w:sz w:val="24"/>
          <w:szCs w:val="24"/>
        </w:rPr>
        <w:t>à</w:t>
      </w:r>
      <w:r>
        <w:rPr>
          <w:rFonts w:asciiTheme="minorHAnsi" w:hAnsiTheme="minorHAnsi" w:cstheme="minorHAnsi"/>
          <w:color w:val="002060"/>
          <w:sz w:val="24"/>
          <w:szCs w:val="24"/>
        </w:rPr>
        <w:t xml:space="preserve"> Student Admission Information </w:t>
      </w:r>
      <w:r w:rsidRPr="00C305D6">
        <w:rPr>
          <w:rFonts w:asciiTheme="minorHAnsi" w:eastAsia="Wingdings" w:hAnsiTheme="minorHAnsi" w:cstheme="minorHAnsi"/>
          <w:color w:val="002060"/>
          <w:sz w:val="24"/>
          <w:szCs w:val="24"/>
        </w:rPr>
        <w:t>à</w:t>
      </w:r>
      <w:r>
        <w:rPr>
          <w:rFonts w:asciiTheme="minorHAnsi" w:hAnsiTheme="minorHAnsi" w:cstheme="minorHAnsi"/>
          <w:color w:val="002060"/>
          <w:sz w:val="24"/>
          <w:szCs w:val="24"/>
        </w:rPr>
        <w:t xml:space="preserve"> English Proficiency Scores (Only TOEFL and IELTS will feed into </w:t>
      </w:r>
      <w:r w:rsidR="00B902FC">
        <w:rPr>
          <w:rFonts w:asciiTheme="minorHAnsi" w:hAnsiTheme="minorHAnsi" w:cstheme="minorHAnsi"/>
          <w:color w:val="002060"/>
          <w:sz w:val="24"/>
          <w:szCs w:val="24"/>
        </w:rPr>
        <w:t>Sunapsis</w:t>
      </w:r>
      <w:r>
        <w:rPr>
          <w:rFonts w:asciiTheme="minorHAnsi" w:hAnsiTheme="minorHAnsi" w:cstheme="minorHAnsi"/>
          <w:color w:val="002060"/>
          <w:sz w:val="24"/>
          <w:szCs w:val="24"/>
        </w:rPr>
        <w:t>. Other tests should be checked in TSUM directly). Alternatively, admissions can upload the official test score report to the PIIRF.</w:t>
      </w:r>
    </w:p>
    <w:p w14:paraId="422F07A0" w14:textId="77777777" w:rsidR="007838FE" w:rsidRPr="00CF7B34" w:rsidRDefault="007838FE" w:rsidP="007838FE">
      <w:pPr>
        <w:pStyle w:val="xmsonormal"/>
        <w:shd w:val="clear" w:color="auto" w:fill="FFFFFF"/>
        <w:jc w:val="both"/>
        <w:rPr>
          <w:sz w:val="24"/>
          <w:szCs w:val="24"/>
        </w:rPr>
      </w:pPr>
    </w:p>
    <w:p w14:paraId="21446470" w14:textId="77777777" w:rsidR="007838FE" w:rsidRPr="001F4CAC" w:rsidRDefault="007838FE" w:rsidP="007838FE">
      <w:pPr>
        <w:pStyle w:val="xmsonormal"/>
        <w:shd w:val="clear" w:color="auto" w:fill="FFFFFF"/>
        <w:jc w:val="both"/>
        <w:rPr>
          <w:rStyle w:val="Hyperlink"/>
          <w:rFonts w:cs="Calibri"/>
          <w:color w:val="1F3864" w:themeColor="accent1" w:themeShade="80"/>
          <w:u w:val="none"/>
        </w:rPr>
      </w:pPr>
    </w:p>
    <w:p w14:paraId="57CDD1F6" w14:textId="77777777" w:rsidR="007838FE" w:rsidRPr="00FE0A2B" w:rsidRDefault="007838FE" w:rsidP="007838FE">
      <w:pPr>
        <w:pStyle w:val="NoSpacing"/>
        <w:rPr>
          <w:rFonts w:cstheme="minorHAnsi"/>
          <w:b/>
          <w:color w:val="002060"/>
        </w:rPr>
      </w:pPr>
    </w:p>
    <w:p w14:paraId="0DFCA9D4" w14:textId="77777777" w:rsidR="007838FE" w:rsidRPr="001F4CAC" w:rsidRDefault="007838FE" w:rsidP="007838FE">
      <w:pPr>
        <w:pStyle w:val="NoSpacing"/>
        <w:rPr>
          <w:rFonts w:cstheme="minorHAnsi"/>
          <w:b/>
          <w:color w:val="002060"/>
          <w:sz w:val="24"/>
          <w:szCs w:val="24"/>
          <w:u w:val="single"/>
        </w:rPr>
      </w:pPr>
      <w:r w:rsidRPr="001F4CAC">
        <w:rPr>
          <w:rFonts w:cstheme="minorHAnsi"/>
          <w:b/>
          <w:color w:val="002060"/>
          <w:sz w:val="24"/>
          <w:szCs w:val="24"/>
          <w:u w:val="single"/>
        </w:rPr>
        <w:t>Graduate Test Scores:</w:t>
      </w:r>
    </w:p>
    <w:p w14:paraId="310BED3A" w14:textId="77777777" w:rsidR="007838FE" w:rsidRPr="001F4CAC" w:rsidRDefault="007838FE" w:rsidP="007838FE">
      <w:pPr>
        <w:pStyle w:val="NoSpacing"/>
        <w:rPr>
          <w:rFonts w:cstheme="minorHAnsi"/>
          <w:b/>
          <w:color w:val="002060"/>
          <w:sz w:val="24"/>
          <w:szCs w:val="24"/>
        </w:rPr>
      </w:pPr>
    </w:p>
    <w:tbl>
      <w:tblPr>
        <w:tblStyle w:val="TableGrid"/>
        <w:tblW w:w="9387" w:type="dxa"/>
        <w:tblLayout w:type="fixed"/>
        <w:tblLook w:val="04A0" w:firstRow="1" w:lastRow="0" w:firstColumn="1" w:lastColumn="0" w:noHBand="0" w:noVBand="1"/>
      </w:tblPr>
      <w:tblGrid>
        <w:gridCol w:w="2050"/>
        <w:gridCol w:w="842"/>
        <w:gridCol w:w="842"/>
        <w:gridCol w:w="842"/>
        <w:gridCol w:w="842"/>
        <w:gridCol w:w="842"/>
        <w:gridCol w:w="842"/>
        <w:gridCol w:w="755"/>
        <w:gridCol w:w="810"/>
        <w:gridCol w:w="720"/>
      </w:tblGrid>
      <w:tr w:rsidR="007838FE" w:rsidRPr="00FE0A2B" w14:paraId="1D278531" w14:textId="77777777">
        <w:trPr>
          <w:trHeight w:val="216"/>
        </w:trPr>
        <w:tc>
          <w:tcPr>
            <w:tcW w:w="2050" w:type="dxa"/>
            <w:shd w:val="clear" w:color="auto" w:fill="A6A6A6" w:themeFill="background1" w:themeFillShade="A6"/>
          </w:tcPr>
          <w:p w14:paraId="3198A14A"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Test</w:t>
            </w:r>
          </w:p>
        </w:tc>
        <w:tc>
          <w:tcPr>
            <w:tcW w:w="842" w:type="dxa"/>
            <w:shd w:val="clear" w:color="auto" w:fill="A6A6A6" w:themeFill="background1" w:themeFillShade="A6"/>
          </w:tcPr>
          <w:p w14:paraId="477057D8"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CAS</w:t>
            </w:r>
          </w:p>
        </w:tc>
        <w:tc>
          <w:tcPr>
            <w:tcW w:w="842" w:type="dxa"/>
            <w:shd w:val="clear" w:color="auto" w:fill="A6A6A6" w:themeFill="background1" w:themeFillShade="A6"/>
          </w:tcPr>
          <w:p w14:paraId="3BE6C9A5"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KSB</w:t>
            </w:r>
          </w:p>
        </w:tc>
        <w:tc>
          <w:tcPr>
            <w:tcW w:w="842" w:type="dxa"/>
            <w:shd w:val="clear" w:color="auto" w:fill="A6A6A6" w:themeFill="background1" w:themeFillShade="A6"/>
          </w:tcPr>
          <w:p w14:paraId="1FD2800E"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SOC</w:t>
            </w:r>
          </w:p>
        </w:tc>
        <w:tc>
          <w:tcPr>
            <w:tcW w:w="842" w:type="dxa"/>
            <w:shd w:val="clear" w:color="auto" w:fill="A6A6A6" w:themeFill="background1" w:themeFillShade="A6"/>
          </w:tcPr>
          <w:p w14:paraId="69876D01"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SIS</w:t>
            </w:r>
          </w:p>
        </w:tc>
        <w:tc>
          <w:tcPr>
            <w:tcW w:w="842" w:type="dxa"/>
            <w:shd w:val="clear" w:color="auto" w:fill="A6A6A6" w:themeFill="background1" w:themeFillShade="A6"/>
          </w:tcPr>
          <w:p w14:paraId="0B6DA9FD" w14:textId="77777777" w:rsidR="007838FE" w:rsidRPr="00AB4571" w:rsidRDefault="007838FE">
            <w:pPr>
              <w:pStyle w:val="NoSpacing"/>
              <w:rPr>
                <w:rFonts w:asciiTheme="minorHAnsi" w:hAnsiTheme="minorHAnsi" w:cstheme="minorHAnsi"/>
                <w:b/>
                <w:color w:val="002060"/>
                <w:sz w:val="20"/>
                <w:szCs w:val="20"/>
              </w:rPr>
            </w:pPr>
            <w:r>
              <w:rPr>
                <w:rFonts w:asciiTheme="minorHAnsi" w:hAnsiTheme="minorHAnsi" w:cstheme="minorHAnsi"/>
                <w:b/>
                <w:color w:val="002060"/>
                <w:sz w:val="20"/>
                <w:szCs w:val="20"/>
              </w:rPr>
              <w:t>SOE</w:t>
            </w:r>
          </w:p>
        </w:tc>
        <w:tc>
          <w:tcPr>
            <w:tcW w:w="842" w:type="dxa"/>
            <w:shd w:val="clear" w:color="auto" w:fill="A6A6A6" w:themeFill="background1" w:themeFillShade="A6"/>
          </w:tcPr>
          <w:p w14:paraId="091F1499" w14:textId="77777777" w:rsidR="007838FE" w:rsidRPr="00FE0A2B" w:rsidRDefault="007838FE">
            <w:pPr>
              <w:pStyle w:val="NoSpacing"/>
              <w:rPr>
                <w:rFonts w:asciiTheme="minorHAnsi" w:eastAsiaTheme="minorHAnsi" w:hAnsiTheme="minorHAnsi" w:cstheme="minorHAnsi"/>
                <w:b/>
                <w:color w:val="002060"/>
                <w:sz w:val="22"/>
                <w:szCs w:val="22"/>
              </w:rPr>
            </w:pPr>
            <w:bookmarkStart w:id="129" w:name="_Hlk64372658"/>
            <w:bookmarkStart w:id="130" w:name="_Hlk64372569"/>
            <w:r w:rsidRPr="00FE0A2B">
              <w:rPr>
                <w:rFonts w:asciiTheme="minorHAnsi" w:eastAsiaTheme="minorHAnsi" w:hAnsiTheme="minorHAnsi" w:cstheme="minorHAnsi"/>
                <w:b/>
                <w:color w:val="002060"/>
                <w:sz w:val="22"/>
                <w:szCs w:val="22"/>
              </w:rPr>
              <w:t>SPA</w:t>
            </w:r>
          </w:p>
        </w:tc>
        <w:tc>
          <w:tcPr>
            <w:tcW w:w="755" w:type="dxa"/>
            <w:shd w:val="clear" w:color="auto" w:fill="A6A6A6" w:themeFill="background1" w:themeFillShade="A6"/>
          </w:tcPr>
          <w:p w14:paraId="0865E237"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JD</w:t>
            </w:r>
          </w:p>
        </w:tc>
        <w:tc>
          <w:tcPr>
            <w:tcW w:w="810" w:type="dxa"/>
            <w:shd w:val="clear" w:color="auto" w:fill="A6A6A6" w:themeFill="background1" w:themeFillShade="A6"/>
          </w:tcPr>
          <w:p w14:paraId="47A40709"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 xml:space="preserve">LLM </w:t>
            </w:r>
          </w:p>
        </w:tc>
        <w:tc>
          <w:tcPr>
            <w:tcW w:w="720" w:type="dxa"/>
            <w:shd w:val="clear" w:color="auto" w:fill="A6A6A6" w:themeFill="background1" w:themeFillShade="A6"/>
          </w:tcPr>
          <w:p w14:paraId="7AAEC0CD" w14:textId="77777777" w:rsidR="007838FE" w:rsidRPr="00131E8F" w:rsidRDefault="007838FE">
            <w:pPr>
              <w:pStyle w:val="NoSpacing"/>
              <w:rPr>
                <w:rFonts w:asciiTheme="minorHAnsi" w:hAnsiTheme="minorHAnsi" w:cstheme="minorHAnsi"/>
                <w:b/>
                <w:color w:val="002060"/>
                <w:sz w:val="22"/>
                <w:szCs w:val="22"/>
              </w:rPr>
            </w:pPr>
            <w:r>
              <w:rPr>
                <w:rFonts w:asciiTheme="minorHAnsi" w:hAnsiTheme="minorHAnsi" w:cstheme="minorHAnsi"/>
                <w:b/>
                <w:color w:val="002060"/>
                <w:sz w:val="22"/>
                <w:szCs w:val="22"/>
              </w:rPr>
              <w:t>S</w:t>
            </w:r>
            <w:r w:rsidRPr="00131E8F">
              <w:rPr>
                <w:rFonts w:asciiTheme="minorHAnsi" w:hAnsiTheme="minorHAnsi" w:cstheme="minorHAnsi"/>
                <w:b/>
                <w:color w:val="002060"/>
                <w:sz w:val="22"/>
                <w:szCs w:val="22"/>
              </w:rPr>
              <w:t>JD</w:t>
            </w:r>
          </w:p>
        </w:tc>
      </w:tr>
      <w:tr w:rsidR="007838FE" w:rsidRPr="00FE0A2B" w14:paraId="4FFFF37F" w14:textId="77777777">
        <w:trPr>
          <w:trHeight w:val="1106"/>
        </w:trPr>
        <w:tc>
          <w:tcPr>
            <w:tcW w:w="2050" w:type="dxa"/>
          </w:tcPr>
          <w:p w14:paraId="102D6113"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TOEFL</w:t>
            </w:r>
          </w:p>
          <w:p w14:paraId="37F1D930" w14:textId="77777777" w:rsidR="007838FE" w:rsidRPr="00FE0A2B" w:rsidRDefault="007838FE">
            <w:pPr>
              <w:pStyle w:val="NoSpacing"/>
              <w:numPr>
                <w:ilvl w:val="0"/>
                <w:numId w:val="25"/>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PBT</w:t>
            </w:r>
          </w:p>
          <w:p w14:paraId="5425E49F" w14:textId="77777777" w:rsidR="007838FE" w:rsidRPr="00D47219" w:rsidRDefault="007838FE">
            <w:pPr>
              <w:pStyle w:val="NoSpacing"/>
              <w:numPr>
                <w:ilvl w:val="0"/>
                <w:numId w:val="25"/>
              </w:numPr>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IBT</w:t>
            </w:r>
          </w:p>
        </w:tc>
        <w:tc>
          <w:tcPr>
            <w:tcW w:w="842" w:type="dxa"/>
          </w:tcPr>
          <w:p w14:paraId="4CC08DF7" w14:textId="77777777" w:rsidR="007838FE" w:rsidRPr="00FE0A2B" w:rsidRDefault="007838FE">
            <w:pPr>
              <w:pStyle w:val="NoSpacing"/>
              <w:rPr>
                <w:rFonts w:asciiTheme="minorHAnsi" w:eastAsiaTheme="minorHAnsi" w:hAnsiTheme="minorHAnsi" w:cstheme="minorHAnsi"/>
                <w:color w:val="002060"/>
                <w:sz w:val="22"/>
                <w:szCs w:val="22"/>
              </w:rPr>
            </w:pPr>
          </w:p>
          <w:p w14:paraId="12130D48"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7FF140BE"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842" w:type="dxa"/>
          </w:tcPr>
          <w:p w14:paraId="654DC510" w14:textId="77777777" w:rsidR="007838FE" w:rsidRPr="00FE0A2B" w:rsidRDefault="007838FE">
            <w:pPr>
              <w:pStyle w:val="NoSpacing"/>
              <w:rPr>
                <w:rFonts w:asciiTheme="minorHAnsi" w:eastAsiaTheme="minorHAnsi" w:hAnsiTheme="minorHAnsi" w:cstheme="minorHAnsi"/>
                <w:color w:val="002060"/>
                <w:sz w:val="22"/>
                <w:szCs w:val="22"/>
              </w:rPr>
            </w:pPr>
          </w:p>
          <w:p w14:paraId="738DE361"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25590803"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842" w:type="dxa"/>
          </w:tcPr>
          <w:p w14:paraId="639513A9" w14:textId="77777777" w:rsidR="007838FE" w:rsidRPr="00FE0A2B" w:rsidRDefault="007838FE">
            <w:pPr>
              <w:pStyle w:val="NoSpacing"/>
              <w:rPr>
                <w:rFonts w:asciiTheme="minorHAnsi" w:eastAsiaTheme="minorHAnsi" w:hAnsiTheme="minorHAnsi" w:cstheme="minorHAnsi"/>
                <w:color w:val="002060"/>
                <w:sz w:val="22"/>
                <w:szCs w:val="22"/>
              </w:rPr>
            </w:pPr>
          </w:p>
          <w:p w14:paraId="6920198D"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0F812A4A"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842" w:type="dxa"/>
          </w:tcPr>
          <w:p w14:paraId="69401A38" w14:textId="77777777" w:rsidR="007838FE" w:rsidRPr="00FE0A2B" w:rsidRDefault="007838FE">
            <w:pPr>
              <w:pStyle w:val="NoSpacing"/>
              <w:rPr>
                <w:rFonts w:asciiTheme="minorHAnsi" w:eastAsiaTheme="minorHAnsi" w:hAnsiTheme="minorHAnsi" w:cstheme="minorHAnsi"/>
                <w:color w:val="002060"/>
                <w:sz w:val="22"/>
                <w:szCs w:val="22"/>
              </w:rPr>
            </w:pPr>
          </w:p>
          <w:p w14:paraId="5B3ABF2B"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77C4B2E1"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842" w:type="dxa"/>
          </w:tcPr>
          <w:p w14:paraId="500F4EE8" w14:textId="77777777" w:rsidR="007838FE" w:rsidRPr="00AB4571" w:rsidRDefault="007838FE">
            <w:pPr>
              <w:pStyle w:val="NoSpacing"/>
              <w:rPr>
                <w:rFonts w:asciiTheme="minorHAnsi" w:hAnsiTheme="minorHAnsi" w:cstheme="minorHAnsi"/>
                <w:color w:val="002060"/>
                <w:sz w:val="22"/>
                <w:szCs w:val="22"/>
              </w:rPr>
            </w:pPr>
          </w:p>
          <w:p w14:paraId="76530D25" w14:textId="77777777" w:rsidR="007838FE"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600</w:t>
            </w:r>
          </w:p>
          <w:p w14:paraId="6B2C2FBD" w14:textId="77777777" w:rsidR="007838FE" w:rsidRPr="00AB4571"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100</w:t>
            </w:r>
          </w:p>
        </w:tc>
        <w:tc>
          <w:tcPr>
            <w:tcW w:w="842" w:type="dxa"/>
          </w:tcPr>
          <w:p w14:paraId="193043B3" w14:textId="77777777" w:rsidR="007838FE" w:rsidRPr="00FE0A2B" w:rsidRDefault="007838FE">
            <w:pPr>
              <w:pStyle w:val="NoSpacing"/>
              <w:rPr>
                <w:rFonts w:asciiTheme="minorHAnsi" w:eastAsiaTheme="minorHAnsi" w:hAnsiTheme="minorHAnsi" w:cstheme="minorHAnsi"/>
                <w:color w:val="002060"/>
                <w:sz w:val="22"/>
                <w:szCs w:val="22"/>
              </w:rPr>
            </w:pPr>
          </w:p>
          <w:p w14:paraId="6BA1DC01"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3B81F21F"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755" w:type="dxa"/>
          </w:tcPr>
          <w:p w14:paraId="03326E80" w14:textId="77777777" w:rsidR="007838FE" w:rsidRPr="00FE0A2B" w:rsidRDefault="007838FE">
            <w:pPr>
              <w:pStyle w:val="NoSpacing"/>
              <w:rPr>
                <w:rFonts w:asciiTheme="minorHAnsi" w:eastAsiaTheme="minorHAnsi" w:hAnsiTheme="minorHAnsi" w:cstheme="minorHAnsi"/>
                <w:color w:val="002060"/>
                <w:sz w:val="22"/>
                <w:szCs w:val="22"/>
              </w:rPr>
            </w:pPr>
          </w:p>
          <w:p w14:paraId="40C5D2CE"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600</w:t>
            </w:r>
          </w:p>
          <w:p w14:paraId="00350C6C"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100</w:t>
            </w:r>
          </w:p>
        </w:tc>
        <w:tc>
          <w:tcPr>
            <w:tcW w:w="810" w:type="dxa"/>
          </w:tcPr>
          <w:p w14:paraId="0E2A3EB7" w14:textId="77777777" w:rsidR="007838FE" w:rsidRPr="00FE0A2B" w:rsidRDefault="007838FE">
            <w:pPr>
              <w:pStyle w:val="NoSpacing"/>
              <w:rPr>
                <w:rFonts w:asciiTheme="minorHAnsi" w:eastAsiaTheme="minorHAnsi" w:hAnsiTheme="minorHAnsi" w:cstheme="minorHAnsi"/>
                <w:color w:val="002060"/>
                <w:sz w:val="22"/>
                <w:szCs w:val="22"/>
              </w:rPr>
            </w:pPr>
          </w:p>
          <w:p w14:paraId="05B49DCB"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563</w:t>
            </w:r>
          </w:p>
          <w:p w14:paraId="7D163623"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84</w:t>
            </w:r>
          </w:p>
        </w:tc>
        <w:tc>
          <w:tcPr>
            <w:tcW w:w="720" w:type="dxa"/>
          </w:tcPr>
          <w:p w14:paraId="5827D45B" w14:textId="77777777" w:rsidR="007838FE" w:rsidRDefault="007838FE">
            <w:pPr>
              <w:pStyle w:val="NoSpacing"/>
              <w:rPr>
                <w:rFonts w:asciiTheme="minorHAnsi" w:hAnsiTheme="minorHAnsi" w:cstheme="minorHAnsi"/>
                <w:color w:val="002060"/>
                <w:sz w:val="22"/>
                <w:szCs w:val="22"/>
              </w:rPr>
            </w:pPr>
          </w:p>
          <w:p w14:paraId="0B0A8BD7" w14:textId="77777777" w:rsidR="007838FE"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600</w:t>
            </w:r>
          </w:p>
          <w:p w14:paraId="2EA37659" w14:textId="77777777" w:rsidR="007838FE" w:rsidRPr="00131E8F"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100</w:t>
            </w:r>
          </w:p>
        </w:tc>
      </w:tr>
      <w:tr w:rsidR="007838FE" w:rsidRPr="00FE0A2B" w14:paraId="4E214ED6" w14:textId="77777777">
        <w:trPr>
          <w:trHeight w:val="216"/>
        </w:trPr>
        <w:tc>
          <w:tcPr>
            <w:tcW w:w="2050" w:type="dxa"/>
          </w:tcPr>
          <w:p w14:paraId="292D2DB3"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t>IELTS</w:t>
            </w:r>
          </w:p>
        </w:tc>
        <w:tc>
          <w:tcPr>
            <w:tcW w:w="842" w:type="dxa"/>
          </w:tcPr>
          <w:p w14:paraId="453EE858"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842" w:type="dxa"/>
          </w:tcPr>
          <w:p w14:paraId="19645A47"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842" w:type="dxa"/>
          </w:tcPr>
          <w:p w14:paraId="39E8154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842" w:type="dxa"/>
          </w:tcPr>
          <w:p w14:paraId="1784590D"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842" w:type="dxa"/>
          </w:tcPr>
          <w:p w14:paraId="4B58F38E" w14:textId="77777777" w:rsidR="007838FE" w:rsidRPr="00AB4571"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7.0</w:t>
            </w:r>
          </w:p>
        </w:tc>
        <w:tc>
          <w:tcPr>
            <w:tcW w:w="842" w:type="dxa"/>
          </w:tcPr>
          <w:p w14:paraId="2E847264"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755" w:type="dxa"/>
          </w:tcPr>
          <w:p w14:paraId="2A253E1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7.0</w:t>
            </w:r>
          </w:p>
        </w:tc>
        <w:tc>
          <w:tcPr>
            <w:tcW w:w="810" w:type="dxa"/>
          </w:tcPr>
          <w:p w14:paraId="71CB06E9"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 xml:space="preserve">6.5 </w:t>
            </w:r>
          </w:p>
        </w:tc>
        <w:tc>
          <w:tcPr>
            <w:tcW w:w="720" w:type="dxa"/>
          </w:tcPr>
          <w:p w14:paraId="14D518B3" w14:textId="77777777" w:rsidR="007838FE" w:rsidRPr="00131E8F"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7.0</w:t>
            </w:r>
          </w:p>
        </w:tc>
      </w:tr>
      <w:tr w:rsidR="007838FE" w:rsidRPr="00FE0A2B" w14:paraId="36C3E3D4" w14:textId="77777777">
        <w:trPr>
          <w:trHeight w:val="216"/>
        </w:trPr>
        <w:tc>
          <w:tcPr>
            <w:tcW w:w="2050" w:type="dxa"/>
          </w:tcPr>
          <w:p w14:paraId="6EDA5057" w14:textId="77777777" w:rsidR="007838FE" w:rsidRPr="00FE0A2B" w:rsidRDefault="007838FE">
            <w:pPr>
              <w:pStyle w:val="NoSpacing"/>
              <w:rPr>
                <w:rFonts w:asciiTheme="minorHAnsi" w:eastAsiaTheme="minorHAnsi" w:hAnsiTheme="minorHAnsi" w:cstheme="minorHAnsi"/>
                <w:b/>
                <w:color w:val="002060"/>
                <w:sz w:val="22"/>
                <w:szCs w:val="22"/>
              </w:rPr>
            </w:pPr>
            <w:r w:rsidRPr="00FE0A2B">
              <w:rPr>
                <w:rFonts w:asciiTheme="minorHAnsi" w:eastAsiaTheme="minorHAnsi" w:hAnsiTheme="minorHAnsi" w:cstheme="minorHAnsi"/>
                <w:b/>
                <w:color w:val="002060"/>
                <w:sz w:val="22"/>
                <w:szCs w:val="22"/>
              </w:rPr>
              <w:lastRenderedPageBreak/>
              <w:t>PTE</w:t>
            </w:r>
          </w:p>
        </w:tc>
        <w:tc>
          <w:tcPr>
            <w:tcW w:w="842" w:type="dxa"/>
          </w:tcPr>
          <w:p w14:paraId="48490953"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68</w:t>
            </w:r>
          </w:p>
        </w:tc>
        <w:tc>
          <w:tcPr>
            <w:tcW w:w="842" w:type="dxa"/>
          </w:tcPr>
          <w:p w14:paraId="34F78866"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68</w:t>
            </w:r>
          </w:p>
        </w:tc>
        <w:tc>
          <w:tcPr>
            <w:tcW w:w="842" w:type="dxa"/>
          </w:tcPr>
          <w:p w14:paraId="17388354"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68</w:t>
            </w:r>
          </w:p>
        </w:tc>
        <w:tc>
          <w:tcPr>
            <w:tcW w:w="842" w:type="dxa"/>
          </w:tcPr>
          <w:p w14:paraId="6E12F1EC"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68</w:t>
            </w:r>
          </w:p>
        </w:tc>
        <w:tc>
          <w:tcPr>
            <w:tcW w:w="842" w:type="dxa"/>
          </w:tcPr>
          <w:p w14:paraId="67D7E4B7" w14:textId="77777777" w:rsidR="007838FE" w:rsidRPr="00AB4571"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68</w:t>
            </w:r>
          </w:p>
        </w:tc>
        <w:tc>
          <w:tcPr>
            <w:tcW w:w="842" w:type="dxa"/>
          </w:tcPr>
          <w:p w14:paraId="606E3597"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68</w:t>
            </w:r>
          </w:p>
        </w:tc>
        <w:tc>
          <w:tcPr>
            <w:tcW w:w="755" w:type="dxa"/>
          </w:tcPr>
          <w:p w14:paraId="7F0ADE62" w14:textId="77777777" w:rsidR="007838FE" w:rsidRPr="00FE0A2B" w:rsidRDefault="007838FE">
            <w:pPr>
              <w:pStyle w:val="NoSpacing"/>
              <w:rPr>
                <w:rFonts w:asciiTheme="minorHAnsi" w:eastAsiaTheme="minorHAnsi" w:hAnsiTheme="minorHAnsi" w:cstheme="minorHAnsi"/>
                <w:color w:val="002060"/>
                <w:sz w:val="22"/>
                <w:szCs w:val="22"/>
              </w:rPr>
            </w:pPr>
            <w:r w:rsidRPr="00FE0A2B">
              <w:rPr>
                <w:rFonts w:asciiTheme="minorHAnsi" w:eastAsiaTheme="minorHAnsi" w:hAnsiTheme="minorHAnsi" w:cstheme="minorHAnsi"/>
                <w:color w:val="002060"/>
                <w:sz w:val="22"/>
                <w:szCs w:val="22"/>
              </w:rPr>
              <w:t>68</w:t>
            </w:r>
          </w:p>
        </w:tc>
        <w:tc>
          <w:tcPr>
            <w:tcW w:w="810" w:type="dxa"/>
          </w:tcPr>
          <w:p w14:paraId="5F025175" w14:textId="77777777" w:rsidR="007838FE" w:rsidRPr="00FE0A2B" w:rsidRDefault="007838FE">
            <w:pPr>
              <w:pStyle w:val="NoSpacing"/>
              <w:rPr>
                <w:rFonts w:asciiTheme="minorHAnsi" w:eastAsiaTheme="minorHAnsi" w:hAnsiTheme="minorHAnsi" w:cstheme="minorHAnsi"/>
                <w:color w:val="002060"/>
                <w:sz w:val="22"/>
                <w:szCs w:val="22"/>
              </w:rPr>
            </w:pPr>
            <w:r>
              <w:rPr>
                <w:rFonts w:asciiTheme="minorHAnsi" w:eastAsiaTheme="minorHAnsi" w:hAnsiTheme="minorHAnsi" w:cstheme="minorHAnsi"/>
                <w:color w:val="002060"/>
                <w:sz w:val="22"/>
                <w:szCs w:val="22"/>
              </w:rPr>
              <w:t>56</w:t>
            </w:r>
          </w:p>
        </w:tc>
        <w:tc>
          <w:tcPr>
            <w:tcW w:w="720" w:type="dxa"/>
          </w:tcPr>
          <w:p w14:paraId="76FBD915" w14:textId="77777777" w:rsidR="007838FE" w:rsidRPr="00131E8F"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68</w:t>
            </w:r>
          </w:p>
        </w:tc>
      </w:tr>
      <w:tr w:rsidR="007838FE" w:rsidRPr="00FE0A2B" w14:paraId="668991A4" w14:textId="77777777">
        <w:trPr>
          <w:trHeight w:val="216"/>
        </w:trPr>
        <w:tc>
          <w:tcPr>
            <w:tcW w:w="2050" w:type="dxa"/>
          </w:tcPr>
          <w:p w14:paraId="140816C2" w14:textId="77777777" w:rsidR="007838FE" w:rsidRPr="00D47219" w:rsidRDefault="007838FE">
            <w:pPr>
              <w:pStyle w:val="NoSpacing"/>
              <w:rPr>
                <w:rFonts w:asciiTheme="minorHAnsi" w:hAnsiTheme="minorHAnsi" w:cstheme="minorHAnsi"/>
                <w:b/>
                <w:color w:val="002060"/>
                <w:sz w:val="22"/>
                <w:szCs w:val="22"/>
              </w:rPr>
            </w:pPr>
            <w:r>
              <w:rPr>
                <w:rFonts w:asciiTheme="minorHAnsi" w:hAnsiTheme="minorHAnsi" w:cstheme="minorHAnsi"/>
                <w:b/>
                <w:color w:val="002060"/>
                <w:sz w:val="22"/>
                <w:szCs w:val="22"/>
              </w:rPr>
              <w:t>Duolingo</w:t>
            </w:r>
          </w:p>
        </w:tc>
        <w:tc>
          <w:tcPr>
            <w:tcW w:w="842" w:type="dxa"/>
          </w:tcPr>
          <w:p w14:paraId="155DC2AE" w14:textId="77777777" w:rsidR="007838FE" w:rsidRPr="00D47219" w:rsidRDefault="007838FE">
            <w:pPr>
              <w:pStyle w:val="NoSpacing"/>
              <w:rPr>
                <w:rFonts w:asciiTheme="minorHAnsi" w:hAnsiTheme="minorHAnsi" w:cstheme="minorHAnsi"/>
                <w:color w:val="002060"/>
                <w:sz w:val="22"/>
                <w:szCs w:val="22"/>
              </w:rPr>
            </w:pPr>
            <w:r w:rsidRPr="00D47219">
              <w:rPr>
                <w:rFonts w:asciiTheme="minorHAnsi" w:hAnsiTheme="minorHAnsi" w:cstheme="minorHAnsi"/>
                <w:color w:val="002060"/>
                <w:sz w:val="22"/>
                <w:szCs w:val="22"/>
              </w:rPr>
              <w:t>120</w:t>
            </w:r>
          </w:p>
        </w:tc>
        <w:tc>
          <w:tcPr>
            <w:tcW w:w="842" w:type="dxa"/>
          </w:tcPr>
          <w:p w14:paraId="49025B83"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842" w:type="dxa"/>
          </w:tcPr>
          <w:p w14:paraId="7A7D834F"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842" w:type="dxa"/>
          </w:tcPr>
          <w:p w14:paraId="3C235BEB"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842" w:type="dxa"/>
          </w:tcPr>
          <w:p w14:paraId="338A27B4" w14:textId="77777777" w:rsidR="007838FE" w:rsidRPr="00AB4571"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842" w:type="dxa"/>
          </w:tcPr>
          <w:p w14:paraId="5621FC5B"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755" w:type="dxa"/>
          </w:tcPr>
          <w:p w14:paraId="70DB1256"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c>
          <w:tcPr>
            <w:tcW w:w="810" w:type="dxa"/>
          </w:tcPr>
          <w:p w14:paraId="1F5B60EF" w14:textId="77777777" w:rsidR="007838FE" w:rsidRPr="00D47219"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110</w:t>
            </w:r>
          </w:p>
        </w:tc>
        <w:tc>
          <w:tcPr>
            <w:tcW w:w="720" w:type="dxa"/>
          </w:tcPr>
          <w:p w14:paraId="0FA275B0" w14:textId="77777777" w:rsidR="007838FE" w:rsidRPr="00131E8F" w:rsidRDefault="007838FE">
            <w:pPr>
              <w:pStyle w:val="NoSpacing"/>
              <w:rPr>
                <w:rFonts w:asciiTheme="minorHAnsi" w:hAnsiTheme="minorHAnsi" w:cstheme="minorHAnsi"/>
                <w:color w:val="002060"/>
                <w:sz w:val="22"/>
                <w:szCs w:val="22"/>
              </w:rPr>
            </w:pPr>
            <w:r>
              <w:rPr>
                <w:rFonts w:asciiTheme="minorHAnsi" w:hAnsiTheme="minorHAnsi" w:cstheme="minorHAnsi"/>
                <w:color w:val="002060"/>
                <w:sz w:val="22"/>
                <w:szCs w:val="22"/>
              </w:rPr>
              <w:t>120</w:t>
            </w:r>
          </w:p>
        </w:tc>
      </w:tr>
      <w:bookmarkEnd w:id="129"/>
      <w:bookmarkEnd w:id="130"/>
    </w:tbl>
    <w:p w14:paraId="46A51CF7" w14:textId="77777777" w:rsidR="007838FE" w:rsidRPr="00FE0A2B" w:rsidRDefault="007838FE" w:rsidP="007838FE">
      <w:pPr>
        <w:rPr>
          <w:rFonts w:asciiTheme="minorHAnsi" w:hAnsiTheme="minorHAnsi" w:cstheme="minorHAnsi"/>
          <w:b/>
          <w:bCs/>
          <w:color w:val="00B050"/>
          <w:u w:val="single"/>
        </w:rPr>
      </w:pPr>
    </w:p>
    <w:p w14:paraId="47550825" w14:textId="77777777" w:rsidR="007838FE" w:rsidRDefault="007838FE" w:rsidP="007838FE">
      <w:pPr>
        <w:pStyle w:val="FootnoteText"/>
        <w:rPr>
          <w:rFonts w:asciiTheme="minorHAnsi" w:hAnsiTheme="minorHAnsi" w:cstheme="minorHAnsi"/>
          <w:color w:val="002060"/>
          <w:sz w:val="24"/>
          <w:szCs w:val="24"/>
        </w:rPr>
      </w:pPr>
      <w:r w:rsidRPr="00CF7B34">
        <w:rPr>
          <w:rFonts w:asciiTheme="minorHAnsi" w:hAnsiTheme="minorHAnsi" w:cstheme="minorHAnsi"/>
          <w:color w:val="002060"/>
          <w:sz w:val="24"/>
          <w:szCs w:val="24"/>
        </w:rPr>
        <w:t>Graduate applicants who have completed a bachelor’s or master’s degree from an accredited institution in the U.S.</w:t>
      </w:r>
      <w:r>
        <w:rPr>
          <w:rFonts w:asciiTheme="minorHAnsi" w:hAnsiTheme="minorHAnsi" w:cstheme="minorHAnsi"/>
          <w:color w:val="002060"/>
          <w:sz w:val="24"/>
          <w:szCs w:val="24"/>
        </w:rPr>
        <w:t xml:space="preserve">, or from an institution abroad where the language of instruction is English, </w:t>
      </w:r>
      <w:r w:rsidRPr="00CF7B34">
        <w:rPr>
          <w:rFonts w:asciiTheme="minorHAnsi" w:hAnsiTheme="minorHAnsi" w:cstheme="minorHAnsi"/>
          <w:color w:val="002060"/>
          <w:sz w:val="24"/>
          <w:szCs w:val="24"/>
        </w:rPr>
        <w:t>may be exempt from the English</w:t>
      </w:r>
      <w:r>
        <w:rPr>
          <w:rFonts w:asciiTheme="minorHAnsi" w:hAnsiTheme="minorHAnsi" w:cstheme="minorHAnsi"/>
          <w:color w:val="002060"/>
          <w:sz w:val="24"/>
          <w:szCs w:val="24"/>
        </w:rPr>
        <w:t xml:space="preserve"> </w:t>
      </w:r>
      <w:r w:rsidRPr="00CF7B34">
        <w:rPr>
          <w:rFonts w:asciiTheme="minorHAnsi" w:hAnsiTheme="minorHAnsi" w:cstheme="minorHAnsi"/>
          <w:color w:val="002060"/>
          <w:sz w:val="24"/>
          <w:szCs w:val="24"/>
        </w:rPr>
        <w:t xml:space="preserve">language proficiency test requirement.  Each school has a list of </w:t>
      </w:r>
      <w:r>
        <w:rPr>
          <w:rFonts w:asciiTheme="minorHAnsi" w:hAnsiTheme="minorHAnsi" w:cstheme="minorHAnsi"/>
          <w:color w:val="002060"/>
          <w:sz w:val="24"/>
          <w:szCs w:val="24"/>
        </w:rPr>
        <w:t xml:space="preserve">“waivable” </w:t>
      </w:r>
      <w:r w:rsidRPr="00CF7B34">
        <w:rPr>
          <w:rFonts w:asciiTheme="minorHAnsi" w:hAnsiTheme="minorHAnsi" w:cstheme="minorHAnsi"/>
          <w:color w:val="002060"/>
          <w:sz w:val="24"/>
          <w:szCs w:val="24"/>
        </w:rPr>
        <w:t xml:space="preserve">countries </w:t>
      </w:r>
      <w:r>
        <w:rPr>
          <w:rFonts w:asciiTheme="minorHAnsi" w:hAnsiTheme="minorHAnsi" w:cstheme="minorHAnsi"/>
          <w:color w:val="002060"/>
          <w:sz w:val="24"/>
          <w:szCs w:val="24"/>
        </w:rPr>
        <w:t>on their websites that should be consulted before accepting this proof of ELP. Please see the current list for each school below:</w:t>
      </w:r>
    </w:p>
    <w:p w14:paraId="24265A2C" w14:textId="77777777" w:rsidR="007838FE" w:rsidRDefault="007838FE" w:rsidP="007838FE">
      <w:pPr>
        <w:pStyle w:val="FootnoteText"/>
        <w:rPr>
          <w:rFonts w:asciiTheme="minorHAnsi" w:hAnsiTheme="minorHAnsi" w:cstheme="minorHAnsi"/>
          <w:color w:val="002060"/>
          <w:sz w:val="24"/>
          <w:szCs w:val="24"/>
        </w:rPr>
      </w:pPr>
    </w:p>
    <w:p w14:paraId="6E5DFE95" w14:textId="77777777" w:rsidR="007838FE" w:rsidRDefault="007838FE" w:rsidP="007838FE">
      <w:pPr>
        <w:pStyle w:val="FootnoteText"/>
        <w:rPr>
          <w:rFonts w:asciiTheme="minorHAnsi" w:hAnsiTheme="minorHAnsi" w:cstheme="minorHAnsi"/>
          <w:color w:val="002060"/>
          <w:sz w:val="24"/>
          <w:szCs w:val="24"/>
          <w:u w:val="single"/>
        </w:rPr>
      </w:pPr>
      <w:r w:rsidRPr="00C305D6">
        <w:rPr>
          <w:rFonts w:asciiTheme="minorHAnsi" w:hAnsiTheme="minorHAnsi" w:cstheme="minorHAnsi"/>
          <w:color w:val="002060"/>
          <w:sz w:val="24"/>
          <w:szCs w:val="24"/>
          <w:u w:val="single"/>
        </w:rPr>
        <w:t>CAS</w:t>
      </w:r>
      <w:r>
        <w:rPr>
          <w:rFonts w:asciiTheme="minorHAnsi" w:hAnsiTheme="minorHAnsi" w:cstheme="minorHAnsi"/>
          <w:color w:val="002060"/>
          <w:sz w:val="24"/>
          <w:szCs w:val="24"/>
          <w:u w:val="single"/>
        </w:rPr>
        <w:t>:</w:t>
      </w:r>
    </w:p>
    <w:p w14:paraId="26FC879A" w14:textId="77777777" w:rsidR="007838FE" w:rsidRPr="00E30CDB" w:rsidRDefault="007838FE" w:rsidP="007838FE">
      <w:pPr>
        <w:pStyle w:val="FootnoteText"/>
        <w:rPr>
          <w:rFonts w:asciiTheme="minorHAnsi" w:hAnsiTheme="minorHAnsi" w:cstheme="minorHAnsi"/>
          <w:color w:val="002060"/>
          <w:sz w:val="24"/>
          <w:szCs w:val="24"/>
          <w:u w:val="single"/>
        </w:rPr>
      </w:pPr>
      <w:r w:rsidRPr="00C305D6">
        <w:rPr>
          <w:rFonts w:asciiTheme="minorHAnsi" w:hAnsiTheme="minorHAnsi" w:cstheme="minorHAnsi"/>
          <w:color w:val="002060"/>
          <w:sz w:val="24"/>
          <w:szCs w:val="24"/>
        </w:rPr>
        <w:t>Anguilla, Antigua and Barbuda, Australia, Bahamas, Barbados, Belize, Bermuda, Botswana, British Virgin Islands, Cameroon, Canada, Cayman Islands, Cook Islands, Dominica, Gambia, Ghana, Grenada, Guyana, India, Ireland, Jamaica, Kenya, Kiribati, Liberia, Malawi, Micronesia, Montserrat, Namibia, New Zealand, Nigeria, Philippines, Saint Kitts and Nevis, Saint Lucia, Saint Vincent and the Grenadines, Sierra Leone, Singapore, Saint Maarten, South Africa, Tanzania, Trinidad and Tobago, Turks and Caicos Islands, Uganda, United Kingdom, Zimbabwe.</w:t>
      </w:r>
    </w:p>
    <w:p w14:paraId="40EAE0F5" w14:textId="77777777" w:rsidR="007838FE" w:rsidRDefault="007838FE" w:rsidP="007838FE">
      <w:pPr>
        <w:pStyle w:val="FootnoteText"/>
        <w:rPr>
          <w:rFonts w:asciiTheme="minorHAnsi" w:hAnsiTheme="minorHAnsi" w:cstheme="minorHAnsi"/>
          <w:color w:val="002060"/>
          <w:sz w:val="24"/>
          <w:szCs w:val="24"/>
        </w:rPr>
      </w:pPr>
    </w:p>
    <w:p w14:paraId="0DC4F1D2" w14:textId="77777777" w:rsidR="007838FE" w:rsidRPr="00E30CDB" w:rsidRDefault="007838FE" w:rsidP="007838FE">
      <w:pPr>
        <w:pStyle w:val="FootnoteText"/>
        <w:rPr>
          <w:rFonts w:asciiTheme="minorHAnsi" w:hAnsiTheme="minorHAnsi" w:cstheme="minorHAnsi"/>
          <w:color w:val="002060"/>
          <w:sz w:val="24"/>
          <w:szCs w:val="24"/>
          <w:u w:val="single"/>
        </w:rPr>
      </w:pPr>
      <w:r w:rsidRPr="00C305D6">
        <w:rPr>
          <w:rFonts w:asciiTheme="minorHAnsi" w:hAnsiTheme="minorHAnsi" w:cstheme="minorHAnsi"/>
          <w:color w:val="002060"/>
          <w:sz w:val="24"/>
          <w:szCs w:val="24"/>
          <w:u w:val="single"/>
        </w:rPr>
        <w:t>KSB:</w:t>
      </w:r>
    </w:p>
    <w:p w14:paraId="577DBE75" w14:textId="77777777" w:rsidR="007838FE" w:rsidRDefault="007838FE" w:rsidP="007838FE">
      <w:pPr>
        <w:pStyle w:val="FootnoteText"/>
        <w:rPr>
          <w:rFonts w:asciiTheme="minorHAnsi" w:hAnsiTheme="minorHAnsi" w:cstheme="minorHAnsi"/>
          <w:color w:val="002060"/>
          <w:sz w:val="24"/>
          <w:szCs w:val="24"/>
        </w:rPr>
      </w:pPr>
      <w:r w:rsidRPr="00C305D6">
        <w:rPr>
          <w:rFonts w:asciiTheme="minorHAnsi" w:hAnsiTheme="minorHAnsi" w:cstheme="minorHAnsi"/>
          <w:color w:val="002060"/>
          <w:sz w:val="24"/>
          <w:szCs w:val="24"/>
        </w:rPr>
        <w:t>Anguilla, Antigua and Barbuda, Australia, Bahamas, Barbados, Belize, Bermuda, Botswana, British Virgin Islands, Cameroon, Canada</w:t>
      </w:r>
      <w:r>
        <w:rPr>
          <w:rFonts w:asciiTheme="minorHAnsi" w:hAnsiTheme="minorHAnsi" w:cstheme="minorHAnsi"/>
          <w:color w:val="002060"/>
          <w:sz w:val="24"/>
          <w:szCs w:val="24"/>
        </w:rPr>
        <w:t xml:space="preserve"> (except Quebec)</w:t>
      </w:r>
      <w:r w:rsidRPr="00C305D6">
        <w:rPr>
          <w:rFonts w:asciiTheme="minorHAnsi" w:hAnsiTheme="minorHAnsi" w:cstheme="minorHAnsi"/>
          <w:color w:val="002060"/>
          <w:sz w:val="24"/>
          <w:szCs w:val="24"/>
        </w:rPr>
        <w:t xml:space="preserve">, Cayman Islands, Cook Islands, Dominica, Gambia, Ghana, Grenada, Guyana, </w:t>
      </w:r>
      <w:r>
        <w:rPr>
          <w:rFonts w:asciiTheme="minorHAnsi" w:hAnsiTheme="minorHAnsi" w:cstheme="minorHAnsi"/>
          <w:color w:val="002060"/>
          <w:sz w:val="24"/>
          <w:szCs w:val="24"/>
        </w:rPr>
        <w:t xml:space="preserve">Hong Kong, </w:t>
      </w:r>
      <w:r w:rsidRPr="00C305D6">
        <w:rPr>
          <w:rFonts w:asciiTheme="minorHAnsi" w:hAnsiTheme="minorHAnsi" w:cstheme="minorHAnsi"/>
          <w:color w:val="002060"/>
          <w:sz w:val="24"/>
          <w:szCs w:val="24"/>
        </w:rPr>
        <w:t xml:space="preserve">Ireland, Jamaica, Kenya, Liberia, Malawi, Micronesia, Montserrat, Namibia, New Zealand, Nigeria, Philippines, Saint Kitts and Nevis, Saint Lucia, </w:t>
      </w:r>
      <w:r>
        <w:rPr>
          <w:rFonts w:asciiTheme="minorHAnsi" w:hAnsiTheme="minorHAnsi" w:cstheme="minorHAnsi"/>
          <w:color w:val="002060"/>
          <w:sz w:val="24"/>
          <w:szCs w:val="24"/>
        </w:rPr>
        <w:t xml:space="preserve">Saint Maarten, </w:t>
      </w:r>
      <w:r w:rsidRPr="00C305D6">
        <w:rPr>
          <w:rFonts w:asciiTheme="minorHAnsi" w:hAnsiTheme="minorHAnsi" w:cstheme="minorHAnsi"/>
          <w:color w:val="002060"/>
          <w:sz w:val="24"/>
          <w:szCs w:val="24"/>
        </w:rPr>
        <w:t xml:space="preserve">Saint Vincent and the Grenadines, Sierra Leone, Singapore, South Africa, Tanzania, Trinidad and Tobago, Turks and Caicos Islands, Uganda, United Kingdom, </w:t>
      </w:r>
      <w:r>
        <w:rPr>
          <w:rFonts w:asciiTheme="minorHAnsi" w:hAnsiTheme="minorHAnsi" w:cstheme="minorHAnsi"/>
          <w:color w:val="002060"/>
          <w:sz w:val="24"/>
          <w:szCs w:val="24"/>
        </w:rPr>
        <w:t xml:space="preserve">United States, </w:t>
      </w:r>
      <w:r w:rsidRPr="00C305D6">
        <w:rPr>
          <w:rFonts w:asciiTheme="minorHAnsi" w:hAnsiTheme="minorHAnsi" w:cstheme="minorHAnsi"/>
          <w:color w:val="002060"/>
          <w:sz w:val="24"/>
          <w:szCs w:val="24"/>
        </w:rPr>
        <w:t>Zimbabwe</w:t>
      </w:r>
    </w:p>
    <w:p w14:paraId="0E007F0D" w14:textId="77777777" w:rsidR="007838FE" w:rsidRDefault="007838FE" w:rsidP="007838FE">
      <w:pPr>
        <w:pStyle w:val="FootnoteText"/>
        <w:rPr>
          <w:rFonts w:asciiTheme="minorHAnsi" w:hAnsiTheme="minorHAnsi" w:cstheme="minorHAnsi"/>
          <w:color w:val="002060"/>
          <w:sz w:val="24"/>
          <w:szCs w:val="24"/>
        </w:rPr>
      </w:pPr>
    </w:p>
    <w:p w14:paraId="4416C274" w14:textId="77777777" w:rsidR="007838FE" w:rsidRPr="00E30CDB" w:rsidRDefault="007838FE" w:rsidP="007838FE">
      <w:pPr>
        <w:pStyle w:val="FootnoteText"/>
        <w:rPr>
          <w:rFonts w:asciiTheme="minorHAnsi" w:hAnsiTheme="minorHAnsi" w:cstheme="minorHAnsi"/>
          <w:color w:val="002060"/>
          <w:sz w:val="24"/>
          <w:szCs w:val="24"/>
          <w:u w:val="single"/>
        </w:rPr>
      </w:pPr>
      <w:r w:rsidRPr="00C305D6">
        <w:rPr>
          <w:rFonts w:asciiTheme="minorHAnsi" w:hAnsiTheme="minorHAnsi" w:cstheme="minorHAnsi"/>
          <w:color w:val="002060"/>
          <w:sz w:val="24"/>
          <w:szCs w:val="24"/>
          <w:u w:val="single"/>
        </w:rPr>
        <w:t>SOC:</w:t>
      </w:r>
    </w:p>
    <w:p w14:paraId="382EC6D7" w14:textId="77777777" w:rsidR="007838FE" w:rsidRDefault="007838FE" w:rsidP="007838FE">
      <w:pPr>
        <w:pStyle w:val="FootnoteText"/>
        <w:rPr>
          <w:rFonts w:asciiTheme="minorHAnsi" w:hAnsiTheme="minorHAnsi" w:cstheme="minorHAnsi"/>
          <w:color w:val="002060"/>
          <w:sz w:val="24"/>
          <w:szCs w:val="24"/>
        </w:rPr>
      </w:pPr>
      <w:r w:rsidRPr="00676B48">
        <w:rPr>
          <w:rFonts w:asciiTheme="minorHAnsi" w:hAnsiTheme="minorHAnsi" w:cstheme="minorHAnsi"/>
          <w:color w:val="002060"/>
          <w:sz w:val="24"/>
          <w:szCs w:val="24"/>
        </w:rPr>
        <w:t>Anguilla, Antigua and Barbuda, Australia, Bahamas, Barbados, Belize, Bermuda, Botswana, British Virgin Islands, Cameroon, Canada, Cayman Islands, Cook Islands, Dominica, Gambia, Ghana, Grenada, Guyana, India, Ireland, Jamaica, Kenya, Kiribati, Liberia, Malawi, Micronesia, Montserrat, Namibia, New Zealand, Nigeria, Philippines, Saint Kitts and Nevis, Saint Lucia, Saint Vincent and the Grenadines, Sierra Leone, Singapore, Saint Maarten, South Africa, Tanzania, Trinidad and Tobago, Turks and Caicos Islands, Uganda, United Kingdom, Zimbabwe</w:t>
      </w:r>
    </w:p>
    <w:p w14:paraId="758EF2C1" w14:textId="77777777" w:rsidR="007838FE" w:rsidRDefault="007838FE" w:rsidP="007838FE">
      <w:pPr>
        <w:pStyle w:val="FootnoteText"/>
        <w:rPr>
          <w:rFonts w:asciiTheme="minorHAnsi" w:hAnsiTheme="minorHAnsi" w:cstheme="minorHAnsi"/>
          <w:color w:val="002060"/>
          <w:sz w:val="24"/>
          <w:szCs w:val="24"/>
        </w:rPr>
      </w:pPr>
    </w:p>
    <w:p w14:paraId="0803CF5A" w14:textId="77777777" w:rsidR="007838FE" w:rsidRPr="00E30CDB" w:rsidRDefault="007838FE" w:rsidP="007838FE">
      <w:pPr>
        <w:pStyle w:val="FootnoteText"/>
        <w:rPr>
          <w:rFonts w:asciiTheme="minorHAnsi" w:hAnsiTheme="minorHAnsi" w:cstheme="minorHAnsi"/>
          <w:color w:val="002060"/>
          <w:sz w:val="24"/>
          <w:szCs w:val="24"/>
          <w:u w:val="single"/>
        </w:rPr>
      </w:pPr>
      <w:r w:rsidRPr="00676B48">
        <w:rPr>
          <w:rFonts w:asciiTheme="minorHAnsi" w:hAnsiTheme="minorHAnsi" w:cstheme="minorHAnsi"/>
          <w:color w:val="002060"/>
          <w:sz w:val="24"/>
          <w:szCs w:val="24"/>
          <w:u w:val="single"/>
        </w:rPr>
        <w:t>SIS:</w:t>
      </w:r>
    </w:p>
    <w:p w14:paraId="15365F47" w14:textId="77777777" w:rsidR="007838FE" w:rsidRDefault="007838FE" w:rsidP="007838FE">
      <w:pPr>
        <w:pStyle w:val="FootnoteText"/>
        <w:rPr>
          <w:rFonts w:asciiTheme="minorHAnsi" w:hAnsiTheme="minorHAnsi" w:cstheme="minorHAnsi"/>
          <w:color w:val="002060"/>
          <w:sz w:val="24"/>
          <w:szCs w:val="24"/>
        </w:rPr>
      </w:pPr>
      <w:r w:rsidRPr="00676B48">
        <w:rPr>
          <w:rFonts w:asciiTheme="minorHAnsi" w:hAnsiTheme="minorHAnsi" w:cstheme="minorHAnsi"/>
          <w:color w:val="002060"/>
          <w:sz w:val="24"/>
          <w:szCs w:val="24"/>
        </w:rPr>
        <w:t>Anguilla, Antigua and Barbuda, Australia, Bahamas, Barbados, Belize, Bermuda, Botswana, British Virgin Islands, Cameroon, Canada, Cayman Islands, Cook Islands, Dominica, Gambia, Ghana, Grenada, Guyana, India, Ireland, Jamaica, Kenya, Kiribati, Liberia, Malawi, Micronesia, Montserrat, Namibia, New Zealand, Nigeria, Philippines, Saint Kitts and Nevis, Saint Lucia, Saint Vincent and the Grenadines, Sierra Leone, Singapore, Saint Maarten, South Africa, Tanzania, Trinidad and Tobago, Turks and Caicos Islands, Uganda, United Kingdom, Zimbabwe</w:t>
      </w:r>
    </w:p>
    <w:p w14:paraId="61F1E761" w14:textId="77777777" w:rsidR="007838FE" w:rsidRDefault="007838FE" w:rsidP="007838FE">
      <w:pPr>
        <w:pStyle w:val="FootnoteText"/>
        <w:rPr>
          <w:rFonts w:asciiTheme="minorHAnsi" w:hAnsiTheme="minorHAnsi" w:cstheme="minorHAnsi"/>
          <w:color w:val="002060"/>
          <w:sz w:val="24"/>
          <w:szCs w:val="24"/>
        </w:rPr>
      </w:pPr>
    </w:p>
    <w:p w14:paraId="1846641C" w14:textId="77777777" w:rsidR="007838FE" w:rsidRPr="00E30CDB" w:rsidRDefault="007838FE" w:rsidP="007838FE">
      <w:pPr>
        <w:pStyle w:val="FootnoteText"/>
        <w:rPr>
          <w:rFonts w:asciiTheme="minorHAnsi" w:hAnsiTheme="minorHAnsi" w:cstheme="minorHAnsi"/>
          <w:color w:val="002060"/>
          <w:sz w:val="24"/>
          <w:szCs w:val="24"/>
          <w:u w:val="single"/>
        </w:rPr>
      </w:pPr>
      <w:r w:rsidRPr="00676B48">
        <w:rPr>
          <w:rFonts w:asciiTheme="minorHAnsi" w:hAnsiTheme="minorHAnsi" w:cstheme="minorHAnsi"/>
          <w:color w:val="002060"/>
          <w:sz w:val="24"/>
          <w:szCs w:val="24"/>
          <w:u w:val="single"/>
        </w:rPr>
        <w:lastRenderedPageBreak/>
        <w:t>SOE:</w:t>
      </w:r>
    </w:p>
    <w:p w14:paraId="5F7B40EA" w14:textId="77777777" w:rsidR="007838FE" w:rsidRDefault="007838FE" w:rsidP="007838FE">
      <w:pPr>
        <w:pStyle w:val="FootnoteText"/>
        <w:rPr>
          <w:rFonts w:asciiTheme="minorHAnsi" w:hAnsiTheme="minorHAnsi" w:cstheme="minorHAnsi"/>
          <w:color w:val="002060"/>
          <w:sz w:val="24"/>
          <w:szCs w:val="24"/>
        </w:rPr>
      </w:pPr>
      <w:r>
        <w:rPr>
          <w:rFonts w:asciiTheme="minorHAnsi" w:hAnsiTheme="minorHAnsi" w:cstheme="minorHAnsi"/>
          <w:color w:val="002060"/>
          <w:sz w:val="24"/>
          <w:szCs w:val="24"/>
        </w:rPr>
        <w:t>Australia, Canada, New Zealand, United Kingdom, United States</w:t>
      </w:r>
    </w:p>
    <w:p w14:paraId="16763A6F" w14:textId="77777777" w:rsidR="007838FE" w:rsidRDefault="007838FE" w:rsidP="007838FE">
      <w:pPr>
        <w:pStyle w:val="FootnoteText"/>
        <w:rPr>
          <w:rFonts w:asciiTheme="minorHAnsi" w:hAnsiTheme="minorHAnsi" w:cstheme="minorHAnsi"/>
          <w:color w:val="002060"/>
          <w:sz w:val="24"/>
          <w:szCs w:val="24"/>
        </w:rPr>
      </w:pPr>
    </w:p>
    <w:p w14:paraId="50AC7D9A" w14:textId="77777777" w:rsidR="007838FE" w:rsidRDefault="007838FE" w:rsidP="007838FE">
      <w:pPr>
        <w:pStyle w:val="FootnoteText"/>
        <w:rPr>
          <w:rFonts w:asciiTheme="minorHAnsi" w:hAnsiTheme="minorHAnsi" w:cstheme="minorHAnsi"/>
          <w:color w:val="002060"/>
          <w:sz w:val="24"/>
          <w:szCs w:val="24"/>
          <w:u w:val="single"/>
        </w:rPr>
      </w:pPr>
      <w:r w:rsidRPr="00676B48">
        <w:rPr>
          <w:rFonts w:asciiTheme="minorHAnsi" w:hAnsiTheme="minorHAnsi" w:cstheme="minorHAnsi"/>
          <w:color w:val="002060"/>
          <w:sz w:val="24"/>
          <w:szCs w:val="24"/>
          <w:u w:val="single"/>
        </w:rPr>
        <w:t>SPA:</w:t>
      </w:r>
    </w:p>
    <w:p w14:paraId="045B6F84" w14:textId="77777777" w:rsidR="007838FE" w:rsidRPr="00676B48" w:rsidRDefault="007838FE" w:rsidP="007838FE">
      <w:pPr>
        <w:pStyle w:val="FootnoteText"/>
        <w:rPr>
          <w:rFonts w:asciiTheme="minorHAnsi" w:hAnsiTheme="minorHAnsi" w:cstheme="minorHAnsi"/>
          <w:color w:val="002060"/>
          <w:sz w:val="24"/>
          <w:szCs w:val="24"/>
        </w:rPr>
      </w:pPr>
      <w:r w:rsidRPr="00676B48">
        <w:rPr>
          <w:rFonts w:asciiTheme="minorHAnsi" w:hAnsiTheme="minorHAnsi" w:cstheme="minorHAnsi"/>
          <w:color w:val="002060"/>
          <w:sz w:val="24"/>
          <w:szCs w:val="24"/>
        </w:rPr>
        <w:t>Anguilla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Antigua and Barbuda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Australia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Bahamas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Barbados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Belize</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Bermuda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Botswana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British Virgin Islands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Cameroon</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Canada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Cayman Islands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Cook Islands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Dominica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Gambia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Ghana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Grenada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Guyana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India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Ireland</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Jamaica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Kenya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Kiribati</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Liberia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Malawi</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Micronesia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Montserrat</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Namibia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New Zealand</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Nigeria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Philippines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Saint Kitts and Nevis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Saint Lucia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Saint Vincent and the Grenadines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Sierra Leone</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Singapore</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w:t>
      </w:r>
      <w:r>
        <w:rPr>
          <w:rFonts w:asciiTheme="minorHAnsi" w:hAnsiTheme="minorHAnsi" w:cstheme="minorHAnsi"/>
          <w:color w:val="002060"/>
          <w:sz w:val="24"/>
          <w:szCs w:val="24"/>
        </w:rPr>
        <w:t>a</w:t>
      </w:r>
      <w:r w:rsidRPr="00676B48">
        <w:rPr>
          <w:rFonts w:asciiTheme="minorHAnsi" w:hAnsiTheme="minorHAnsi" w:cstheme="minorHAnsi"/>
          <w:color w:val="002060"/>
          <w:sz w:val="24"/>
          <w:szCs w:val="24"/>
        </w:rPr>
        <w:t>int Maarten</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South Africa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Tanzania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Trinidad and Tobago</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Turks and Caicos Islands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Uganda</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United States</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United Kingdom</w:t>
      </w:r>
      <w:r>
        <w:rPr>
          <w:rFonts w:asciiTheme="minorHAnsi" w:hAnsiTheme="minorHAnsi" w:cstheme="minorHAnsi"/>
          <w:color w:val="002060"/>
          <w:sz w:val="24"/>
          <w:szCs w:val="24"/>
        </w:rPr>
        <w:t xml:space="preserve">, </w:t>
      </w:r>
      <w:r w:rsidRPr="00676B48">
        <w:rPr>
          <w:rFonts w:asciiTheme="minorHAnsi" w:hAnsiTheme="minorHAnsi" w:cstheme="minorHAnsi"/>
          <w:color w:val="002060"/>
          <w:sz w:val="24"/>
          <w:szCs w:val="24"/>
        </w:rPr>
        <w:t>Zimbabwe</w:t>
      </w:r>
    </w:p>
    <w:p w14:paraId="42D1C404" w14:textId="77777777" w:rsidR="007838FE" w:rsidRPr="00676B48" w:rsidRDefault="007838FE" w:rsidP="007838FE">
      <w:pPr>
        <w:pStyle w:val="FootnoteText"/>
        <w:rPr>
          <w:rFonts w:asciiTheme="minorHAnsi" w:hAnsiTheme="minorHAnsi" w:cstheme="minorHAnsi"/>
          <w:color w:val="002060"/>
          <w:sz w:val="24"/>
          <w:szCs w:val="24"/>
          <w:u w:val="single"/>
        </w:rPr>
      </w:pPr>
    </w:p>
    <w:p w14:paraId="0459959D" w14:textId="77777777" w:rsidR="007838FE" w:rsidRDefault="007838FE" w:rsidP="007838FE">
      <w:pPr>
        <w:pStyle w:val="FootnoteText"/>
        <w:rPr>
          <w:rFonts w:asciiTheme="minorHAnsi" w:hAnsiTheme="minorHAnsi" w:cstheme="minorHAnsi"/>
          <w:color w:val="002060"/>
          <w:sz w:val="24"/>
          <w:szCs w:val="24"/>
          <w:u w:val="single"/>
        </w:rPr>
      </w:pPr>
      <w:r w:rsidRPr="00676B48">
        <w:rPr>
          <w:rFonts w:asciiTheme="minorHAnsi" w:hAnsiTheme="minorHAnsi" w:cstheme="minorHAnsi"/>
          <w:color w:val="002060"/>
          <w:sz w:val="24"/>
          <w:szCs w:val="24"/>
          <w:u w:val="single"/>
        </w:rPr>
        <w:t xml:space="preserve">WCL: </w:t>
      </w:r>
    </w:p>
    <w:p w14:paraId="7BCD586F" w14:textId="77777777" w:rsidR="007838FE" w:rsidRPr="00EA30AB" w:rsidRDefault="007838FE" w:rsidP="007838FE">
      <w:pPr>
        <w:pStyle w:val="FootnoteText"/>
        <w:rPr>
          <w:rFonts w:asciiTheme="minorHAnsi" w:hAnsiTheme="minorHAnsi" w:cstheme="minorHAnsi"/>
          <w:color w:val="002060"/>
          <w:sz w:val="24"/>
          <w:szCs w:val="24"/>
        </w:rPr>
      </w:pPr>
      <w:r w:rsidRPr="00EA30AB">
        <w:rPr>
          <w:rFonts w:asciiTheme="minorHAnsi" w:hAnsiTheme="minorHAnsi" w:cstheme="minorHAnsi"/>
          <w:color w:val="002060"/>
          <w:sz w:val="24"/>
          <w:szCs w:val="24"/>
        </w:rPr>
        <w:t>JD: No list available</w:t>
      </w:r>
    </w:p>
    <w:p w14:paraId="0FC6A791" w14:textId="77777777" w:rsidR="007838FE" w:rsidRPr="00EA30AB" w:rsidRDefault="007838FE" w:rsidP="007838FE">
      <w:pPr>
        <w:pStyle w:val="FootnoteText"/>
        <w:rPr>
          <w:rFonts w:asciiTheme="minorHAnsi" w:hAnsiTheme="minorHAnsi" w:cstheme="minorHAnsi"/>
          <w:color w:val="002060"/>
          <w:sz w:val="24"/>
          <w:szCs w:val="24"/>
        </w:rPr>
      </w:pPr>
      <w:r w:rsidRPr="00EA30AB">
        <w:rPr>
          <w:rFonts w:asciiTheme="minorHAnsi" w:hAnsiTheme="minorHAnsi" w:cstheme="minorHAnsi"/>
          <w:color w:val="002060"/>
          <w:sz w:val="24"/>
          <w:szCs w:val="24"/>
        </w:rPr>
        <w:t>SJD: United States, Canada, United Kingdom, Australia, or New Zealand</w:t>
      </w:r>
    </w:p>
    <w:p w14:paraId="53172849" w14:textId="77777777" w:rsidR="007838FE" w:rsidRDefault="007838FE" w:rsidP="007838FE">
      <w:pPr>
        <w:pStyle w:val="FootnoteText"/>
        <w:rPr>
          <w:rFonts w:asciiTheme="minorHAnsi" w:hAnsiTheme="minorHAnsi" w:cstheme="minorHAnsi"/>
          <w:color w:val="002060"/>
          <w:sz w:val="24"/>
          <w:szCs w:val="24"/>
        </w:rPr>
      </w:pPr>
      <w:r w:rsidRPr="00EA30AB">
        <w:rPr>
          <w:rFonts w:asciiTheme="minorHAnsi" w:hAnsiTheme="minorHAnsi" w:cstheme="minorHAnsi"/>
          <w:color w:val="002060"/>
          <w:sz w:val="24"/>
          <w:szCs w:val="24"/>
        </w:rPr>
        <w:t>LLM: Anguilla, Antigua &amp; Barbuda, Australia, Bahamas, Barbados, Belize, Bermuda, Botswana, British Virgin Islands, Cameroon*, Canada*, Cayman Islands, Dominica, Gambia, Ghana, Grenada, Guyana, India, Ireland, Jamaica, Kenya, Kiribati, Lesotho, Liberia, Micronesia, Montserrat, Namibia, New Zealand, Nigeria, Pakistan, Philippines, Saint Kitts and Nevis, Saint Lucia, Saint Vincent and the Grenadines, Seychelles, Sierra Leone, South Africa, Swaziland, Tanzania, Trinidad and Tobago, Turks and Caicos Islands, Uganda, United Kingdom, Zimbabwe</w:t>
      </w:r>
    </w:p>
    <w:p w14:paraId="3A7164B7" w14:textId="77777777" w:rsidR="007838FE" w:rsidRPr="00EA30AB" w:rsidRDefault="007838FE" w:rsidP="007838FE">
      <w:pPr>
        <w:pStyle w:val="FootnoteText"/>
        <w:rPr>
          <w:rFonts w:asciiTheme="minorHAnsi" w:hAnsiTheme="minorHAnsi" w:cstheme="minorHAnsi"/>
          <w:color w:val="002060"/>
          <w:sz w:val="24"/>
          <w:szCs w:val="24"/>
        </w:rPr>
      </w:pPr>
      <w:r>
        <w:rPr>
          <w:rFonts w:asciiTheme="minorHAnsi" w:hAnsiTheme="minorHAnsi" w:cstheme="minorHAnsi"/>
          <w:color w:val="002060"/>
          <w:sz w:val="24"/>
          <w:szCs w:val="24"/>
        </w:rPr>
        <w:t>*Applies to applicants whose post-secondary degree is from a university in which English is the language of instruction</w:t>
      </w:r>
    </w:p>
    <w:p w14:paraId="2B31A569" w14:textId="77777777" w:rsidR="007838FE" w:rsidRPr="00676B48" w:rsidRDefault="007838FE" w:rsidP="007838FE">
      <w:pPr>
        <w:pStyle w:val="FootnoteText"/>
        <w:rPr>
          <w:rFonts w:asciiTheme="minorHAnsi" w:hAnsiTheme="minorHAnsi" w:cstheme="minorHAnsi"/>
          <w:color w:val="002060"/>
          <w:sz w:val="24"/>
          <w:szCs w:val="24"/>
        </w:rPr>
      </w:pPr>
    </w:p>
    <w:p w14:paraId="2AA37A53" w14:textId="40745287" w:rsidR="007838FE" w:rsidRDefault="007838FE" w:rsidP="007838FE">
      <w:pPr>
        <w:pStyle w:val="FootnoteText"/>
        <w:rPr>
          <w:rFonts w:asciiTheme="minorHAnsi" w:hAnsiTheme="minorHAnsi" w:cstheme="minorHAnsi"/>
          <w:color w:val="002060"/>
          <w:sz w:val="24"/>
          <w:szCs w:val="24"/>
        </w:rPr>
      </w:pPr>
      <w:r>
        <w:rPr>
          <w:rFonts w:asciiTheme="minorHAnsi" w:hAnsiTheme="minorHAnsi" w:cstheme="minorHAnsi"/>
          <w:color w:val="002060"/>
          <w:sz w:val="24"/>
          <w:szCs w:val="24"/>
        </w:rPr>
        <w:t xml:space="preserve">Test scores must be entered by admissions into the TSUM screen in colleague and will feed into </w:t>
      </w:r>
      <w:r w:rsidR="00EE168E">
        <w:rPr>
          <w:rFonts w:asciiTheme="minorHAnsi" w:hAnsiTheme="minorHAnsi" w:cstheme="minorHAnsi"/>
          <w:color w:val="002060"/>
          <w:sz w:val="24"/>
          <w:szCs w:val="24"/>
        </w:rPr>
        <w:t>Sunapsis</w:t>
      </w:r>
      <w:r>
        <w:rPr>
          <w:rFonts w:asciiTheme="minorHAnsi" w:hAnsiTheme="minorHAnsi" w:cstheme="minorHAnsi"/>
          <w:color w:val="002060"/>
          <w:sz w:val="24"/>
          <w:szCs w:val="24"/>
        </w:rPr>
        <w:t xml:space="preserve"> under Record Management </w:t>
      </w:r>
      <w:r w:rsidRPr="00C305D6">
        <w:rPr>
          <w:rFonts w:asciiTheme="minorHAnsi" w:eastAsia="Wingdings" w:hAnsiTheme="minorHAnsi" w:cstheme="minorHAnsi"/>
          <w:color w:val="002060"/>
          <w:sz w:val="24"/>
          <w:szCs w:val="24"/>
        </w:rPr>
        <w:t>à</w:t>
      </w:r>
      <w:r>
        <w:rPr>
          <w:rFonts w:asciiTheme="minorHAnsi" w:hAnsiTheme="minorHAnsi" w:cstheme="minorHAnsi"/>
          <w:color w:val="002060"/>
          <w:sz w:val="24"/>
          <w:szCs w:val="24"/>
        </w:rPr>
        <w:t xml:space="preserve"> Student Admission Information </w:t>
      </w:r>
      <w:r w:rsidRPr="00C305D6">
        <w:rPr>
          <w:rFonts w:asciiTheme="minorHAnsi" w:eastAsia="Wingdings" w:hAnsiTheme="minorHAnsi" w:cstheme="minorHAnsi"/>
          <w:color w:val="002060"/>
          <w:sz w:val="24"/>
          <w:szCs w:val="24"/>
        </w:rPr>
        <w:t>à</w:t>
      </w:r>
      <w:r>
        <w:rPr>
          <w:rFonts w:asciiTheme="minorHAnsi" w:hAnsiTheme="minorHAnsi" w:cstheme="minorHAnsi"/>
          <w:color w:val="002060"/>
          <w:sz w:val="24"/>
          <w:szCs w:val="24"/>
        </w:rPr>
        <w:t xml:space="preserve"> English Proficiency Scores (Only TOEFL and IELTS will feed into </w:t>
      </w:r>
      <w:r w:rsidR="00EE168E">
        <w:rPr>
          <w:rFonts w:asciiTheme="minorHAnsi" w:hAnsiTheme="minorHAnsi" w:cstheme="minorHAnsi"/>
          <w:color w:val="002060"/>
          <w:sz w:val="24"/>
          <w:szCs w:val="24"/>
        </w:rPr>
        <w:t>Sunapsis</w:t>
      </w:r>
      <w:r>
        <w:rPr>
          <w:rFonts w:asciiTheme="minorHAnsi" w:hAnsiTheme="minorHAnsi" w:cstheme="minorHAnsi"/>
          <w:color w:val="002060"/>
          <w:sz w:val="24"/>
          <w:szCs w:val="24"/>
        </w:rPr>
        <w:t>. Other tests should be checked in TSUM directly). Alternatively, admissions can upload the official test score report to the PIIRF.</w:t>
      </w:r>
    </w:p>
    <w:p w14:paraId="5C987913" w14:textId="77777777" w:rsidR="007838FE" w:rsidRPr="00CF7B34" w:rsidRDefault="007838FE" w:rsidP="007838FE">
      <w:pPr>
        <w:pStyle w:val="FootnoteText"/>
        <w:rPr>
          <w:rFonts w:asciiTheme="minorHAnsi" w:hAnsiTheme="minorHAnsi" w:cstheme="minorHAnsi"/>
          <w:color w:val="002060"/>
          <w:sz w:val="24"/>
          <w:szCs w:val="24"/>
        </w:rPr>
      </w:pPr>
    </w:p>
    <w:p w14:paraId="6069AD36" w14:textId="77777777" w:rsidR="007838FE" w:rsidRPr="00CF7B34" w:rsidRDefault="007838FE" w:rsidP="007838FE">
      <w:pPr>
        <w:pStyle w:val="FootnoteText"/>
        <w:rPr>
          <w:rFonts w:asciiTheme="minorHAnsi" w:hAnsiTheme="minorHAnsi" w:cstheme="minorHAnsi"/>
          <w:color w:val="002060"/>
          <w:sz w:val="24"/>
          <w:szCs w:val="24"/>
        </w:rPr>
      </w:pPr>
      <w:r w:rsidRPr="00CF7B34">
        <w:rPr>
          <w:rFonts w:asciiTheme="minorHAnsi" w:hAnsiTheme="minorHAnsi" w:cstheme="minorHAnsi"/>
          <w:color w:val="002060"/>
          <w:sz w:val="24"/>
          <w:szCs w:val="24"/>
        </w:rPr>
        <w:t xml:space="preserve">In very rare circumstances, the English Language Verification form that we use for J-1 scholars may be completed by admissions units. ISSS Director should be consulted in these cases. </w:t>
      </w:r>
    </w:p>
    <w:p w14:paraId="6131CD3D" w14:textId="77777777" w:rsidR="00773687" w:rsidRPr="00FE0A2B" w:rsidRDefault="00773687" w:rsidP="00773687">
      <w:pPr>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rPr>
      </w:pPr>
    </w:p>
    <w:p w14:paraId="78E7E6C6" w14:textId="1DA91640" w:rsidR="006E6C7B" w:rsidRPr="001F4CAC" w:rsidRDefault="006E6C7B" w:rsidP="006E6C7B">
      <w:pPr>
        <w:pStyle w:val="NoSpacing"/>
        <w:rPr>
          <w:rFonts w:cstheme="minorHAnsi"/>
          <w:b/>
          <w:color w:val="002060"/>
          <w:sz w:val="24"/>
          <w:szCs w:val="24"/>
          <w:u w:val="single"/>
        </w:rPr>
      </w:pPr>
      <w:r>
        <w:rPr>
          <w:rFonts w:cstheme="minorHAnsi"/>
          <w:b/>
          <w:color w:val="002060"/>
          <w:sz w:val="24"/>
          <w:szCs w:val="24"/>
          <w:u w:val="single"/>
        </w:rPr>
        <w:t>Organic ELTA</w:t>
      </w:r>
      <w:r w:rsidRPr="001F4CAC">
        <w:rPr>
          <w:rFonts w:cstheme="minorHAnsi"/>
          <w:b/>
          <w:color w:val="002060"/>
          <w:sz w:val="24"/>
          <w:szCs w:val="24"/>
          <w:u w:val="single"/>
        </w:rPr>
        <w:t xml:space="preserve"> Test Scores:</w:t>
      </w:r>
    </w:p>
    <w:p w14:paraId="6AF4782E" w14:textId="77777777" w:rsidR="009F2B96" w:rsidRDefault="009F2B96" w:rsidP="00773687">
      <w:pPr>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rPr>
      </w:pPr>
    </w:p>
    <w:tbl>
      <w:tblPr>
        <w:tblW w:w="7940" w:type="dxa"/>
        <w:tblCellMar>
          <w:left w:w="0" w:type="dxa"/>
          <w:right w:w="0" w:type="dxa"/>
        </w:tblCellMar>
        <w:tblLook w:val="04A0" w:firstRow="1" w:lastRow="0" w:firstColumn="1" w:lastColumn="0" w:noHBand="0" w:noVBand="1"/>
      </w:tblPr>
      <w:tblGrid>
        <w:gridCol w:w="3320"/>
        <w:gridCol w:w="1940"/>
        <w:gridCol w:w="2680"/>
      </w:tblGrid>
      <w:tr w:rsidR="006E6C7B" w14:paraId="58797CCE" w14:textId="77777777" w:rsidTr="006E6C7B">
        <w:trPr>
          <w:trHeight w:val="300"/>
        </w:trPr>
        <w:tc>
          <w:tcPr>
            <w:tcW w:w="3320" w:type="dxa"/>
            <w:tcBorders>
              <w:top w:val="single" w:sz="8" w:space="0" w:color="000000"/>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58F5726A" w14:textId="77777777" w:rsidR="006E6C7B" w:rsidRDefault="006E6C7B">
            <w:pPr>
              <w:rPr>
                <w:rFonts w:ascii="Calibri Light" w:hAnsi="Calibri Light" w:cs="Calibri Light"/>
                <w:b/>
                <w:bCs/>
                <w:color w:val="002060"/>
                <w:sz w:val="22"/>
                <w:szCs w:val="22"/>
                <w:lang w:bidi="ar-SA"/>
              </w:rPr>
            </w:pPr>
            <w:r>
              <w:rPr>
                <w:rFonts w:ascii="Calibri Light" w:hAnsi="Calibri Light" w:cs="Calibri Light"/>
                <w:b/>
                <w:bCs/>
                <w:color w:val="002060"/>
              </w:rPr>
              <w:t>TEST</w:t>
            </w:r>
          </w:p>
        </w:tc>
        <w:tc>
          <w:tcPr>
            <w:tcW w:w="1940"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5B332901" w14:textId="77777777" w:rsidR="006E6C7B" w:rsidRDefault="006E6C7B">
            <w:pPr>
              <w:rPr>
                <w:rFonts w:ascii="Calibri Light" w:hAnsi="Calibri Light" w:cs="Calibri Light"/>
                <w:b/>
                <w:bCs/>
                <w:color w:val="002060"/>
              </w:rPr>
            </w:pPr>
            <w:r>
              <w:rPr>
                <w:rFonts w:ascii="Calibri Light" w:hAnsi="Calibri Light" w:cs="Calibri Light"/>
                <w:b/>
                <w:bCs/>
                <w:color w:val="002060"/>
              </w:rPr>
              <w:t>Fall 2023</w:t>
            </w:r>
          </w:p>
        </w:tc>
        <w:tc>
          <w:tcPr>
            <w:tcW w:w="2680" w:type="dxa"/>
            <w:tcBorders>
              <w:top w:val="single" w:sz="8" w:space="0" w:color="000000"/>
              <w:left w:val="nil"/>
              <w:bottom w:val="single" w:sz="8" w:space="0" w:color="000000"/>
              <w:right w:val="single" w:sz="8" w:space="0" w:color="000000"/>
            </w:tcBorders>
            <w:noWrap/>
            <w:tcMar>
              <w:top w:w="0" w:type="dxa"/>
              <w:left w:w="108" w:type="dxa"/>
              <w:bottom w:w="0" w:type="dxa"/>
              <w:right w:w="108" w:type="dxa"/>
            </w:tcMar>
            <w:vAlign w:val="center"/>
            <w:hideMark/>
          </w:tcPr>
          <w:p w14:paraId="54B90173" w14:textId="77777777" w:rsidR="006E6C7B" w:rsidRDefault="006E6C7B">
            <w:pPr>
              <w:rPr>
                <w:rFonts w:ascii="Calibri Light" w:hAnsi="Calibri Light" w:cs="Calibri Light"/>
                <w:b/>
                <w:bCs/>
                <w:color w:val="002060"/>
              </w:rPr>
            </w:pPr>
            <w:r>
              <w:rPr>
                <w:rFonts w:ascii="Calibri Light" w:hAnsi="Calibri Light" w:cs="Calibri Light"/>
                <w:b/>
                <w:bCs/>
                <w:color w:val="002060"/>
              </w:rPr>
              <w:t>from Spring 2024 onwards</w:t>
            </w:r>
          </w:p>
        </w:tc>
      </w:tr>
      <w:tr w:rsidR="006E6C7B" w14:paraId="30CADDE0"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47B5D77B" w14:textId="77777777" w:rsidR="006E6C7B" w:rsidRDefault="006E6C7B">
            <w:pPr>
              <w:rPr>
                <w:rFonts w:ascii="Calibri Light" w:hAnsi="Calibri Light" w:cs="Calibri Light"/>
                <w:color w:val="002060"/>
              </w:rPr>
            </w:pPr>
            <w:r>
              <w:rPr>
                <w:rFonts w:ascii="Calibri Light" w:hAnsi="Calibri Light" w:cs="Calibri Light"/>
                <w:color w:val="002060"/>
              </w:rPr>
              <w:t>ELTA In-house Test &amp; Interview</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26187210" w14:textId="77777777" w:rsidR="006E6C7B" w:rsidRDefault="006E6C7B">
            <w:pPr>
              <w:rPr>
                <w:rFonts w:ascii="Calibri Light" w:hAnsi="Calibri Light" w:cs="Calibri Light"/>
                <w:color w:val="002060"/>
              </w:rPr>
            </w:pPr>
            <w:r>
              <w:rPr>
                <w:rFonts w:ascii="Calibri Light" w:hAnsi="Calibri Light" w:cs="Calibri Light"/>
                <w:color w:val="002060"/>
              </w:rPr>
              <w:t>-</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2DC8444" w14:textId="77777777" w:rsidR="006E6C7B" w:rsidRDefault="006E6C7B">
            <w:pPr>
              <w:rPr>
                <w:rFonts w:ascii="Calibri Light" w:hAnsi="Calibri Light" w:cs="Calibri Light"/>
                <w:color w:val="002060"/>
              </w:rPr>
            </w:pPr>
            <w:r>
              <w:rPr>
                <w:rFonts w:ascii="Calibri Light" w:hAnsi="Calibri Light" w:cs="Calibri Light"/>
                <w:color w:val="00B050"/>
              </w:rPr>
              <w:t xml:space="preserve">10+ </w:t>
            </w:r>
          </w:p>
        </w:tc>
      </w:tr>
      <w:tr w:rsidR="006E6C7B" w14:paraId="776C1E2A"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71AEA48D" w14:textId="77777777" w:rsidR="006E6C7B" w:rsidRDefault="006E6C7B">
            <w:pPr>
              <w:rPr>
                <w:rFonts w:ascii="Calibri Light" w:hAnsi="Calibri Light" w:cs="Calibri Light"/>
                <w:color w:val="002060"/>
              </w:rPr>
            </w:pPr>
            <w:r>
              <w:rPr>
                <w:rFonts w:ascii="Calibri Light" w:hAnsi="Calibri Light" w:cs="Calibri Light"/>
                <w:color w:val="002060"/>
              </w:rPr>
              <w:t>DET</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53EBAEAE" w14:textId="77777777" w:rsidR="006E6C7B" w:rsidRDefault="006E6C7B">
            <w:pPr>
              <w:rPr>
                <w:rFonts w:ascii="Calibri Light" w:hAnsi="Calibri Light" w:cs="Calibri Light"/>
                <w:color w:val="002060"/>
              </w:rPr>
            </w:pPr>
            <w:r>
              <w:rPr>
                <w:rFonts w:ascii="Calibri Light" w:hAnsi="Calibri Light" w:cs="Calibri Light"/>
                <w:color w:val="002060"/>
              </w:rPr>
              <w:t xml:space="preserve">65+ </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39933FD" w14:textId="77777777" w:rsidR="006E6C7B" w:rsidRDefault="006E6C7B">
            <w:pPr>
              <w:rPr>
                <w:rFonts w:ascii="Calibri Light" w:hAnsi="Calibri Light" w:cs="Calibri Light"/>
                <w:color w:val="002060"/>
              </w:rPr>
            </w:pPr>
            <w:r>
              <w:rPr>
                <w:rFonts w:ascii="Calibri Light" w:hAnsi="Calibri Light" w:cs="Calibri Light"/>
                <w:color w:val="002060"/>
              </w:rPr>
              <w:t xml:space="preserve">65+ </w:t>
            </w:r>
          </w:p>
        </w:tc>
      </w:tr>
      <w:tr w:rsidR="006E6C7B" w14:paraId="70426EC9"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09CE2660" w14:textId="77777777" w:rsidR="006E6C7B" w:rsidRDefault="006E6C7B">
            <w:pPr>
              <w:rPr>
                <w:rFonts w:ascii="Calibri Light" w:hAnsi="Calibri Light" w:cs="Calibri Light"/>
                <w:color w:val="002060"/>
              </w:rPr>
            </w:pPr>
            <w:r>
              <w:rPr>
                <w:rFonts w:ascii="Calibri Light" w:hAnsi="Calibri Light" w:cs="Calibri Light"/>
                <w:color w:val="002060"/>
              </w:rPr>
              <w:t>TOEFL iBT</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4A2E0C1" w14:textId="77777777" w:rsidR="006E6C7B" w:rsidRDefault="006E6C7B">
            <w:pPr>
              <w:rPr>
                <w:rFonts w:ascii="Calibri Light" w:hAnsi="Calibri Light" w:cs="Calibri Light"/>
                <w:color w:val="002060"/>
              </w:rPr>
            </w:pPr>
            <w:r>
              <w:rPr>
                <w:rFonts w:ascii="Calibri Light" w:hAnsi="Calibri Light" w:cs="Calibri Light"/>
                <w:color w:val="002060"/>
              </w:rPr>
              <w:t>50+</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37952893" w14:textId="77777777" w:rsidR="006E6C7B" w:rsidRDefault="006E6C7B">
            <w:pPr>
              <w:rPr>
                <w:rFonts w:ascii="Calibri Light" w:hAnsi="Calibri Light" w:cs="Calibri Light"/>
                <w:color w:val="002060"/>
              </w:rPr>
            </w:pPr>
            <w:r>
              <w:rPr>
                <w:rFonts w:ascii="Calibri Light" w:hAnsi="Calibri Light" w:cs="Calibri Light"/>
                <w:color w:val="002060"/>
              </w:rPr>
              <w:t>50+</w:t>
            </w:r>
          </w:p>
        </w:tc>
      </w:tr>
      <w:tr w:rsidR="006E6C7B" w14:paraId="00226DA0"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3FA0F7A0" w14:textId="77777777" w:rsidR="006E6C7B" w:rsidRDefault="006E6C7B">
            <w:pPr>
              <w:rPr>
                <w:rFonts w:ascii="Calibri Light" w:hAnsi="Calibri Light" w:cs="Calibri Light"/>
                <w:color w:val="002060"/>
              </w:rPr>
            </w:pPr>
            <w:r>
              <w:rPr>
                <w:rFonts w:ascii="Calibri Light" w:hAnsi="Calibri Light" w:cs="Calibri Light"/>
                <w:color w:val="002060"/>
              </w:rPr>
              <w:lastRenderedPageBreak/>
              <w:t>IELTS</w:t>
            </w:r>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1D489077" w14:textId="77777777" w:rsidR="006E6C7B" w:rsidRDefault="006E6C7B">
            <w:pPr>
              <w:rPr>
                <w:rFonts w:ascii="Calibri Light" w:hAnsi="Calibri Light" w:cs="Calibri Light"/>
                <w:color w:val="002060"/>
              </w:rPr>
            </w:pPr>
            <w:r>
              <w:rPr>
                <w:rFonts w:ascii="Calibri Light" w:hAnsi="Calibri Light" w:cs="Calibri Light"/>
                <w:color w:val="002060"/>
              </w:rPr>
              <w:t>4.5+</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03DAE8D2" w14:textId="77777777" w:rsidR="006E6C7B" w:rsidRDefault="006E6C7B">
            <w:pPr>
              <w:rPr>
                <w:rFonts w:ascii="Calibri Light" w:hAnsi="Calibri Light" w:cs="Calibri Light"/>
                <w:color w:val="002060"/>
              </w:rPr>
            </w:pPr>
            <w:r>
              <w:rPr>
                <w:rFonts w:ascii="Calibri Light" w:hAnsi="Calibri Light" w:cs="Calibri Light"/>
                <w:color w:val="002060"/>
              </w:rPr>
              <w:t>4.5+</w:t>
            </w:r>
          </w:p>
        </w:tc>
      </w:tr>
      <w:tr w:rsidR="006E6C7B" w14:paraId="362B98A0" w14:textId="77777777" w:rsidTr="006E6C7B">
        <w:trPr>
          <w:trHeight w:val="300"/>
        </w:trPr>
        <w:tc>
          <w:tcPr>
            <w:tcW w:w="3320"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43D4427B" w14:textId="77777777" w:rsidR="006E6C7B" w:rsidRDefault="006E6C7B">
            <w:pPr>
              <w:rPr>
                <w:rFonts w:ascii="Calibri Light" w:hAnsi="Calibri Light" w:cs="Calibri Light"/>
                <w:color w:val="002060"/>
              </w:rPr>
            </w:pPr>
            <w:proofErr w:type="spellStart"/>
            <w:r>
              <w:rPr>
                <w:rFonts w:ascii="Calibri Light" w:hAnsi="Calibri Light" w:cs="Calibri Light"/>
                <w:color w:val="002060"/>
              </w:rPr>
              <w:t>iTEP</w:t>
            </w:r>
            <w:proofErr w:type="spellEnd"/>
          </w:p>
        </w:tc>
        <w:tc>
          <w:tcPr>
            <w:tcW w:w="194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1073ABB" w14:textId="77777777" w:rsidR="006E6C7B" w:rsidRDefault="006E6C7B">
            <w:pPr>
              <w:rPr>
                <w:rFonts w:ascii="Calibri Light" w:hAnsi="Calibri Light" w:cs="Calibri Light"/>
                <w:color w:val="002060"/>
              </w:rPr>
            </w:pPr>
            <w:r>
              <w:rPr>
                <w:rFonts w:ascii="Calibri Light" w:hAnsi="Calibri Light" w:cs="Calibri Light"/>
                <w:color w:val="002060"/>
              </w:rPr>
              <w:t>2.5+</w:t>
            </w:r>
          </w:p>
        </w:tc>
        <w:tc>
          <w:tcPr>
            <w:tcW w:w="2680" w:type="dxa"/>
            <w:tcBorders>
              <w:top w:val="nil"/>
              <w:left w:val="nil"/>
              <w:bottom w:val="single" w:sz="8" w:space="0" w:color="000000"/>
              <w:right w:val="single" w:sz="8" w:space="0" w:color="000000"/>
            </w:tcBorders>
            <w:noWrap/>
            <w:tcMar>
              <w:top w:w="0" w:type="dxa"/>
              <w:left w:w="108" w:type="dxa"/>
              <w:bottom w:w="0" w:type="dxa"/>
              <w:right w:w="108" w:type="dxa"/>
            </w:tcMar>
            <w:vAlign w:val="center"/>
            <w:hideMark/>
          </w:tcPr>
          <w:p w14:paraId="4D64FC30" w14:textId="77777777" w:rsidR="006E6C7B" w:rsidRDefault="006E6C7B">
            <w:pPr>
              <w:rPr>
                <w:rFonts w:ascii="Calibri Light" w:hAnsi="Calibri Light" w:cs="Calibri Light"/>
                <w:color w:val="002060"/>
              </w:rPr>
            </w:pPr>
            <w:r>
              <w:rPr>
                <w:rFonts w:ascii="Calibri Light" w:hAnsi="Calibri Light" w:cs="Calibri Light"/>
                <w:color w:val="002060"/>
              </w:rPr>
              <w:t>2.5+</w:t>
            </w:r>
          </w:p>
        </w:tc>
      </w:tr>
    </w:tbl>
    <w:p w14:paraId="4AF01139" w14:textId="77777777" w:rsidR="006E6C7B" w:rsidRPr="00FE0A2B" w:rsidRDefault="006E6C7B" w:rsidP="00773687">
      <w:pPr>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rPr>
      </w:pPr>
    </w:p>
    <w:p w14:paraId="1FBD25B7" w14:textId="3EF29A31" w:rsidR="00F649BC" w:rsidRPr="00FE0A2B" w:rsidRDefault="006B37E5" w:rsidP="00B65AA4">
      <w:pPr>
        <w:pStyle w:val="Heading2"/>
      </w:pPr>
      <w:bookmarkStart w:id="131" w:name="_Toc77246664"/>
      <w:r w:rsidRPr="00FE0A2B">
        <w:t>2.7 Memorandum of Agreement (MOA)</w:t>
      </w:r>
      <w:bookmarkEnd w:id="131"/>
    </w:p>
    <w:p w14:paraId="365CA650" w14:textId="77777777" w:rsidR="00F649BC" w:rsidRPr="00FE0A2B" w:rsidRDefault="00F649BC" w:rsidP="00F649BC">
      <w:pPr>
        <w:pStyle w:val="NoSpacing"/>
        <w:rPr>
          <w:rFonts w:cstheme="minorHAnsi"/>
        </w:rPr>
      </w:pPr>
    </w:p>
    <w:p w14:paraId="64B353D8" w14:textId="77777777" w:rsidR="00917B4E" w:rsidRPr="00FE0A2B" w:rsidRDefault="00917B4E" w:rsidP="00917B4E">
      <w:pPr>
        <w:pStyle w:val="NoSpacing"/>
        <w:rPr>
          <w:rFonts w:cstheme="minorHAnsi"/>
          <w:color w:val="002060"/>
          <w:sz w:val="24"/>
          <w:szCs w:val="24"/>
        </w:rPr>
      </w:pPr>
      <w:r w:rsidRPr="00FE0A2B">
        <w:rPr>
          <w:rFonts w:cstheme="minorHAnsi"/>
          <w:color w:val="002060"/>
          <w:sz w:val="24"/>
          <w:szCs w:val="24"/>
        </w:rPr>
        <w:t>Exchange programs, such as Abroad at AU, Washington Semester, SIS Exchange</w:t>
      </w:r>
      <w:r>
        <w:rPr>
          <w:rFonts w:cstheme="minorHAnsi"/>
          <w:color w:val="002060"/>
          <w:sz w:val="24"/>
          <w:szCs w:val="24"/>
        </w:rPr>
        <w:t>,</w:t>
      </w:r>
      <w:r w:rsidRPr="00FE0A2B">
        <w:rPr>
          <w:rFonts w:cstheme="minorHAnsi"/>
          <w:color w:val="002060"/>
          <w:sz w:val="24"/>
          <w:szCs w:val="24"/>
        </w:rPr>
        <w:t xml:space="preserve"> and WCL </w:t>
      </w:r>
      <w:r>
        <w:rPr>
          <w:rFonts w:cstheme="minorHAnsi"/>
          <w:color w:val="002060"/>
          <w:sz w:val="24"/>
          <w:szCs w:val="24"/>
        </w:rPr>
        <w:t xml:space="preserve">exchange </w:t>
      </w:r>
      <w:r w:rsidRPr="00FE0A2B">
        <w:rPr>
          <w:rFonts w:cstheme="minorHAnsi"/>
          <w:color w:val="002060"/>
          <w:sz w:val="24"/>
          <w:szCs w:val="24"/>
        </w:rPr>
        <w:t xml:space="preserve">programs have agreements with Educational Institutions overseas. </w:t>
      </w:r>
      <w:proofErr w:type="gramStart"/>
      <w:r w:rsidRPr="00FE0A2B">
        <w:rPr>
          <w:rFonts w:cstheme="minorHAnsi"/>
          <w:color w:val="002060"/>
          <w:sz w:val="24"/>
          <w:szCs w:val="24"/>
        </w:rPr>
        <w:t>In order to</w:t>
      </w:r>
      <w:proofErr w:type="gramEnd"/>
      <w:r w:rsidRPr="00FE0A2B">
        <w:rPr>
          <w:rFonts w:cstheme="minorHAnsi"/>
          <w:color w:val="002060"/>
          <w:sz w:val="24"/>
          <w:szCs w:val="24"/>
        </w:rPr>
        <w:t xml:space="preserve"> issue an immigration document</w:t>
      </w:r>
      <w:r>
        <w:rPr>
          <w:rFonts w:cstheme="minorHAnsi"/>
          <w:color w:val="002060"/>
          <w:sz w:val="24"/>
          <w:szCs w:val="24"/>
        </w:rPr>
        <w:t xml:space="preserve"> DS-2019</w:t>
      </w:r>
      <w:r w:rsidRPr="00FE0A2B">
        <w:rPr>
          <w:rFonts w:cstheme="minorHAnsi"/>
          <w:color w:val="002060"/>
          <w:sz w:val="24"/>
          <w:szCs w:val="24"/>
        </w:rPr>
        <w:t xml:space="preserve">, ISSS must have </w:t>
      </w:r>
      <w:r>
        <w:rPr>
          <w:rFonts w:cstheme="minorHAnsi"/>
          <w:color w:val="002060"/>
          <w:sz w:val="24"/>
          <w:szCs w:val="24"/>
        </w:rPr>
        <w:t xml:space="preserve">on file an official </w:t>
      </w:r>
      <w:r w:rsidRPr="00FE0A2B">
        <w:rPr>
          <w:rFonts w:cstheme="minorHAnsi"/>
          <w:color w:val="002060"/>
          <w:sz w:val="24"/>
          <w:szCs w:val="24"/>
        </w:rPr>
        <w:t xml:space="preserve">MOA signed by both parties. The MOAs must be </w:t>
      </w:r>
      <w:r>
        <w:rPr>
          <w:rFonts w:cstheme="minorHAnsi"/>
          <w:color w:val="002060"/>
          <w:sz w:val="24"/>
          <w:szCs w:val="24"/>
        </w:rPr>
        <w:t>fully executed and</w:t>
      </w:r>
      <w:r w:rsidRPr="00FE0A2B">
        <w:rPr>
          <w:rFonts w:cstheme="minorHAnsi"/>
          <w:color w:val="002060"/>
          <w:sz w:val="24"/>
          <w:szCs w:val="24"/>
        </w:rPr>
        <w:t xml:space="preserve"> be valid for </w:t>
      </w:r>
      <w:r>
        <w:rPr>
          <w:rFonts w:cstheme="minorHAnsi"/>
          <w:color w:val="002060"/>
          <w:sz w:val="24"/>
          <w:szCs w:val="24"/>
        </w:rPr>
        <w:t>the full length of the student’s program.</w:t>
      </w:r>
    </w:p>
    <w:p w14:paraId="4EA4691F" w14:textId="77777777" w:rsidR="00917B4E" w:rsidRPr="00FE0A2B" w:rsidRDefault="00917B4E" w:rsidP="00917B4E">
      <w:pPr>
        <w:pStyle w:val="NoSpacing"/>
        <w:rPr>
          <w:rFonts w:cstheme="minorHAnsi"/>
          <w:color w:val="002060"/>
          <w:sz w:val="24"/>
          <w:szCs w:val="24"/>
        </w:rPr>
      </w:pPr>
    </w:p>
    <w:p w14:paraId="1461BA6F" w14:textId="77777777" w:rsidR="00917B4E" w:rsidRPr="00FE0A2B" w:rsidRDefault="00917B4E" w:rsidP="00917B4E">
      <w:pPr>
        <w:pStyle w:val="NoSpacing"/>
        <w:rPr>
          <w:rFonts w:cstheme="minorHAnsi"/>
          <w:color w:val="002060"/>
          <w:sz w:val="24"/>
          <w:szCs w:val="24"/>
        </w:rPr>
      </w:pPr>
      <w:r w:rsidRPr="00FE0A2B">
        <w:rPr>
          <w:rFonts w:cstheme="minorHAnsi"/>
          <w:color w:val="002060"/>
          <w:sz w:val="24"/>
          <w:szCs w:val="24"/>
        </w:rPr>
        <w:t xml:space="preserve">The admission office </w:t>
      </w:r>
      <w:r>
        <w:rPr>
          <w:rFonts w:cstheme="minorHAnsi"/>
          <w:color w:val="002060"/>
          <w:sz w:val="24"/>
          <w:szCs w:val="24"/>
        </w:rPr>
        <w:t>must list the following in the PIIRF for each student:</w:t>
      </w:r>
    </w:p>
    <w:p w14:paraId="0439E495" w14:textId="77777777" w:rsidR="00917B4E" w:rsidRPr="00FE0A2B" w:rsidRDefault="00917B4E" w:rsidP="00917B4E">
      <w:pPr>
        <w:pStyle w:val="NoSpacing"/>
        <w:rPr>
          <w:rFonts w:cstheme="minorHAnsi"/>
          <w:color w:val="002060"/>
          <w:sz w:val="24"/>
          <w:szCs w:val="24"/>
        </w:rPr>
      </w:pPr>
    </w:p>
    <w:p w14:paraId="3C02DAB5" w14:textId="77777777" w:rsidR="00917B4E" w:rsidRPr="00FE0A2B" w:rsidRDefault="00917B4E">
      <w:pPr>
        <w:pStyle w:val="NoSpacing"/>
        <w:numPr>
          <w:ilvl w:val="0"/>
          <w:numId w:val="28"/>
        </w:numPr>
        <w:rPr>
          <w:rFonts w:cstheme="minorHAnsi"/>
          <w:color w:val="002060"/>
          <w:sz w:val="24"/>
          <w:szCs w:val="24"/>
        </w:rPr>
      </w:pPr>
      <w:r w:rsidRPr="00FE0A2B">
        <w:rPr>
          <w:rFonts w:cstheme="minorHAnsi"/>
          <w:color w:val="002060"/>
          <w:sz w:val="24"/>
          <w:szCs w:val="24"/>
        </w:rPr>
        <w:t>The exact name of the agreement</w:t>
      </w:r>
    </w:p>
    <w:p w14:paraId="548D1C88" w14:textId="77777777" w:rsidR="00917B4E" w:rsidRPr="00FE0A2B" w:rsidRDefault="00917B4E">
      <w:pPr>
        <w:pStyle w:val="NoSpacing"/>
        <w:numPr>
          <w:ilvl w:val="0"/>
          <w:numId w:val="28"/>
        </w:numPr>
        <w:rPr>
          <w:rFonts w:cstheme="minorHAnsi"/>
          <w:color w:val="002060"/>
          <w:sz w:val="24"/>
          <w:szCs w:val="24"/>
        </w:rPr>
      </w:pPr>
      <w:r w:rsidRPr="00FE0A2B">
        <w:rPr>
          <w:rFonts w:cstheme="minorHAnsi"/>
          <w:color w:val="002060"/>
          <w:sz w:val="24"/>
          <w:szCs w:val="24"/>
        </w:rPr>
        <w:t xml:space="preserve">The exact amount of funds covered by the </w:t>
      </w:r>
      <w:proofErr w:type="gramStart"/>
      <w:r w:rsidRPr="00FE0A2B">
        <w:rPr>
          <w:rFonts w:cstheme="minorHAnsi"/>
          <w:color w:val="002060"/>
          <w:sz w:val="24"/>
          <w:szCs w:val="24"/>
        </w:rPr>
        <w:t>agreement</w:t>
      </w:r>
      <w:proofErr w:type="gramEnd"/>
    </w:p>
    <w:p w14:paraId="448C71E3" w14:textId="77777777" w:rsidR="00917B4E" w:rsidRPr="00FE0A2B" w:rsidRDefault="00917B4E">
      <w:pPr>
        <w:pStyle w:val="NoSpacing"/>
        <w:numPr>
          <w:ilvl w:val="0"/>
          <w:numId w:val="28"/>
        </w:numPr>
        <w:rPr>
          <w:rFonts w:cstheme="minorHAnsi"/>
          <w:color w:val="002060"/>
          <w:sz w:val="24"/>
          <w:szCs w:val="24"/>
        </w:rPr>
      </w:pPr>
      <w:r w:rsidRPr="00FE0A2B">
        <w:rPr>
          <w:rFonts w:cstheme="minorHAnsi"/>
          <w:color w:val="002060"/>
          <w:sz w:val="24"/>
          <w:szCs w:val="24"/>
        </w:rPr>
        <w:t>The English proficiency requirements</w:t>
      </w:r>
    </w:p>
    <w:p w14:paraId="5AF9DB31" w14:textId="77777777" w:rsidR="00917B4E" w:rsidRPr="00FE0A2B" w:rsidRDefault="00917B4E" w:rsidP="00917B4E">
      <w:pPr>
        <w:pStyle w:val="NoSpacing"/>
        <w:ind w:left="360"/>
        <w:rPr>
          <w:rFonts w:cstheme="minorHAnsi"/>
          <w:color w:val="002060"/>
          <w:sz w:val="24"/>
          <w:szCs w:val="24"/>
        </w:rPr>
      </w:pPr>
    </w:p>
    <w:p w14:paraId="3E5ADCD0" w14:textId="068CD1AF" w:rsidR="00917B4E" w:rsidRPr="00FE0A2B" w:rsidRDefault="00917B4E" w:rsidP="00917B4E">
      <w:pPr>
        <w:pStyle w:val="NoSpacing"/>
        <w:rPr>
          <w:rFonts w:cstheme="minorHAnsi"/>
          <w:color w:val="002060"/>
          <w:sz w:val="24"/>
          <w:szCs w:val="24"/>
        </w:rPr>
      </w:pPr>
      <w:r>
        <w:rPr>
          <w:rFonts w:cstheme="minorHAnsi"/>
          <w:color w:val="002060"/>
          <w:sz w:val="24"/>
          <w:szCs w:val="24"/>
        </w:rPr>
        <w:t xml:space="preserve">The </w:t>
      </w:r>
      <w:r w:rsidRPr="00FE0A2B">
        <w:rPr>
          <w:rFonts w:cstheme="minorHAnsi"/>
          <w:color w:val="002060"/>
          <w:sz w:val="24"/>
          <w:szCs w:val="24"/>
        </w:rPr>
        <w:t>ISSS office performs audits of the MOA</w:t>
      </w:r>
      <w:r>
        <w:rPr>
          <w:rFonts w:cstheme="minorHAnsi"/>
          <w:color w:val="002060"/>
          <w:sz w:val="24"/>
          <w:szCs w:val="24"/>
        </w:rPr>
        <w:t>s</w:t>
      </w:r>
      <w:r w:rsidRPr="00FE0A2B">
        <w:rPr>
          <w:rFonts w:cstheme="minorHAnsi"/>
          <w:color w:val="002060"/>
          <w:sz w:val="24"/>
          <w:szCs w:val="24"/>
        </w:rPr>
        <w:t xml:space="preserve"> twice a year</w:t>
      </w:r>
      <w:r>
        <w:rPr>
          <w:rFonts w:cstheme="minorHAnsi"/>
          <w:color w:val="002060"/>
          <w:sz w:val="24"/>
          <w:szCs w:val="24"/>
        </w:rPr>
        <w:t xml:space="preserve"> (before </w:t>
      </w:r>
      <w:r w:rsidRPr="00FE0A2B">
        <w:rPr>
          <w:rFonts w:cstheme="minorHAnsi"/>
          <w:color w:val="002060"/>
          <w:sz w:val="24"/>
          <w:szCs w:val="24"/>
        </w:rPr>
        <w:t>each immigration documents cycle</w:t>
      </w:r>
      <w:r>
        <w:rPr>
          <w:rFonts w:cstheme="minorHAnsi"/>
          <w:color w:val="002060"/>
          <w:sz w:val="24"/>
          <w:szCs w:val="24"/>
        </w:rPr>
        <w:t>)</w:t>
      </w:r>
      <w:r w:rsidRPr="00FE0A2B">
        <w:rPr>
          <w:rFonts w:cstheme="minorHAnsi"/>
          <w:color w:val="002060"/>
          <w:sz w:val="24"/>
          <w:szCs w:val="24"/>
        </w:rPr>
        <w:t xml:space="preserve"> to identify agreements </w:t>
      </w:r>
      <w:r>
        <w:rPr>
          <w:rFonts w:cstheme="minorHAnsi"/>
          <w:color w:val="002060"/>
          <w:sz w:val="24"/>
          <w:szCs w:val="24"/>
        </w:rPr>
        <w:t xml:space="preserve">that may be expiring soon or that ISSS does not have on file. Ultimately, it is the admissions offices’ responsibility to make sure the MOAs are unexpired before submitting the PIIRF, however, it is ISSS’s responsibility to double check the MOA expiration date before issuing the immigration </w:t>
      </w:r>
      <w:commentRangeStart w:id="132"/>
      <w:r>
        <w:rPr>
          <w:rFonts w:cstheme="minorHAnsi"/>
          <w:color w:val="002060"/>
          <w:sz w:val="24"/>
          <w:szCs w:val="24"/>
        </w:rPr>
        <w:t>document</w:t>
      </w:r>
      <w:commentRangeEnd w:id="132"/>
      <w:r w:rsidR="00274FB8">
        <w:rPr>
          <w:rStyle w:val="CommentReference"/>
          <w:rFonts w:ascii="Calibri" w:eastAsia="Times New Roman" w:hAnsi="Calibri" w:cs="Traditional Arabic"/>
          <w:lang w:bidi="ar-BH"/>
        </w:rPr>
        <w:commentReference w:id="132"/>
      </w:r>
      <w:r>
        <w:rPr>
          <w:rFonts w:cstheme="minorHAnsi"/>
          <w:color w:val="002060"/>
          <w:sz w:val="24"/>
          <w:szCs w:val="24"/>
        </w:rPr>
        <w:t>.</w:t>
      </w:r>
      <w:r w:rsidRPr="00FE0A2B">
        <w:rPr>
          <w:rFonts w:cstheme="minorHAnsi"/>
          <w:color w:val="002060"/>
          <w:sz w:val="24"/>
          <w:szCs w:val="24"/>
        </w:rPr>
        <w:t xml:space="preserve"> </w:t>
      </w:r>
      <w:r w:rsidR="00CD347A">
        <w:rPr>
          <w:rFonts w:cstheme="minorHAnsi"/>
          <w:color w:val="002060"/>
          <w:sz w:val="24"/>
          <w:szCs w:val="24"/>
        </w:rPr>
        <w:t>It is best practice to c</w:t>
      </w:r>
      <w:r w:rsidR="00CD347A" w:rsidRPr="00CD347A">
        <w:rPr>
          <w:rFonts w:cstheme="minorHAnsi"/>
          <w:color w:val="002060"/>
          <w:sz w:val="24"/>
          <w:szCs w:val="24"/>
        </w:rPr>
        <w:t xml:space="preserve">ontact each program with an audit list before the cycle starts. The most recent MOA's may be available on </w:t>
      </w:r>
      <w:proofErr w:type="spellStart"/>
      <w:r w:rsidR="00CD347A" w:rsidRPr="00CD347A">
        <w:rPr>
          <w:rFonts w:cstheme="minorHAnsi"/>
          <w:color w:val="002060"/>
          <w:sz w:val="24"/>
          <w:szCs w:val="24"/>
        </w:rPr>
        <w:t>Sharepoint</w:t>
      </w:r>
      <w:proofErr w:type="spellEnd"/>
      <w:r w:rsidR="00CD347A" w:rsidRPr="00CD347A">
        <w:rPr>
          <w:rFonts w:cstheme="minorHAnsi"/>
          <w:color w:val="002060"/>
          <w:sz w:val="24"/>
          <w:szCs w:val="24"/>
        </w:rPr>
        <w:t xml:space="preserve"> through the Provost's office. Request for access must be requested through the </w:t>
      </w:r>
      <w:proofErr w:type="gramStart"/>
      <w:r w:rsidR="00CD347A" w:rsidRPr="00CD347A">
        <w:rPr>
          <w:rFonts w:cstheme="minorHAnsi"/>
          <w:color w:val="002060"/>
          <w:sz w:val="24"/>
          <w:szCs w:val="24"/>
        </w:rPr>
        <w:t>Provost's</w:t>
      </w:r>
      <w:proofErr w:type="gramEnd"/>
      <w:r w:rsidR="00CD347A" w:rsidRPr="00CD347A">
        <w:rPr>
          <w:rFonts w:cstheme="minorHAnsi"/>
          <w:color w:val="002060"/>
          <w:sz w:val="24"/>
          <w:szCs w:val="24"/>
        </w:rPr>
        <w:t xml:space="preserve"> office, Contracts and Administration, for whichever advisor is overseeing the J-1 DS-2019 issuance.</w:t>
      </w:r>
    </w:p>
    <w:p w14:paraId="3ED5F4A0" w14:textId="77777777" w:rsidR="00917B4E" w:rsidRPr="00FE0A2B" w:rsidRDefault="00917B4E" w:rsidP="00917B4E">
      <w:pPr>
        <w:pStyle w:val="NoSpacing"/>
        <w:rPr>
          <w:rFonts w:cstheme="minorHAnsi"/>
        </w:rPr>
      </w:pPr>
    </w:p>
    <w:p w14:paraId="31166888" w14:textId="77777777" w:rsidR="00917B4E" w:rsidRPr="00FE0A2B" w:rsidRDefault="00917B4E" w:rsidP="00917B4E">
      <w:pPr>
        <w:pStyle w:val="NoSpacing"/>
        <w:rPr>
          <w:rFonts w:cstheme="minorHAnsi"/>
          <w:b/>
          <w:bCs/>
          <w:color w:val="0070C0"/>
        </w:rPr>
      </w:pPr>
      <w:r>
        <w:rPr>
          <w:rFonts w:cstheme="minorHAnsi"/>
          <w:color w:val="002060"/>
          <w:sz w:val="24"/>
          <w:szCs w:val="24"/>
        </w:rPr>
        <w:t xml:space="preserve">Copies of </w:t>
      </w:r>
      <w:r w:rsidRPr="00FE0A2B">
        <w:rPr>
          <w:rFonts w:cstheme="minorHAnsi"/>
          <w:color w:val="002060"/>
          <w:sz w:val="24"/>
          <w:szCs w:val="24"/>
        </w:rPr>
        <w:t>MOAs are located at</w:t>
      </w:r>
      <w:r>
        <w:rPr>
          <w:rFonts w:cstheme="minorHAnsi"/>
          <w:color w:val="002060"/>
          <w:sz w:val="24"/>
          <w:szCs w:val="24"/>
        </w:rPr>
        <w:t>:</w:t>
      </w:r>
      <w:r w:rsidRPr="007D5999">
        <w:t xml:space="preserve"> </w:t>
      </w:r>
      <w:r w:rsidRPr="007D5999">
        <w:rPr>
          <w:rFonts w:cstheme="minorHAnsi"/>
          <w:color w:val="002060"/>
          <w:sz w:val="24"/>
          <w:szCs w:val="24"/>
        </w:rPr>
        <w:t>K:\ISSS\J-1 Program\MOAs</w:t>
      </w:r>
    </w:p>
    <w:p w14:paraId="2BB1370F" w14:textId="77777777" w:rsidR="00773687" w:rsidRPr="00FE0A2B" w:rsidRDefault="00773687" w:rsidP="007D5999">
      <w:pPr>
        <w:pStyle w:val="Normal2"/>
        <w:ind w:left="0"/>
        <w:rPr>
          <w:rFonts w:asciiTheme="minorHAnsi" w:hAnsiTheme="minorHAnsi" w:cstheme="minorHAnsi"/>
        </w:rPr>
      </w:pPr>
    </w:p>
    <w:p w14:paraId="55B9FE96" w14:textId="6157C767" w:rsidR="00752CDF" w:rsidRPr="00FE0A2B" w:rsidRDefault="00752CDF" w:rsidP="00B65AA4">
      <w:pPr>
        <w:pStyle w:val="Heading2"/>
      </w:pPr>
      <w:bookmarkStart w:id="133" w:name="_Toc77246665"/>
      <w:r w:rsidRPr="00FE0A2B">
        <w:t xml:space="preserve">2.8 </w:t>
      </w:r>
      <w:r w:rsidR="00773687" w:rsidRPr="00FE0A2B">
        <w:t xml:space="preserve">J-1 </w:t>
      </w:r>
      <w:r w:rsidR="007D5999">
        <w:t>S</w:t>
      </w:r>
      <w:r w:rsidR="00773687" w:rsidRPr="00FE0A2B">
        <w:t xml:space="preserve">tudents </w:t>
      </w:r>
      <w:r w:rsidR="00234954">
        <w:t>i</w:t>
      </w:r>
      <w:r w:rsidR="00773687" w:rsidRPr="00FE0A2B">
        <w:t>n Degree Programs</w:t>
      </w:r>
      <w:bookmarkEnd w:id="133"/>
    </w:p>
    <w:p w14:paraId="0397F199" w14:textId="7271FA91" w:rsidR="00773687" w:rsidRPr="00111205" w:rsidRDefault="00773687" w:rsidP="00773687">
      <w:pPr>
        <w:pStyle w:val="NoSpacing"/>
        <w:rPr>
          <w:rFonts w:cstheme="minorHAnsi"/>
          <w:color w:val="1F3864" w:themeColor="accent1" w:themeShade="80"/>
          <w:sz w:val="24"/>
          <w:szCs w:val="24"/>
        </w:rPr>
      </w:pPr>
      <w:r w:rsidRPr="00111205">
        <w:rPr>
          <w:rFonts w:cstheme="minorHAnsi"/>
          <w:color w:val="1F3864" w:themeColor="accent1" w:themeShade="80"/>
          <w:sz w:val="24"/>
          <w:szCs w:val="24"/>
        </w:rPr>
        <w:t xml:space="preserve">Based on immigration regulations, students </w:t>
      </w:r>
      <w:r w:rsidR="00DF0F54" w:rsidRPr="00111205">
        <w:rPr>
          <w:rFonts w:cstheme="minorHAnsi"/>
          <w:color w:val="1F3864" w:themeColor="accent1" w:themeShade="80"/>
          <w:sz w:val="24"/>
          <w:szCs w:val="24"/>
        </w:rPr>
        <w:t>i</w:t>
      </w:r>
      <w:r w:rsidRPr="00111205">
        <w:rPr>
          <w:rFonts w:cstheme="minorHAnsi"/>
          <w:color w:val="1F3864" w:themeColor="accent1" w:themeShade="80"/>
          <w:sz w:val="24"/>
          <w:szCs w:val="24"/>
        </w:rPr>
        <w:t xml:space="preserve">n a degree program seeking to study on a J-1 </w:t>
      </w:r>
      <w:r w:rsidR="00DF0F54" w:rsidRPr="00111205">
        <w:rPr>
          <w:rFonts w:cstheme="minorHAnsi"/>
          <w:color w:val="1F3864" w:themeColor="accent1" w:themeShade="80"/>
          <w:sz w:val="24"/>
          <w:szCs w:val="24"/>
        </w:rPr>
        <w:t xml:space="preserve">visa </w:t>
      </w:r>
      <w:r w:rsidRPr="00111205">
        <w:rPr>
          <w:rFonts w:cstheme="minorHAnsi"/>
          <w:color w:val="1F3864" w:themeColor="accent1" w:themeShade="80"/>
          <w:sz w:val="24"/>
          <w:szCs w:val="24"/>
        </w:rPr>
        <w:t xml:space="preserve">are only issued DS-2019s for the length (in increment of years) that their funding can cover. </w:t>
      </w:r>
    </w:p>
    <w:p w14:paraId="771C2D3B" w14:textId="77777777" w:rsidR="00773687" w:rsidRPr="00111205" w:rsidRDefault="00773687" w:rsidP="00773687">
      <w:pPr>
        <w:pStyle w:val="NoSpacing"/>
        <w:rPr>
          <w:rFonts w:cstheme="minorHAnsi"/>
          <w:color w:val="1F3864" w:themeColor="accent1" w:themeShade="80"/>
          <w:sz w:val="24"/>
          <w:szCs w:val="24"/>
        </w:rPr>
      </w:pPr>
    </w:p>
    <w:p w14:paraId="0F00288C" w14:textId="247C8279" w:rsidR="00773687" w:rsidRPr="00111205" w:rsidRDefault="00773687" w:rsidP="00773687">
      <w:pPr>
        <w:pStyle w:val="NoSpacing"/>
        <w:rPr>
          <w:rFonts w:cstheme="minorHAnsi"/>
          <w:color w:val="1F3864" w:themeColor="accent1" w:themeShade="80"/>
          <w:sz w:val="24"/>
          <w:szCs w:val="24"/>
        </w:rPr>
      </w:pPr>
      <w:r w:rsidRPr="00111205">
        <w:rPr>
          <w:rFonts w:cstheme="minorHAnsi"/>
          <w:color w:val="1F3864" w:themeColor="accent1" w:themeShade="80"/>
          <w:sz w:val="24"/>
          <w:szCs w:val="24"/>
        </w:rPr>
        <w:t xml:space="preserve">For example, if the funding the student shows will cover only one year of costs in a four-year undergraduate degree program, then the DS-2019 should only be issued for one year. </w:t>
      </w:r>
      <w:r w:rsidR="00C72AC5">
        <w:rPr>
          <w:rFonts w:cstheme="minorHAnsi"/>
          <w:color w:val="1F3864" w:themeColor="accent1" w:themeShade="80"/>
          <w:sz w:val="24"/>
          <w:szCs w:val="24"/>
        </w:rPr>
        <w:t xml:space="preserve">The DS-2019 will then need to be extended before the expiration date based on the updated funding </w:t>
      </w:r>
      <w:r w:rsidR="00C72AC5">
        <w:rPr>
          <w:rFonts w:cstheme="minorHAnsi"/>
          <w:color w:val="1F3864" w:themeColor="accent1" w:themeShade="80"/>
          <w:sz w:val="24"/>
          <w:szCs w:val="24"/>
        </w:rPr>
        <w:lastRenderedPageBreak/>
        <w:t xml:space="preserve">the student provides. </w:t>
      </w:r>
      <w:r w:rsidRPr="00111205">
        <w:rPr>
          <w:rFonts w:cstheme="minorHAnsi"/>
          <w:color w:val="1F3864" w:themeColor="accent1" w:themeShade="80"/>
          <w:sz w:val="24"/>
          <w:szCs w:val="24"/>
        </w:rPr>
        <w:t xml:space="preserve">However, if </w:t>
      </w:r>
      <w:r w:rsidR="00C72AC5">
        <w:rPr>
          <w:rFonts w:cstheme="minorHAnsi"/>
          <w:color w:val="1F3864" w:themeColor="accent1" w:themeShade="80"/>
          <w:sz w:val="24"/>
          <w:szCs w:val="24"/>
        </w:rPr>
        <w:t xml:space="preserve">a student </w:t>
      </w:r>
      <w:r w:rsidRPr="00111205">
        <w:rPr>
          <w:rFonts w:cstheme="minorHAnsi"/>
          <w:color w:val="1F3864" w:themeColor="accent1" w:themeShade="80"/>
          <w:sz w:val="24"/>
          <w:szCs w:val="24"/>
        </w:rPr>
        <w:t>show</w:t>
      </w:r>
      <w:r w:rsidR="00C72AC5">
        <w:rPr>
          <w:rFonts w:cstheme="minorHAnsi"/>
          <w:color w:val="1F3864" w:themeColor="accent1" w:themeShade="80"/>
          <w:sz w:val="24"/>
          <w:szCs w:val="24"/>
        </w:rPr>
        <w:t xml:space="preserve">s </w:t>
      </w:r>
      <w:r w:rsidRPr="00111205">
        <w:rPr>
          <w:rFonts w:cstheme="minorHAnsi"/>
          <w:color w:val="1F3864" w:themeColor="accent1" w:themeShade="80"/>
          <w:sz w:val="24"/>
          <w:szCs w:val="24"/>
        </w:rPr>
        <w:t xml:space="preserve">a scholarship that covers the entire length of that program, then we can issue a DS-2019 for the full four years. </w:t>
      </w:r>
      <w:r w:rsidR="001740F7">
        <w:rPr>
          <w:rFonts w:cstheme="minorHAnsi"/>
          <w:color w:val="1F3864" w:themeColor="accent1" w:themeShade="80"/>
          <w:sz w:val="24"/>
          <w:szCs w:val="24"/>
        </w:rPr>
        <w:t xml:space="preserve">For AU scholarships, ISSS can issue a DS-2019 </w:t>
      </w:r>
      <w:proofErr w:type="gramStart"/>
      <w:r w:rsidR="001740F7">
        <w:rPr>
          <w:rFonts w:cstheme="minorHAnsi"/>
          <w:color w:val="1F3864" w:themeColor="accent1" w:themeShade="80"/>
          <w:sz w:val="24"/>
          <w:szCs w:val="24"/>
        </w:rPr>
        <w:t>for the amount of</w:t>
      </w:r>
      <w:proofErr w:type="gramEnd"/>
      <w:r w:rsidR="001740F7">
        <w:rPr>
          <w:rFonts w:cstheme="minorHAnsi"/>
          <w:color w:val="1F3864" w:themeColor="accent1" w:themeShade="80"/>
          <w:sz w:val="24"/>
          <w:szCs w:val="24"/>
        </w:rPr>
        <w:t xml:space="preserve"> time that the scholarship is renewable. </w:t>
      </w:r>
    </w:p>
    <w:p w14:paraId="06E79C31" w14:textId="77777777" w:rsidR="007D5999" w:rsidRPr="00FE0A2B" w:rsidRDefault="007D5999" w:rsidP="007D5999">
      <w:pPr>
        <w:pStyle w:val="Normal2"/>
        <w:ind w:left="0"/>
        <w:rPr>
          <w:rFonts w:asciiTheme="minorHAnsi" w:hAnsiTheme="minorHAnsi" w:cstheme="minorHAnsi"/>
        </w:rPr>
      </w:pPr>
    </w:p>
    <w:p w14:paraId="0A4E9432" w14:textId="26B0977C" w:rsidR="00773687" w:rsidRPr="00014F5B" w:rsidRDefault="00773687" w:rsidP="00B65AA4">
      <w:pPr>
        <w:pStyle w:val="Heading2"/>
      </w:pPr>
      <w:bookmarkStart w:id="134" w:name="_Toc77246666"/>
      <w:r w:rsidRPr="00FE0A2B">
        <w:t>2.9 Follow</w:t>
      </w:r>
      <w:r w:rsidR="0010432C">
        <w:t>-</w:t>
      </w:r>
      <w:r w:rsidRPr="00FE0A2B">
        <w:t xml:space="preserve">up with </w:t>
      </w:r>
      <w:r w:rsidR="0010432C">
        <w:t>S</w:t>
      </w:r>
      <w:r w:rsidRPr="00FE0A2B">
        <w:t>tudents &amp; Reminder Emails</w:t>
      </w:r>
      <w:bookmarkEnd w:id="134"/>
      <w:r w:rsidRPr="00FE0A2B">
        <w:t xml:space="preserve"> </w:t>
      </w:r>
    </w:p>
    <w:p w14:paraId="083BAE6A" w14:textId="54B40924" w:rsidR="00773687" w:rsidRDefault="00014F5B" w:rsidP="00773687">
      <w:pPr>
        <w:pStyle w:val="NoSpacing"/>
        <w:rPr>
          <w:rFonts w:cstheme="minorHAnsi"/>
          <w:color w:val="002060"/>
          <w:sz w:val="24"/>
          <w:szCs w:val="24"/>
        </w:rPr>
      </w:pPr>
      <w:r>
        <w:rPr>
          <w:rFonts w:cstheme="minorHAnsi"/>
          <w:color w:val="002060"/>
          <w:sz w:val="24"/>
          <w:szCs w:val="24"/>
        </w:rPr>
        <w:t xml:space="preserve">After PIIRF review, the </w:t>
      </w:r>
      <w:r w:rsidR="00773687" w:rsidRPr="00FE0A2B">
        <w:rPr>
          <w:rFonts w:cstheme="minorHAnsi"/>
          <w:color w:val="002060"/>
          <w:sz w:val="24"/>
          <w:szCs w:val="24"/>
        </w:rPr>
        <w:t xml:space="preserve">ISSS team </w:t>
      </w:r>
      <w:r>
        <w:rPr>
          <w:rFonts w:cstheme="minorHAnsi"/>
          <w:color w:val="002060"/>
          <w:sz w:val="24"/>
          <w:szCs w:val="24"/>
        </w:rPr>
        <w:t xml:space="preserve">follows up with students directly regarding missing items, financial document issues/questions, or other necessary </w:t>
      </w:r>
      <w:r w:rsidR="00111205">
        <w:rPr>
          <w:rFonts w:cstheme="minorHAnsi"/>
          <w:color w:val="002060"/>
          <w:sz w:val="24"/>
          <w:szCs w:val="24"/>
        </w:rPr>
        <w:t>questions</w:t>
      </w:r>
      <w:r>
        <w:rPr>
          <w:rFonts w:cstheme="minorHAnsi"/>
          <w:color w:val="002060"/>
          <w:sz w:val="24"/>
          <w:szCs w:val="24"/>
        </w:rPr>
        <w:t xml:space="preserve"> (</w:t>
      </w:r>
      <w:proofErr w:type="gramStart"/>
      <w:r>
        <w:rPr>
          <w:rFonts w:cstheme="minorHAnsi"/>
          <w:color w:val="002060"/>
          <w:sz w:val="24"/>
          <w:szCs w:val="24"/>
        </w:rPr>
        <w:t>with the exception of</w:t>
      </w:r>
      <w:proofErr w:type="gramEnd"/>
      <w:r>
        <w:rPr>
          <w:rFonts w:cstheme="minorHAnsi"/>
          <w:color w:val="002060"/>
          <w:sz w:val="24"/>
          <w:szCs w:val="24"/>
        </w:rPr>
        <w:t xml:space="preserve"> special programs like WSP, ABAU, and IAP where admissions should always be contacted). For issues with the name in Sunapsis not matching the name on the passport or ELP questions, the </w:t>
      </w:r>
      <w:commentRangeStart w:id="135"/>
      <w:r>
        <w:rPr>
          <w:rFonts w:cstheme="minorHAnsi"/>
          <w:color w:val="002060"/>
          <w:sz w:val="24"/>
          <w:szCs w:val="24"/>
        </w:rPr>
        <w:t>admission</w:t>
      </w:r>
      <w:commentRangeEnd w:id="135"/>
      <w:r w:rsidR="003D55A7">
        <w:rPr>
          <w:rStyle w:val="CommentReference"/>
          <w:rFonts w:ascii="Calibri" w:eastAsia="Times New Roman" w:hAnsi="Calibri" w:cs="Traditional Arabic"/>
          <w:lang w:bidi="ar-BH"/>
        </w:rPr>
        <w:commentReference w:id="135"/>
      </w:r>
      <w:r>
        <w:rPr>
          <w:rFonts w:cstheme="minorHAnsi"/>
          <w:color w:val="002060"/>
          <w:sz w:val="24"/>
          <w:szCs w:val="24"/>
        </w:rPr>
        <w:t xml:space="preserve"> team </w:t>
      </w:r>
      <w:r w:rsidR="00CB6993">
        <w:rPr>
          <w:rFonts w:cstheme="minorHAnsi"/>
          <w:color w:val="002060"/>
          <w:sz w:val="24"/>
          <w:szCs w:val="24"/>
        </w:rPr>
        <w:t xml:space="preserve">(PIIRF submitter) </w:t>
      </w:r>
      <w:r>
        <w:rPr>
          <w:rFonts w:cstheme="minorHAnsi"/>
          <w:color w:val="002060"/>
          <w:sz w:val="24"/>
          <w:szCs w:val="24"/>
        </w:rPr>
        <w:t>should be emailed</w:t>
      </w:r>
      <w:r w:rsidR="00F92EFD">
        <w:rPr>
          <w:rFonts w:cstheme="minorHAnsi"/>
          <w:color w:val="002060"/>
          <w:sz w:val="24"/>
          <w:szCs w:val="24"/>
        </w:rPr>
        <w:t xml:space="preserve"> since these updates will need to be made in Colleague.</w:t>
      </w:r>
    </w:p>
    <w:p w14:paraId="5F7EC272" w14:textId="77777777" w:rsidR="007D5999" w:rsidRPr="00FE0A2B" w:rsidRDefault="007D5999" w:rsidP="00773687">
      <w:pPr>
        <w:pStyle w:val="NoSpacing"/>
        <w:rPr>
          <w:rFonts w:cstheme="minorHAnsi"/>
          <w:color w:val="002060"/>
          <w:sz w:val="24"/>
          <w:szCs w:val="24"/>
        </w:rPr>
      </w:pPr>
    </w:p>
    <w:p w14:paraId="749ED45F" w14:textId="3E6FEF9B" w:rsidR="00773687" w:rsidRPr="00FE0A2B" w:rsidRDefault="00773687" w:rsidP="00773687">
      <w:pPr>
        <w:pStyle w:val="NoSpacing"/>
        <w:rPr>
          <w:rFonts w:cstheme="minorHAnsi"/>
          <w:color w:val="002060"/>
          <w:sz w:val="24"/>
          <w:szCs w:val="24"/>
          <w:u w:val="single"/>
        </w:rPr>
      </w:pPr>
      <w:r w:rsidRPr="00FE0A2B">
        <w:rPr>
          <w:rFonts w:cstheme="minorHAnsi"/>
          <w:color w:val="002060"/>
          <w:sz w:val="24"/>
          <w:szCs w:val="24"/>
          <w:u w:val="single"/>
        </w:rPr>
        <w:t>Email</w:t>
      </w:r>
      <w:r w:rsidR="00014F5B">
        <w:rPr>
          <w:rFonts w:cstheme="minorHAnsi"/>
          <w:color w:val="002060"/>
          <w:sz w:val="24"/>
          <w:szCs w:val="24"/>
          <w:u w:val="single"/>
        </w:rPr>
        <w:t xml:space="preserve">s to students </w:t>
      </w:r>
      <w:r w:rsidRPr="00FE0A2B">
        <w:rPr>
          <w:rFonts w:cstheme="minorHAnsi"/>
          <w:color w:val="002060"/>
          <w:sz w:val="24"/>
          <w:szCs w:val="24"/>
          <w:u w:val="single"/>
        </w:rPr>
        <w:t xml:space="preserve">must: </w:t>
      </w:r>
    </w:p>
    <w:p w14:paraId="0C4645BD" w14:textId="4B5A7DF3" w:rsidR="00773687" w:rsidRPr="00FE0A2B" w:rsidRDefault="007D5999">
      <w:pPr>
        <w:pStyle w:val="NoSpacing"/>
        <w:numPr>
          <w:ilvl w:val="0"/>
          <w:numId w:val="30"/>
        </w:numPr>
        <w:rPr>
          <w:rFonts w:cstheme="minorHAnsi"/>
          <w:color w:val="002060"/>
          <w:sz w:val="24"/>
          <w:szCs w:val="24"/>
        </w:rPr>
      </w:pPr>
      <w:r>
        <w:rPr>
          <w:rFonts w:cstheme="minorHAnsi"/>
          <w:color w:val="002060"/>
          <w:sz w:val="24"/>
          <w:szCs w:val="24"/>
        </w:rPr>
        <w:t xml:space="preserve">Use </w:t>
      </w:r>
      <w:r w:rsidR="00773687" w:rsidRPr="00FE0A2B">
        <w:rPr>
          <w:rFonts w:cstheme="minorHAnsi"/>
          <w:color w:val="002060"/>
          <w:sz w:val="24"/>
          <w:szCs w:val="24"/>
        </w:rPr>
        <w:t xml:space="preserve">clear, simple, and </w:t>
      </w:r>
      <w:r>
        <w:rPr>
          <w:rFonts w:cstheme="minorHAnsi"/>
          <w:color w:val="002060"/>
          <w:sz w:val="24"/>
          <w:szCs w:val="24"/>
        </w:rPr>
        <w:t>direct</w:t>
      </w:r>
      <w:r w:rsidR="00773687" w:rsidRPr="00FE0A2B">
        <w:rPr>
          <w:rFonts w:cstheme="minorHAnsi"/>
          <w:color w:val="002060"/>
          <w:sz w:val="24"/>
          <w:szCs w:val="24"/>
        </w:rPr>
        <w:t xml:space="preserve"> language, with </w:t>
      </w:r>
      <w:r w:rsidR="0010432C">
        <w:rPr>
          <w:rFonts w:cstheme="minorHAnsi"/>
          <w:color w:val="002060"/>
          <w:sz w:val="24"/>
          <w:szCs w:val="24"/>
        </w:rPr>
        <w:t xml:space="preserve">step-by-step </w:t>
      </w:r>
      <w:r w:rsidR="00773687" w:rsidRPr="00FE0A2B">
        <w:rPr>
          <w:rFonts w:cstheme="minorHAnsi"/>
          <w:color w:val="002060"/>
          <w:sz w:val="24"/>
          <w:szCs w:val="24"/>
        </w:rPr>
        <w:t>instruction</w:t>
      </w:r>
      <w:r w:rsidR="0010432C">
        <w:rPr>
          <w:rFonts w:cstheme="minorHAnsi"/>
          <w:color w:val="002060"/>
          <w:sz w:val="24"/>
          <w:szCs w:val="24"/>
        </w:rPr>
        <w:t>s</w:t>
      </w:r>
      <w:r w:rsidR="00773687" w:rsidRPr="00FE0A2B">
        <w:rPr>
          <w:rFonts w:cstheme="minorHAnsi"/>
          <w:color w:val="002060"/>
          <w:sz w:val="24"/>
          <w:szCs w:val="24"/>
        </w:rPr>
        <w:t xml:space="preserve"> for </w:t>
      </w:r>
      <w:r w:rsidR="0010432C">
        <w:rPr>
          <w:rFonts w:cstheme="minorHAnsi"/>
          <w:color w:val="002060"/>
          <w:sz w:val="24"/>
          <w:szCs w:val="24"/>
        </w:rPr>
        <w:t xml:space="preserve">the </w:t>
      </w:r>
      <w:proofErr w:type="gramStart"/>
      <w:r w:rsidR="00773687" w:rsidRPr="00FE0A2B">
        <w:rPr>
          <w:rFonts w:cstheme="minorHAnsi"/>
          <w:color w:val="002060"/>
          <w:sz w:val="24"/>
          <w:szCs w:val="24"/>
        </w:rPr>
        <w:t>student</w:t>
      </w:r>
      <w:proofErr w:type="gramEnd"/>
    </w:p>
    <w:p w14:paraId="7EEE15A2" w14:textId="61731119" w:rsidR="00773687" w:rsidRPr="00FE0A2B" w:rsidRDefault="007D5999">
      <w:pPr>
        <w:pStyle w:val="NoSpacing"/>
        <w:numPr>
          <w:ilvl w:val="0"/>
          <w:numId w:val="30"/>
        </w:numPr>
        <w:rPr>
          <w:rFonts w:cstheme="minorHAnsi"/>
          <w:color w:val="002060"/>
          <w:sz w:val="24"/>
          <w:szCs w:val="24"/>
        </w:rPr>
      </w:pPr>
      <w:r>
        <w:rPr>
          <w:rFonts w:cstheme="minorHAnsi"/>
          <w:color w:val="002060"/>
          <w:sz w:val="24"/>
          <w:szCs w:val="24"/>
        </w:rPr>
        <w:t xml:space="preserve">Include </w:t>
      </w:r>
      <w:r w:rsidR="00773687" w:rsidRPr="00FE0A2B">
        <w:rPr>
          <w:rFonts w:cstheme="minorHAnsi"/>
          <w:color w:val="002060"/>
          <w:sz w:val="24"/>
          <w:szCs w:val="24"/>
        </w:rPr>
        <w:t>links to the ISSS home page</w:t>
      </w:r>
      <w:r w:rsidR="0010432C">
        <w:rPr>
          <w:rFonts w:cstheme="minorHAnsi"/>
          <w:color w:val="002060"/>
          <w:sz w:val="24"/>
          <w:szCs w:val="24"/>
        </w:rPr>
        <w:t xml:space="preserve"> and/or relevant </w:t>
      </w:r>
      <w:proofErr w:type="gramStart"/>
      <w:r w:rsidR="0010432C">
        <w:rPr>
          <w:rFonts w:cstheme="minorHAnsi"/>
          <w:color w:val="002060"/>
          <w:sz w:val="24"/>
          <w:szCs w:val="24"/>
        </w:rPr>
        <w:t>pages</w:t>
      </w:r>
      <w:proofErr w:type="gramEnd"/>
    </w:p>
    <w:p w14:paraId="0EC0EDFA" w14:textId="1835A182" w:rsidR="00773687" w:rsidRPr="00FE0A2B" w:rsidRDefault="007D5999">
      <w:pPr>
        <w:pStyle w:val="NoSpacing"/>
        <w:numPr>
          <w:ilvl w:val="0"/>
          <w:numId w:val="30"/>
        </w:numPr>
        <w:rPr>
          <w:rFonts w:cstheme="minorHAnsi"/>
          <w:color w:val="002060"/>
          <w:sz w:val="24"/>
          <w:szCs w:val="24"/>
        </w:rPr>
      </w:pPr>
      <w:r>
        <w:rPr>
          <w:rFonts w:cstheme="minorHAnsi"/>
          <w:color w:val="002060"/>
          <w:sz w:val="24"/>
          <w:szCs w:val="24"/>
        </w:rPr>
        <w:t>Copy a</w:t>
      </w:r>
      <w:r w:rsidR="00773687" w:rsidRPr="00FE0A2B">
        <w:rPr>
          <w:rFonts w:cstheme="minorHAnsi"/>
          <w:color w:val="002060"/>
          <w:sz w:val="24"/>
          <w:szCs w:val="24"/>
        </w:rPr>
        <w:t xml:space="preserve">dmission office </w:t>
      </w:r>
      <w:r>
        <w:rPr>
          <w:rFonts w:cstheme="minorHAnsi"/>
          <w:color w:val="002060"/>
          <w:sz w:val="24"/>
          <w:szCs w:val="24"/>
        </w:rPr>
        <w:t>(PIIRF submitter)</w:t>
      </w:r>
      <w:r w:rsidR="00773687" w:rsidRPr="00FE0A2B">
        <w:rPr>
          <w:rFonts w:cstheme="minorHAnsi"/>
          <w:color w:val="002060"/>
          <w:sz w:val="24"/>
          <w:szCs w:val="24"/>
        </w:rPr>
        <w:t xml:space="preserve"> </w:t>
      </w:r>
    </w:p>
    <w:p w14:paraId="46CF82F8" w14:textId="5C4B43C7" w:rsidR="00773687" w:rsidRDefault="00773687" w:rsidP="00773687">
      <w:pPr>
        <w:pStyle w:val="NoSpacing"/>
        <w:rPr>
          <w:rFonts w:cstheme="minorHAnsi"/>
          <w:color w:val="002060"/>
          <w:sz w:val="24"/>
          <w:szCs w:val="24"/>
        </w:rPr>
      </w:pPr>
    </w:p>
    <w:p w14:paraId="4E73FEC9" w14:textId="1FD08EDC" w:rsidR="007D5999" w:rsidRDefault="007D5999" w:rsidP="00773687">
      <w:pPr>
        <w:pStyle w:val="NoSpacing"/>
        <w:rPr>
          <w:rFonts w:cstheme="minorHAnsi"/>
          <w:color w:val="002060"/>
          <w:sz w:val="24"/>
          <w:szCs w:val="24"/>
        </w:rPr>
      </w:pPr>
      <w:r>
        <w:rPr>
          <w:rFonts w:cstheme="minorHAnsi"/>
          <w:color w:val="002060"/>
          <w:sz w:val="24"/>
          <w:szCs w:val="24"/>
        </w:rPr>
        <w:t xml:space="preserve">Emails </w:t>
      </w:r>
      <w:r w:rsidR="00014F5B">
        <w:rPr>
          <w:rFonts w:cstheme="minorHAnsi"/>
          <w:color w:val="002060"/>
          <w:sz w:val="24"/>
          <w:szCs w:val="24"/>
        </w:rPr>
        <w:t xml:space="preserve">to students </w:t>
      </w:r>
      <w:r>
        <w:rPr>
          <w:rFonts w:cstheme="minorHAnsi"/>
          <w:color w:val="002060"/>
          <w:sz w:val="24"/>
          <w:szCs w:val="24"/>
        </w:rPr>
        <w:t xml:space="preserve">should be sent through </w:t>
      </w:r>
      <w:r w:rsidR="00F10534">
        <w:rPr>
          <w:rFonts w:cstheme="minorHAnsi"/>
          <w:color w:val="002060"/>
          <w:sz w:val="24"/>
          <w:szCs w:val="24"/>
        </w:rPr>
        <w:t>Sunapsis</w:t>
      </w:r>
      <w:r>
        <w:rPr>
          <w:rFonts w:cstheme="minorHAnsi"/>
          <w:color w:val="002060"/>
          <w:sz w:val="24"/>
          <w:szCs w:val="24"/>
        </w:rPr>
        <w:t xml:space="preserve"> so that there is a record in the student’s file. </w:t>
      </w:r>
      <w:r w:rsidR="00014F5B">
        <w:rPr>
          <w:rFonts w:cstheme="minorHAnsi"/>
          <w:color w:val="002060"/>
          <w:sz w:val="24"/>
          <w:szCs w:val="24"/>
        </w:rPr>
        <w:t xml:space="preserve">Emails should be sent from </w:t>
      </w:r>
      <w:hyperlink r:id="rId46" w:history="1">
        <w:r w:rsidR="00014F5B" w:rsidRPr="00F5102F">
          <w:rPr>
            <w:rStyle w:val="Hyperlink"/>
            <w:rFonts w:cstheme="minorHAnsi"/>
            <w:sz w:val="24"/>
            <w:szCs w:val="24"/>
          </w:rPr>
          <w:t>isssdocuments@american.edu</w:t>
        </w:r>
      </w:hyperlink>
      <w:r w:rsidR="00014F5B">
        <w:rPr>
          <w:rFonts w:cstheme="minorHAnsi"/>
          <w:color w:val="002060"/>
          <w:sz w:val="24"/>
          <w:szCs w:val="24"/>
        </w:rPr>
        <w:t xml:space="preserve">, and </w:t>
      </w:r>
      <w:r w:rsidR="00111205">
        <w:rPr>
          <w:rFonts w:cstheme="minorHAnsi"/>
          <w:color w:val="002060"/>
          <w:sz w:val="24"/>
          <w:szCs w:val="24"/>
        </w:rPr>
        <w:t xml:space="preserve">the </w:t>
      </w:r>
      <w:r w:rsidR="00014F5B">
        <w:rPr>
          <w:rFonts w:cstheme="minorHAnsi"/>
          <w:color w:val="002060"/>
          <w:sz w:val="24"/>
          <w:szCs w:val="24"/>
        </w:rPr>
        <w:t xml:space="preserve">ISSS team member who sent the email should check that inbox periodically for a response. </w:t>
      </w:r>
    </w:p>
    <w:p w14:paraId="5D44370D" w14:textId="77777777" w:rsidR="00014F5B" w:rsidRPr="00FE0A2B" w:rsidRDefault="00014F5B" w:rsidP="00773687">
      <w:pPr>
        <w:pStyle w:val="NoSpacing"/>
        <w:rPr>
          <w:rFonts w:cstheme="minorHAnsi"/>
          <w:color w:val="002060"/>
          <w:sz w:val="24"/>
          <w:szCs w:val="24"/>
        </w:rPr>
      </w:pPr>
    </w:p>
    <w:p w14:paraId="1CAEE3A1" w14:textId="40E92C57" w:rsidR="00773687" w:rsidRPr="00FE0A2B" w:rsidRDefault="00773687" w:rsidP="00773687">
      <w:pPr>
        <w:pStyle w:val="NoSpacing"/>
        <w:rPr>
          <w:rFonts w:cstheme="minorHAnsi"/>
          <w:color w:val="002060"/>
          <w:sz w:val="24"/>
          <w:szCs w:val="24"/>
        </w:rPr>
      </w:pPr>
      <w:r w:rsidRPr="00FE0A2B">
        <w:rPr>
          <w:rFonts w:cstheme="minorHAnsi"/>
          <w:color w:val="002060"/>
          <w:sz w:val="24"/>
          <w:szCs w:val="24"/>
        </w:rPr>
        <w:t>When sending reminder</w:t>
      </w:r>
      <w:r w:rsidR="00014F5B">
        <w:rPr>
          <w:rFonts w:cstheme="minorHAnsi"/>
          <w:color w:val="002060"/>
          <w:sz w:val="24"/>
          <w:szCs w:val="24"/>
        </w:rPr>
        <w:t xml:space="preserve"> emails to students</w:t>
      </w:r>
      <w:r w:rsidRPr="00FE0A2B">
        <w:rPr>
          <w:rFonts w:cstheme="minorHAnsi"/>
          <w:color w:val="002060"/>
          <w:sz w:val="24"/>
          <w:szCs w:val="24"/>
        </w:rPr>
        <w:t xml:space="preserve">, the </w:t>
      </w:r>
      <w:r w:rsidR="00420FAC">
        <w:rPr>
          <w:rFonts w:cstheme="minorHAnsi"/>
          <w:color w:val="002060"/>
          <w:sz w:val="24"/>
          <w:szCs w:val="24"/>
        </w:rPr>
        <w:t>same language should be used as the previous email</w:t>
      </w:r>
      <w:r w:rsidRPr="00FE0A2B">
        <w:rPr>
          <w:rFonts w:cstheme="minorHAnsi"/>
          <w:color w:val="002060"/>
          <w:sz w:val="24"/>
          <w:szCs w:val="24"/>
        </w:rPr>
        <w:t xml:space="preserve">, but with a notice showing that this email is a reminder. “Reminder” should also be added to the subject line of the email. </w:t>
      </w:r>
    </w:p>
    <w:p w14:paraId="7C5F65C9" w14:textId="77777777" w:rsidR="00773687" w:rsidRPr="00FE0A2B" w:rsidRDefault="00773687" w:rsidP="00773687">
      <w:pPr>
        <w:pStyle w:val="NoSpacing"/>
        <w:rPr>
          <w:rFonts w:cstheme="minorHAnsi"/>
          <w:color w:val="002060"/>
          <w:sz w:val="24"/>
          <w:szCs w:val="24"/>
        </w:rPr>
      </w:pPr>
    </w:p>
    <w:p w14:paraId="72D0C91A" w14:textId="77777777" w:rsidR="00773687" w:rsidRPr="00FE0A2B" w:rsidRDefault="00773687" w:rsidP="00773687">
      <w:pPr>
        <w:pStyle w:val="NoSpacing"/>
        <w:rPr>
          <w:rFonts w:cstheme="minorHAnsi"/>
          <w:color w:val="002060"/>
          <w:sz w:val="24"/>
          <w:szCs w:val="24"/>
        </w:rPr>
      </w:pPr>
      <w:r w:rsidRPr="00FE0A2B">
        <w:rPr>
          <w:rFonts w:cstheme="minorHAnsi"/>
          <w:color w:val="002060"/>
          <w:sz w:val="24"/>
          <w:szCs w:val="24"/>
          <w:u w:val="single"/>
        </w:rPr>
        <w:t>Reminder emails are generally sent at the following frequency</w:t>
      </w:r>
      <w:r w:rsidRPr="00FE0A2B">
        <w:rPr>
          <w:rFonts w:cstheme="minorHAnsi"/>
          <w:color w:val="002060"/>
          <w:sz w:val="24"/>
          <w:szCs w:val="24"/>
        </w:rPr>
        <w:t>:</w:t>
      </w:r>
    </w:p>
    <w:p w14:paraId="4EBFD8AA" w14:textId="77777777" w:rsidR="00773687" w:rsidRPr="00FE0A2B" w:rsidRDefault="00773687" w:rsidP="00773687">
      <w:pPr>
        <w:pStyle w:val="NoSpacing"/>
        <w:rPr>
          <w:rFonts w:cstheme="minorHAnsi"/>
          <w:color w:val="002060"/>
          <w:sz w:val="24"/>
          <w:szCs w:val="24"/>
        </w:rPr>
      </w:pPr>
    </w:p>
    <w:p w14:paraId="30E7D317" w14:textId="77777777" w:rsidR="00773687" w:rsidRPr="00FE0A2B" w:rsidRDefault="00773687">
      <w:pPr>
        <w:pStyle w:val="NoSpacing"/>
        <w:numPr>
          <w:ilvl w:val="0"/>
          <w:numId w:val="29"/>
        </w:numPr>
        <w:rPr>
          <w:rFonts w:cstheme="minorHAnsi"/>
          <w:color w:val="002060"/>
          <w:sz w:val="24"/>
          <w:szCs w:val="24"/>
        </w:rPr>
      </w:pPr>
      <w:r w:rsidRPr="00FE0A2B">
        <w:rPr>
          <w:rFonts w:cstheme="minorHAnsi"/>
          <w:color w:val="002060"/>
          <w:sz w:val="24"/>
          <w:szCs w:val="24"/>
        </w:rPr>
        <w:t xml:space="preserve">Beginning of the cycle = every two weeks. </w:t>
      </w:r>
    </w:p>
    <w:p w14:paraId="4899F152" w14:textId="77777777" w:rsidR="00773687" w:rsidRPr="00FE0A2B" w:rsidRDefault="00773687">
      <w:pPr>
        <w:pStyle w:val="NoSpacing"/>
        <w:numPr>
          <w:ilvl w:val="0"/>
          <w:numId w:val="29"/>
        </w:numPr>
        <w:rPr>
          <w:rFonts w:cstheme="minorHAnsi"/>
          <w:color w:val="002060"/>
          <w:sz w:val="24"/>
          <w:szCs w:val="24"/>
        </w:rPr>
      </w:pPr>
      <w:r w:rsidRPr="00FE0A2B">
        <w:rPr>
          <w:rFonts w:cstheme="minorHAnsi"/>
          <w:color w:val="002060"/>
          <w:sz w:val="24"/>
          <w:szCs w:val="24"/>
        </w:rPr>
        <w:t xml:space="preserve">Middle of the cycle = every </w:t>
      </w:r>
      <w:commentRangeStart w:id="136"/>
      <w:r w:rsidRPr="00FE0A2B">
        <w:rPr>
          <w:rFonts w:cstheme="minorHAnsi"/>
          <w:color w:val="002060"/>
          <w:sz w:val="24"/>
          <w:szCs w:val="24"/>
        </w:rPr>
        <w:t>week</w:t>
      </w:r>
      <w:commentRangeEnd w:id="136"/>
      <w:r w:rsidR="00C6769A">
        <w:rPr>
          <w:rStyle w:val="CommentReference"/>
          <w:rFonts w:ascii="Calibri" w:eastAsia="Times New Roman" w:hAnsi="Calibri" w:cs="Traditional Arabic"/>
          <w:lang w:bidi="ar-BH"/>
        </w:rPr>
        <w:commentReference w:id="136"/>
      </w:r>
      <w:r w:rsidRPr="00FE0A2B">
        <w:rPr>
          <w:rFonts w:cstheme="minorHAnsi"/>
          <w:color w:val="002060"/>
          <w:sz w:val="24"/>
          <w:szCs w:val="24"/>
        </w:rPr>
        <w:t>.</w:t>
      </w:r>
    </w:p>
    <w:p w14:paraId="54CBBA11" w14:textId="77777777" w:rsidR="00773687" w:rsidRDefault="00773687">
      <w:pPr>
        <w:pStyle w:val="NoSpacing"/>
        <w:numPr>
          <w:ilvl w:val="0"/>
          <w:numId w:val="29"/>
        </w:numPr>
        <w:rPr>
          <w:rFonts w:cstheme="minorHAnsi"/>
          <w:color w:val="002060"/>
          <w:sz w:val="24"/>
          <w:szCs w:val="24"/>
        </w:rPr>
      </w:pPr>
      <w:r w:rsidRPr="00FE0A2B">
        <w:rPr>
          <w:rFonts w:cstheme="minorHAnsi"/>
          <w:color w:val="002060"/>
          <w:sz w:val="24"/>
          <w:szCs w:val="24"/>
        </w:rPr>
        <w:t>End of the cycle = every few days.</w:t>
      </w:r>
    </w:p>
    <w:p w14:paraId="785CF63F" w14:textId="77777777" w:rsidR="00481396" w:rsidRDefault="00481396" w:rsidP="00481396">
      <w:pPr>
        <w:pStyle w:val="NoSpacing"/>
        <w:rPr>
          <w:rFonts w:cstheme="minorHAnsi"/>
          <w:color w:val="002060"/>
          <w:sz w:val="24"/>
          <w:szCs w:val="24"/>
        </w:rPr>
      </w:pPr>
    </w:p>
    <w:p w14:paraId="740E51B9" w14:textId="5B2E2B4F" w:rsidR="00481396" w:rsidRDefault="00481396" w:rsidP="00481396">
      <w:pPr>
        <w:pStyle w:val="NoSpacing"/>
        <w:rPr>
          <w:rFonts w:cstheme="minorHAnsi"/>
          <w:color w:val="002060"/>
          <w:sz w:val="24"/>
          <w:szCs w:val="24"/>
        </w:rPr>
      </w:pPr>
      <w:r>
        <w:rPr>
          <w:rFonts w:cstheme="minorHAnsi"/>
          <w:color w:val="002060"/>
          <w:sz w:val="24"/>
          <w:szCs w:val="24"/>
        </w:rPr>
        <w:t>The Fall cycle typically begins after the cost guides have been updated (likely early to mid-March)</w:t>
      </w:r>
      <w:r w:rsidR="00025ECB">
        <w:rPr>
          <w:rFonts w:cstheme="minorHAnsi"/>
          <w:color w:val="002060"/>
          <w:sz w:val="24"/>
          <w:szCs w:val="24"/>
        </w:rPr>
        <w:t xml:space="preserve">, with the peak/middle falling in May, and the end falling in late June/July. </w:t>
      </w:r>
    </w:p>
    <w:p w14:paraId="5FC22C98" w14:textId="77777777" w:rsidR="00025ECB" w:rsidRDefault="00025ECB" w:rsidP="00481396">
      <w:pPr>
        <w:pStyle w:val="NoSpacing"/>
        <w:rPr>
          <w:rFonts w:cstheme="minorHAnsi"/>
          <w:color w:val="002060"/>
          <w:sz w:val="24"/>
          <w:szCs w:val="24"/>
        </w:rPr>
      </w:pPr>
    </w:p>
    <w:p w14:paraId="239FA308" w14:textId="212B6DFD" w:rsidR="00025ECB" w:rsidRPr="00FE0A2B" w:rsidRDefault="00025ECB" w:rsidP="00481396">
      <w:pPr>
        <w:pStyle w:val="NoSpacing"/>
        <w:rPr>
          <w:rFonts w:cstheme="minorHAnsi"/>
          <w:color w:val="002060"/>
          <w:sz w:val="24"/>
          <w:szCs w:val="24"/>
        </w:rPr>
      </w:pPr>
      <w:r>
        <w:rPr>
          <w:rFonts w:cstheme="minorHAnsi"/>
          <w:color w:val="002060"/>
          <w:sz w:val="24"/>
          <w:szCs w:val="24"/>
        </w:rPr>
        <w:t xml:space="preserve">The Spring cycle </w:t>
      </w:r>
      <w:r w:rsidR="00B34B22">
        <w:rPr>
          <w:rFonts w:cstheme="minorHAnsi"/>
          <w:color w:val="002060"/>
          <w:sz w:val="24"/>
          <w:szCs w:val="24"/>
        </w:rPr>
        <w:t xml:space="preserve">is a much smaller window. It typically begins in early October, with the peak/middle falling in November, and then </w:t>
      </w:r>
      <w:proofErr w:type="gramStart"/>
      <w:r w:rsidR="00B34B22">
        <w:rPr>
          <w:rFonts w:cstheme="minorHAnsi"/>
          <w:color w:val="002060"/>
          <w:sz w:val="24"/>
          <w:szCs w:val="24"/>
        </w:rPr>
        <w:t>end</w:t>
      </w:r>
      <w:proofErr w:type="gramEnd"/>
      <w:r w:rsidR="00B34B22">
        <w:rPr>
          <w:rFonts w:cstheme="minorHAnsi"/>
          <w:color w:val="002060"/>
          <w:sz w:val="24"/>
          <w:szCs w:val="24"/>
        </w:rPr>
        <w:t xml:space="preserve"> in December. </w:t>
      </w:r>
    </w:p>
    <w:p w14:paraId="26AE11DE" w14:textId="77777777" w:rsidR="00773687" w:rsidRPr="00FE0A2B" w:rsidRDefault="00773687" w:rsidP="00773687">
      <w:pPr>
        <w:pStyle w:val="NoSpacing"/>
        <w:rPr>
          <w:rFonts w:cstheme="minorHAnsi"/>
          <w:b/>
          <w:bCs/>
          <w:color w:val="002060"/>
          <w:sz w:val="24"/>
          <w:szCs w:val="24"/>
        </w:rPr>
      </w:pPr>
    </w:p>
    <w:p w14:paraId="7EF03681" w14:textId="5BC63E54" w:rsidR="00773687" w:rsidRPr="00FE0A2B" w:rsidRDefault="00773687" w:rsidP="00773687">
      <w:pPr>
        <w:pStyle w:val="NoSpacing"/>
        <w:rPr>
          <w:rFonts w:cstheme="minorHAnsi"/>
          <w:color w:val="002060"/>
          <w:sz w:val="24"/>
          <w:szCs w:val="24"/>
        </w:rPr>
      </w:pPr>
      <w:r w:rsidRPr="00FE0A2B">
        <w:rPr>
          <w:rFonts w:cstheme="minorHAnsi"/>
          <w:color w:val="002060"/>
          <w:sz w:val="24"/>
          <w:szCs w:val="24"/>
        </w:rPr>
        <w:t xml:space="preserve">Please note: Email reminders for the same issue should only be sent a maximum of 3-4 times to the student within one cycle. The admission office should be notified if the student does not respond after the third email reminder so that the admission office can determine if they would </w:t>
      </w:r>
      <w:r w:rsidRPr="00FE0A2B">
        <w:rPr>
          <w:rFonts w:cstheme="minorHAnsi"/>
          <w:color w:val="002060"/>
          <w:sz w:val="24"/>
          <w:szCs w:val="24"/>
        </w:rPr>
        <w:lastRenderedPageBreak/>
        <w:t>like to defer the student to the next semester</w:t>
      </w:r>
      <w:r w:rsidR="00014F5B">
        <w:rPr>
          <w:rFonts w:cstheme="minorHAnsi"/>
          <w:color w:val="002060"/>
          <w:sz w:val="24"/>
          <w:szCs w:val="24"/>
        </w:rPr>
        <w:t xml:space="preserve"> or withdraw them.</w:t>
      </w:r>
      <w:r w:rsidR="00111205">
        <w:rPr>
          <w:rFonts w:cstheme="minorHAnsi"/>
          <w:color w:val="002060"/>
          <w:sz w:val="24"/>
          <w:szCs w:val="24"/>
        </w:rPr>
        <w:t xml:space="preserve"> </w:t>
      </w:r>
      <w:r w:rsidR="00431997">
        <w:rPr>
          <w:rFonts w:cstheme="minorHAnsi"/>
          <w:color w:val="002060"/>
          <w:sz w:val="24"/>
          <w:szCs w:val="24"/>
        </w:rPr>
        <w:t xml:space="preserve">ISSS will then take the appropriate action </w:t>
      </w:r>
      <w:r w:rsidR="00AC099B">
        <w:rPr>
          <w:rFonts w:cstheme="minorHAnsi"/>
          <w:color w:val="002060"/>
          <w:sz w:val="24"/>
          <w:szCs w:val="24"/>
        </w:rPr>
        <w:t>to</w:t>
      </w:r>
      <w:r w:rsidR="00431997">
        <w:rPr>
          <w:rFonts w:cstheme="minorHAnsi"/>
          <w:color w:val="002060"/>
          <w:sz w:val="24"/>
          <w:szCs w:val="24"/>
        </w:rPr>
        <w:t xml:space="preserve"> the immigration document. </w:t>
      </w:r>
    </w:p>
    <w:p w14:paraId="6067F04B" w14:textId="77777777" w:rsidR="00773687" w:rsidRPr="00FE0A2B" w:rsidRDefault="00773687" w:rsidP="00773687">
      <w:pPr>
        <w:pStyle w:val="NoSpacing"/>
        <w:rPr>
          <w:rFonts w:cstheme="minorHAnsi"/>
          <w:color w:val="002060"/>
          <w:sz w:val="24"/>
          <w:szCs w:val="24"/>
        </w:rPr>
      </w:pPr>
    </w:p>
    <w:p w14:paraId="3D15E8A8" w14:textId="6D158190" w:rsidR="00752CDF" w:rsidRPr="009E6C80" w:rsidRDefault="00773687" w:rsidP="009E6C80">
      <w:pPr>
        <w:pStyle w:val="NoSpacing"/>
        <w:rPr>
          <w:rFonts w:cstheme="minorHAnsi"/>
          <w:color w:val="002060"/>
          <w:sz w:val="24"/>
          <w:szCs w:val="24"/>
        </w:rPr>
      </w:pPr>
      <w:r w:rsidRPr="00FE0A2B">
        <w:rPr>
          <w:rFonts w:cstheme="minorHAnsi"/>
          <w:color w:val="002060"/>
          <w:sz w:val="24"/>
          <w:szCs w:val="24"/>
        </w:rPr>
        <w:t xml:space="preserve">Email templates </w:t>
      </w:r>
      <w:r w:rsidR="00014F5B">
        <w:rPr>
          <w:rFonts w:cstheme="minorHAnsi"/>
          <w:color w:val="002060"/>
          <w:sz w:val="24"/>
          <w:szCs w:val="24"/>
        </w:rPr>
        <w:t xml:space="preserve">for common issues </w:t>
      </w:r>
      <w:r w:rsidRPr="00FE0A2B">
        <w:rPr>
          <w:rFonts w:cstheme="minorHAnsi"/>
          <w:color w:val="002060"/>
          <w:sz w:val="24"/>
          <w:szCs w:val="24"/>
        </w:rPr>
        <w:t xml:space="preserve">are saved </w:t>
      </w:r>
      <w:r w:rsidR="00014F5B">
        <w:rPr>
          <w:rFonts w:cstheme="minorHAnsi"/>
          <w:color w:val="002060"/>
          <w:sz w:val="24"/>
          <w:szCs w:val="24"/>
        </w:rPr>
        <w:t>here and are updated periodically:</w:t>
      </w:r>
      <w:r w:rsidR="009E6C80">
        <w:rPr>
          <w:rFonts w:cstheme="minorHAnsi"/>
          <w:color w:val="002060"/>
          <w:sz w:val="24"/>
          <w:szCs w:val="24"/>
        </w:rPr>
        <w:t xml:space="preserve"> </w:t>
      </w:r>
      <w:r w:rsidR="00420FAC" w:rsidRPr="00C55D8B">
        <w:rPr>
          <w:rFonts w:cstheme="minorHAnsi"/>
          <w:color w:val="1F3864" w:themeColor="accent1" w:themeShade="80"/>
          <w:sz w:val="24"/>
          <w:szCs w:val="24"/>
        </w:rPr>
        <w:t>K:\ISSS\ADMISSIONS\Admissions Email Templates</w:t>
      </w:r>
    </w:p>
    <w:p w14:paraId="7C20E9BC" w14:textId="2B0C34C5" w:rsidR="00773687" w:rsidRPr="00FE0A2B" w:rsidRDefault="00773687" w:rsidP="00773687">
      <w:pPr>
        <w:tabs>
          <w:tab w:val="clear" w:pos="851"/>
          <w:tab w:val="clear" w:pos="1701"/>
          <w:tab w:val="clear" w:pos="3402"/>
          <w:tab w:val="clear" w:pos="4253"/>
          <w:tab w:val="clear" w:pos="5103"/>
          <w:tab w:val="clear" w:pos="5954"/>
          <w:tab w:val="clear" w:pos="6804"/>
          <w:tab w:val="clear" w:pos="7655"/>
        </w:tabs>
        <w:rPr>
          <w:rFonts w:asciiTheme="minorHAnsi" w:hAnsiTheme="minorHAnsi" w:cstheme="minorHAnsi"/>
        </w:rPr>
      </w:pPr>
    </w:p>
    <w:p w14:paraId="7A85CCD8" w14:textId="475768B0" w:rsidR="00100D12" w:rsidRPr="00FE0A2B" w:rsidRDefault="00752CDF"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rFonts w:asciiTheme="minorHAnsi" w:hAnsiTheme="minorHAnsi" w:cstheme="minorHAnsi"/>
          <w:noProof/>
        </w:rPr>
      </w:pPr>
      <w:bookmarkStart w:id="137" w:name="_Toc77246667"/>
      <w:r w:rsidRPr="00FE0A2B">
        <w:rPr>
          <w:rFonts w:asciiTheme="minorHAnsi" w:hAnsiTheme="minorHAnsi" w:cstheme="minorHAnsi"/>
          <w:noProof/>
        </w:rPr>
        <w:lastRenderedPageBreak/>
        <w:t>Policies for Admission Office</w:t>
      </w:r>
      <w:bookmarkEnd w:id="137"/>
      <w:r w:rsidR="002164B0">
        <w:rPr>
          <w:rFonts w:asciiTheme="minorHAnsi" w:hAnsiTheme="minorHAnsi" w:cstheme="minorHAnsi"/>
          <w:noProof/>
        </w:rPr>
        <w:t>s</w:t>
      </w:r>
    </w:p>
    <w:p w14:paraId="1FD1E456" w14:textId="2F008330" w:rsidR="00E07F3C" w:rsidRPr="00FE0A2B" w:rsidRDefault="00E07F3C" w:rsidP="00B65AA4">
      <w:pPr>
        <w:pStyle w:val="Heading2"/>
      </w:pPr>
      <w:bookmarkStart w:id="138" w:name="_Toc77246668"/>
      <w:r w:rsidRPr="00FE0A2B">
        <w:t>3.</w:t>
      </w:r>
      <w:r w:rsidR="00092616" w:rsidRPr="00FE0A2B">
        <w:t>1</w:t>
      </w:r>
      <w:r w:rsidRPr="00FE0A2B">
        <w:t xml:space="preserve"> </w:t>
      </w:r>
      <w:r w:rsidR="00E53CDC">
        <w:t xml:space="preserve">Steps before </w:t>
      </w:r>
      <w:r w:rsidR="00092616" w:rsidRPr="00FE0A2B">
        <w:t>Submitting PIIRFs</w:t>
      </w:r>
      <w:bookmarkEnd w:id="138"/>
      <w:r w:rsidR="00111205">
        <w:t xml:space="preserve"> in </w:t>
      </w:r>
      <w:proofErr w:type="spellStart"/>
      <w:proofErr w:type="gramStart"/>
      <w:r w:rsidR="00111205">
        <w:t>iEagle</w:t>
      </w:r>
      <w:proofErr w:type="spellEnd"/>
      <w:proofErr w:type="gramEnd"/>
    </w:p>
    <w:p w14:paraId="0B40FCCB" w14:textId="297D6F85" w:rsidR="00C765DD" w:rsidRPr="006C5BC1" w:rsidRDefault="00C765DD" w:rsidP="00451A17">
      <w:pPr>
        <w:pStyle w:val="NoSpacing"/>
        <w:rPr>
          <w:rFonts w:cstheme="minorHAnsi"/>
          <w:b/>
          <w:bCs/>
          <w:color w:val="002060"/>
          <w:sz w:val="24"/>
          <w:szCs w:val="24"/>
        </w:rPr>
      </w:pPr>
      <w:r w:rsidRPr="006C5BC1">
        <w:rPr>
          <w:rFonts w:cstheme="minorHAnsi"/>
          <w:b/>
          <w:bCs/>
          <w:color w:val="002060"/>
          <w:sz w:val="24"/>
          <w:szCs w:val="24"/>
        </w:rPr>
        <w:t xml:space="preserve">Before admission teams submit a PIIRF, students should be admitted to their program of study and have paid their admission deposit (if required). </w:t>
      </w:r>
    </w:p>
    <w:p w14:paraId="229DBAB2" w14:textId="77777777" w:rsidR="00C765DD" w:rsidRDefault="00C765DD" w:rsidP="00451A17">
      <w:pPr>
        <w:pStyle w:val="NoSpacing"/>
        <w:rPr>
          <w:rFonts w:cstheme="minorHAnsi"/>
          <w:color w:val="002060"/>
          <w:sz w:val="24"/>
          <w:szCs w:val="24"/>
        </w:rPr>
      </w:pPr>
    </w:p>
    <w:p w14:paraId="733FC936" w14:textId="29C020E0" w:rsidR="00451A17" w:rsidRDefault="00C765DD" w:rsidP="00451A17">
      <w:pPr>
        <w:pStyle w:val="NoSpacing"/>
        <w:rPr>
          <w:rFonts w:cstheme="minorHAnsi"/>
          <w:color w:val="002060"/>
          <w:sz w:val="24"/>
          <w:szCs w:val="24"/>
        </w:rPr>
      </w:pPr>
      <w:r>
        <w:rPr>
          <w:rFonts w:cstheme="minorHAnsi"/>
          <w:color w:val="002060"/>
          <w:sz w:val="24"/>
          <w:szCs w:val="24"/>
        </w:rPr>
        <w:t xml:space="preserve">Additionally, </w:t>
      </w:r>
      <w:r w:rsidR="00451A17">
        <w:rPr>
          <w:rFonts w:cstheme="minorHAnsi"/>
          <w:color w:val="002060"/>
          <w:sz w:val="24"/>
          <w:szCs w:val="24"/>
        </w:rPr>
        <w:t xml:space="preserve">the </w:t>
      </w:r>
      <w:r w:rsidR="00B75DC9">
        <w:rPr>
          <w:rFonts w:cstheme="minorHAnsi"/>
          <w:color w:val="002060"/>
          <w:sz w:val="24"/>
          <w:szCs w:val="24"/>
        </w:rPr>
        <w:t>admission office needs</w:t>
      </w:r>
      <w:r w:rsidR="00451A17">
        <w:rPr>
          <w:rFonts w:cstheme="minorHAnsi"/>
          <w:color w:val="002060"/>
          <w:sz w:val="24"/>
          <w:szCs w:val="24"/>
        </w:rPr>
        <w:t xml:space="preserve"> to input </w:t>
      </w:r>
      <w:r w:rsidR="00034A5A">
        <w:rPr>
          <w:rFonts w:cstheme="minorHAnsi"/>
          <w:color w:val="002060"/>
          <w:sz w:val="24"/>
          <w:szCs w:val="24"/>
        </w:rPr>
        <w:t xml:space="preserve">the following information </w:t>
      </w:r>
      <w:r w:rsidR="00451A17">
        <w:rPr>
          <w:rFonts w:cstheme="minorHAnsi"/>
          <w:color w:val="002060"/>
          <w:sz w:val="24"/>
          <w:szCs w:val="24"/>
        </w:rPr>
        <w:t>into the student’s Colleague record</w:t>
      </w:r>
      <w:r w:rsidR="0085687E">
        <w:rPr>
          <w:rFonts w:cstheme="minorHAnsi"/>
          <w:color w:val="002060"/>
          <w:sz w:val="24"/>
          <w:szCs w:val="24"/>
        </w:rPr>
        <w:t xml:space="preserve"> at least 24 hours before PIIRF submission:</w:t>
      </w:r>
    </w:p>
    <w:p w14:paraId="34FCDEA7" w14:textId="77777777" w:rsidR="0085687E" w:rsidRDefault="0085687E" w:rsidP="00451A17">
      <w:pPr>
        <w:pStyle w:val="NoSpacing"/>
        <w:rPr>
          <w:rFonts w:cstheme="minorHAnsi"/>
          <w:color w:val="002060"/>
          <w:sz w:val="24"/>
          <w:szCs w:val="24"/>
        </w:rPr>
      </w:pPr>
    </w:p>
    <w:p w14:paraId="2E15A955" w14:textId="0A713B4E" w:rsidR="00451A17" w:rsidRDefault="00451A17" w:rsidP="00451A17">
      <w:pPr>
        <w:pStyle w:val="NoSpacing"/>
        <w:rPr>
          <w:rFonts w:cstheme="minorHAnsi"/>
          <w:color w:val="002060"/>
          <w:sz w:val="24"/>
          <w:szCs w:val="24"/>
        </w:rPr>
      </w:pPr>
      <w:r>
        <w:rPr>
          <w:rFonts w:cstheme="minorHAnsi"/>
          <w:color w:val="002060"/>
          <w:sz w:val="24"/>
          <w:szCs w:val="24"/>
        </w:rPr>
        <w:t>NAE Screen:</w:t>
      </w:r>
    </w:p>
    <w:p w14:paraId="1F7AC19B" w14:textId="230EA9F4" w:rsidR="00451A17" w:rsidRDefault="0085687E">
      <w:pPr>
        <w:pStyle w:val="NoSpacing"/>
        <w:numPr>
          <w:ilvl w:val="0"/>
          <w:numId w:val="97"/>
        </w:numPr>
        <w:rPr>
          <w:rFonts w:cstheme="minorHAnsi"/>
          <w:color w:val="002060"/>
          <w:sz w:val="24"/>
          <w:szCs w:val="24"/>
        </w:rPr>
      </w:pPr>
      <w:r>
        <w:rPr>
          <w:rFonts w:cstheme="minorHAnsi"/>
          <w:color w:val="002060"/>
          <w:sz w:val="24"/>
          <w:szCs w:val="24"/>
        </w:rPr>
        <w:t>Name</w:t>
      </w:r>
    </w:p>
    <w:p w14:paraId="049AB7CE" w14:textId="49D0B3CB" w:rsidR="0085687E" w:rsidRDefault="0085687E">
      <w:pPr>
        <w:pStyle w:val="NoSpacing"/>
        <w:numPr>
          <w:ilvl w:val="0"/>
          <w:numId w:val="97"/>
        </w:numPr>
        <w:rPr>
          <w:rFonts w:cstheme="minorHAnsi"/>
          <w:color w:val="002060"/>
          <w:sz w:val="24"/>
          <w:szCs w:val="24"/>
        </w:rPr>
      </w:pPr>
      <w:r>
        <w:rPr>
          <w:rFonts w:cstheme="minorHAnsi"/>
          <w:color w:val="002060"/>
          <w:sz w:val="24"/>
          <w:szCs w:val="24"/>
        </w:rPr>
        <w:t>Gender</w:t>
      </w:r>
    </w:p>
    <w:p w14:paraId="668E60AA" w14:textId="2403D0FC" w:rsidR="0085687E" w:rsidRDefault="0085687E">
      <w:pPr>
        <w:pStyle w:val="NoSpacing"/>
        <w:numPr>
          <w:ilvl w:val="0"/>
          <w:numId w:val="97"/>
        </w:numPr>
        <w:rPr>
          <w:rFonts w:cstheme="minorHAnsi"/>
          <w:color w:val="002060"/>
          <w:sz w:val="24"/>
          <w:szCs w:val="24"/>
        </w:rPr>
      </w:pPr>
      <w:r>
        <w:rPr>
          <w:rFonts w:cstheme="minorHAnsi"/>
          <w:color w:val="002060"/>
          <w:sz w:val="24"/>
          <w:szCs w:val="24"/>
        </w:rPr>
        <w:t>Date of birth</w:t>
      </w:r>
    </w:p>
    <w:p w14:paraId="41750DFE" w14:textId="71E043CE" w:rsidR="0085687E" w:rsidRDefault="0085687E">
      <w:pPr>
        <w:pStyle w:val="NoSpacing"/>
        <w:numPr>
          <w:ilvl w:val="0"/>
          <w:numId w:val="97"/>
        </w:numPr>
        <w:rPr>
          <w:rFonts w:cstheme="minorHAnsi"/>
          <w:color w:val="002060"/>
          <w:sz w:val="24"/>
          <w:szCs w:val="24"/>
        </w:rPr>
      </w:pPr>
      <w:r>
        <w:rPr>
          <w:rFonts w:cstheme="minorHAnsi"/>
          <w:color w:val="002060"/>
          <w:sz w:val="24"/>
          <w:szCs w:val="24"/>
        </w:rPr>
        <w:t>Citizenship (cannot be US)</w:t>
      </w:r>
    </w:p>
    <w:p w14:paraId="1188E3A7" w14:textId="77777777" w:rsidR="0085687E" w:rsidRDefault="0085687E" w:rsidP="0085687E">
      <w:pPr>
        <w:pStyle w:val="NoSpacing"/>
        <w:rPr>
          <w:rFonts w:cstheme="minorHAnsi"/>
          <w:color w:val="002060"/>
          <w:sz w:val="24"/>
          <w:szCs w:val="24"/>
        </w:rPr>
      </w:pPr>
    </w:p>
    <w:p w14:paraId="43961B5D" w14:textId="0F24CAE8" w:rsidR="0085687E" w:rsidRDefault="0085687E" w:rsidP="0085687E">
      <w:pPr>
        <w:pStyle w:val="NoSpacing"/>
        <w:rPr>
          <w:rFonts w:cstheme="minorHAnsi"/>
          <w:color w:val="002060"/>
          <w:sz w:val="24"/>
          <w:szCs w:val="24"/>
        </w:rPr>
      </w:pPr>
      <w:r>
        <w:rPr>
          <w:rFonts w:cstheme="minorHAnsi"/>
          <w:color w:val="002060"/>
          <w:sz w:val="24"/>
          <w:szCs w:val="24"/>
        </w:rPr>
        <w:t>APPN Screen:</w:t>
      </w:r>
    </w:p>
    <w:p w14:paraId="069772AE" w14:textId="48A1C86E" w:rsidR="0085687E" w:rsidRDefault="0085687E">
      <w:pPr>
        <w:pStyle w:val="NoSpacing"/>
        <w:numPr>
          <w:ilvl w:val="0"/>
          <w:numId w:val="98"/>
        </w:numPr>
        <w:rPr>
          <w:rFonts w:cstheme="minorHAnsi"/>
          <w:color w:val="002060"/>
          <w:sz w:val="24"/>
          <w:szCs w:val="24"/>
        </w:rPr>
      </w:pPr>
      <w:r>
        <w:rPr>
          <w:rFonts w:cstheme="minorHAnsi"/>
          <w:color w:val="002060"/>
          <w:sz w:val="24"/>
          <w:szCs w:val="24"/>
        </w:rPr>
        <w:t xml:space="preserve">Admission record entered for any of the three upcoming fall or spring </w:t>
      </w:r>
      <w:proofErr w:type="gramStart"/>
      <w:r>
        <w:rPr>
          <w:rFonts w:cstheme="minorHAnsi"/>
          <w:color w:val="002060"/>
          <w:sz w:val="24"/>
          <w:szCs w:val="24"/>
        </w:rPr>
        <w:t>terms</w:t>
      </w:r>
      <w:proofErr w:type="gramEnd"/>
    </w:p>
    <w:p w14:paraId="76C63B8F" w14:textId="77777777" w:rsidR="0085687E" w:rsidRDefault="0085687E" w:rsidP="0085687E">
      <w:pPr>
        <w:pStyle w:val="NoSpacing"/>
        <w:ind w:left="720"/>
        <w:rPr>
          <w:rFonts w:cstheme="minorHAnsi"/>
          <w:color w:val="002060"/>
          <w:sz w:val="24"/>
          <w:szCs w:val="24"/>
        </w:rPr>
      </w:pPr>
    </w:p>
    <w:p w14:paraId="01930BD1" w14:textId="5D934B8D" w:rsidR="0085687E" w:rsidRDefault="0085687E" w:rsidP="0085687E">
      <w:pPr>
        <w:pStyle w:val="NoSpacing"/>
        <w:rPr>
          <w:rFonts w:cstheme="minorHAnsi"/>
          <w:color w:val="002060"/>
          <w:sz w:val="24"/>
          <w:szCs w:val="24"/>
        </w:rPr>
      </w:pPr>
      <w:r>
        <w:rPr>
          <w:rFonts w:cstheme="minorHAnsi"/>
          <w:color w:val="002060"/>
          <w:sz w:val="24"/>
          <w:szCs w:val="24"/>
        </w:rPr>
        <w:t>FPER Screen:</w:t>
      </w:r>
    </w:p>
    <w:p w14:paraId="79F320A0" w14:textId="3862CBE7" w:rsidR="0085687E" w:rsidRDefault="0085687E">
      <w:pPr>
        <w:pStyle w:val="NoSpacing"/>
        <w:numPr>
          <w:ilvl w:val="0"/>
          <w:numId w:val="98"/>
        </w:numPr>
        <w:rPr>
          <w:rFonts w:cstheme="minorHAnsi"/>
          <w:color w:val="002060"/>
          <w:sz w:val="24"/>
          <w:szCs w:val="24"/>
        </w:rPr>
      </w:pPr>
      <w:r>
        <w:rPr>
          <w:rFonts w:cstheme="minorHAnsi"/>
          <w:color w:val="002060"/>
          <w:sz w:val="24"/>
          <w:szCs w:val="24"/>
        </w:rPr>
        <w:t>Visa status is coded as either F-1 or J-1</w:t>
      </w:r>
    </w:p>
    <w:p w14:paraId="41351CD5" w14:textId="41B5A32D" w:rsidR="0085687E" w:rsidRDefault="0085687E">
      <w:pPr>
        <w:pStyle w:val="NoSpacing"/>
        <w:numPr>
          <w:ilvl w:val="0"/>
          <w:numId w:val="98"/>
        </w:numPr>
        <w:rPr>
          <w:rFonts w:cstheme="minorHAnsi"/>
          <w:color w:val="002060"/>
          <w:sz w:val="24"/>
          <w:szCs w:val="24"/>
        </w:rPr>
      </w:pPr>
      <w:r>
        <w:rPr>
          <w:rFonts w:cstheme="minorHAnsi"/>
          <w:color w:val="002060"/>
          <w:sz w:val="24"/>
          <w:szCs w:val="24"/>
        </w:rPr>
        <w:t>Citizenship (cannot be US)</w:t>
      </w:r>
    </w:p>
    <w:p w14:paraId="7041CDE9" w14:textId="2785584F" w:rsidR="00E53CDC" w:rsidRDefault="00E53CDC" w:rsidP="00E53CDC">
      <w:pPr>
        <w:pStyle w:val="NoSpacing"/>
        <w:rPr>
          <w:rFonts w:cstheme="minorHAnsi"/>
          <w:color w:val="002060"/>
          <w:sz w:val="24"/>
          <w:szCs w:val="24"/>
        </w:rPr>
      </w:pPr>
    </w:p>
    <w:p w14:paraId="4199A17F" w14:textId="51C7D8BC" w:rsidR="00E53CDC" w:rsidRDefault="00E53CDC" w:rsidP="00E53CDC">
      <w:pPr>
        <w:pStyle w:val="NoSpacing"/>
        <w:rPr>
          <w:rFonts w:cstheme="minorHAnsi"/>
          <w:color w:val="002060"/>
          <w:sz w:val="24"/>
          <w:szCs w:val="24"/>
        </w:rPr>
      </w:pPr>
      <w:r>
        <w:rPr>
          <w:rFonts w:cstheme="minorHAnsi"/>
          <w:color w:val="002060"/>
          <w:sz w:val="24"/>
          <w:szCs w:val="24"/>
        </w:rPr>
        <w:t>ADSU Screen:</w:t>
      </w:r>
    </w:p>
    <w:p w14:paraId="7AD27823" w14:textId="6F406276" w:rsidR="00E53CDC" w:rsidRDefault="00C765DD">
      <w:pPr>
        <w:pStyle w:val="NoSpacing"/>
        <w:numPr>
          <w:ilvl w:val="0"/>
          <w:numId w:val="99"/>
        </w:numPr>
        <w:rPr>
          <w:rFonts w:cstheme="minorHAnsi"/>
          <w:color w:val="002060"/>
          <w:sz w:val="24"/>
          <w:szCs w:val="24"/>
        </w:rPr>
      </w:pPr>
      <w:r>
        <w:rPr>
          <w:rFonts w:cstheme="minorHAnsi"/>
          <w:color w:val="002060"/>
          <w:sz w:val="24"/>
          <w:szCs w:val="24"/>
        </w:rPr>
        <w:t>Foreign address</w:t>
      </w:r>
    </w:p>
    <w:p w14:paraId="140E34EB" w14:textId="382781E1" w:rsidR="00C765DD" w:rsidRDefault="00C765DD">
      <w:pPr>
        <w:pStyle w:val="NoSpacing"/>
        <w:numPr>
          <w:ilvl w:val="0"/>
          <w:numId w:val="99"/>
        </w:numPr>
        <w:rPr>
          <w:rFonts w:cstheme="minorHAnsi"/>
          <w:color w:val="002060"/>
          <w:sz w:val="24"/>
          <w:szCs w:val="24"/>
        </w:rPr>
      </w:pPr>
      <w:r>
        <w:rPr>
          <w:rFonts w:cstheme="minorHAnsi"/>
          <w:color w:val="002060"/>
          <w:sz w:val="24"/>
          <w:szCs w:val="24"/>
        </w:rPr>
        <w:t>US address (for transfer-in students only)</w:t>
      </w:r>
    </w:p>
    <w:p w14:paraId="5EAE6A61" w14:textId="6433FCAE" w:rsidR="00C765DD" w:rsidRDefault="00C765DD" w:rsidP="00C765DD">
      <w:pPr>
        <w:pStyle w:val="NoSpacing"/>
        <w:rPr>
          <w:rFonts w:cstheme="minorHAnsi"/>
          <w:color w:val="002060"/>
          <w:sz w:val="24"/>
          <w:szCs w:val="24"/>
        </w:rPr>
      </w:pPr>
    </w:p>
    <w:p w14:paraId="39717933" w14:textId="55129A12" w:rsidR="00C765DD" w:rsidRDefault="00C765DD" w:rsidP="00C765DD">
      <w:pPr>
        <w:pStyle w:val="NoSpacing"/>
        <w:rPr>
          <w:rFonts w:cstheme="minorHAnsi"/>
          <w:color w:val="002060"/>
          <w:sz w:val="24"/>
          <w:szCs w:val="24"/>
        </w:rPr>
      </w:pPr>
      <w:r>
        <w:rPr>
          <w:rFonts w:cstheme="minorHAnsi"/>
          <w:color w:val="002060"/>
          <w:sz w:val="24"/>
          <w:szCs w:val="24"/>
        </w:rPr>
        <w:t>TSUM Screen:</w:t>
      </w:r>
    </w:p>
    <w:p w14:paraId="6D412871" w14:textId="784A6579" w:rsidR="000C26AA" w:rsidRDefault="00C765DD">
      <w:pPr>
        <w:pStyle w:val="NoSpacing"/>
        <w:numPr>
          <w:ilvl w:val="0"/>
          <w:numId w:val="100"/>
        </w:numPr>
        <w:rPr>
          <w:rFonts w:cstheme="minorHAnsi"/>
          <w:color w:val="002060"/>
          <w:sz w:val="24"/>
          <w:szCs w:val="24"/>
        </w:rPr>
      </w:pPr>
      <w:r>
        <w:rPr>
          <w:rFonts w:cstheme="minorHAnsi"/>
          <w:color w:val="002060"/>
          <w:sz w:val="24"/>
          <w:szCs w:val="24"/>
        </w:rPr>
        <w:t xml:space="preserve">ELP scores should be entered </w:t>
      </w:r>
      <w:proofErr w:type="gramStart"/>
      <w:r>
        <w:rPr>
          <w:rFonts w:cstheme="minorHAnsi"/>
          <w:color w:val="002060"/>
          <w:sz w:val="24"/>
          <w:szCs w:val="24"/>
        </w:rPr>
        <w:t>here</w:t>
      </w:r>
      <w:proofErr w:type="gramEnd"/>
    </w:p>
    <w:p w14:paraId="5923D2B5" w14:textId="4E575E6B" w:rsidR="00C765DD" w:rsidRDefault="00C765DD" w:rsidP="00C765DD">
      <w:pPr>
        <w:pStyle w:val="NoSpacing"/>
        <w:rPr>
          <w:rFonts w:cstheme="minorHAnsi"/>
          <w:color w:val="002060"/>
          <w:sz w:val="24"/>
          <w:szCs w:val="24"/>
        </w:rPr>
      </w:pPr>
    </w:p>
    <w:p w14:paraId="08CE0198" w14:textId="78A8C5CD" w:rsidR="00C765DD" w:rsidRPr="00C765DD" w:rsidRDefault="00C765DD" w:rsidP="00C765DD">
      <w:pPr>
        <w:pStyle w:val="NoSpacing"/>
        <w:rPr>
          <w:rFonts w:cstheme="minorHAnsi"/>
          <w:color w:val="002060"/>
          <w:sz w:val="24"/>
          <w:szCs w:val="24"/>
        </w:rPr>
      </w:pPr>
      <w:r>
        <w:rPr>
          <w:rFonts w:cstheme="minorHAnsi"/>
          <w:color w:val="002060"/>
          <w:sz w:val="24"/>
          <w:szCs w:val="24"/>
        </w:rPr>
        <w:t xml:space="preserve">More information about each item can be found below. </w:t>
      </w:r>
    </w:p>
    <w:p w14:paraId="2023D5BE" w14:textId="6D18721D" w:rsidR="000C26AA" w:rsidRPr="00045F0D" w:rsidRDefault="000C26AA" w:rsidP="00B65AA4">
      <w:pPr>
        <w:pStyle w:val="Heading4"/>
      </w:pPr>
      <w:r w:rsidRPr="00045F0D">
        <w:t>Name and Biographical information</w:t>
      </w:r>
    </w:p>
    <w:p w14:paraId="19CBA57B" w14:textId="43767EE4" w:rsidR="000C26AA" w:rsidRPr="00FE0A2B" w:rsidRDefault="00252359" w:rsidP="000C26AA">
      <w:pPr>
        <w:pStyle w:val="Default"/>
        <w:rPr>
          <w:rFonts w:asciiTheme="minorHAnsi" w:hAnsiTheme="minorHAnsi" w:cstheme="minorHAnsi"/>
          <w:color w:val="002060"/>
        </w:rPr>
      </w:pPr>
      <w:r>
        <w:rPr>
          <w:rFonts w:asciiTheme="minorHAnsi" w:hAnsiTheme="minorHAnsi" w:cstheme="minorHAnsi"/>
          <w:color w:val="002060"/>
        </w:rPr>
        <w:t xml:space="preserve">All </w:t>
      </w:r>
      <w:r w:rsidR="009F5A0B">
        <w:rPr>
          <w:rFonts w:asciiTheme="minorHAnsi" w:hAnsiTheme="minorHAnsi" w:cstheme="minorHAnsi"/>
          <w:color w:val="002060"/>
        </w:rPr>
        <w:t>SEVIS users are required to abide by the</w:t>
      </w:r>
      <w:r w:rsidR="000C26AA" w:rsidRPr="00FE0A2B">
        <w:rPr>
          <w:rFonts w:asciiTheme="minorHAnsi" w:hAnsiTheme="minorHAnsi" w:cstheme="minorHAnsi"/>
          <w:color w:val="002060"/>
        </w:rPr>
        <w:t xml:space="preserve"> </w:t>
      </w:r>
      <w:hyperlink r:id="rId47" w:history="1">
        <w:r w:rsidR="000C26AA" w:rsidRPr="00252359">
          <w:rPr>
            <w:rStyle w:val="Hyperlink"/>
            <w:rFonts w:asciiTheme="minorHAnsi" w:hAnsiTheme="minorHAnsi" w:cstheme="minorHAnsi"/>
          </w:rPr>
          <w:t>SEV</w:t>
        </w:r>
        <w:r w:rsidRPr="00252359">
          <w:rPr>
            <w:rStyle w:val="Hyperlink"/>
            <w:rFonts w:asciiTheme="minorHAnsi" w:hAnsiTheme="minorHAnsi" w:cstheme="minorHAnsi"/>
          </w:rPr>
          <w:t>IS</w:t>
        </w:r>
        <w:r w:rsidR="000C26AA" w:rsidRPr="00252359">
          <w:rPr>
            <w:rStyle w:val="Hyperlink"/>
            <w:rFonts w:asciiTheme="minorHAnsi" w:hAnsiTheme="minorHAnsi" w:cstheme="minorHAnsi"/>
          </w:rPr>
          <w:t xml:space="preserve"> </w:t>
        </w:r>
        <w:r w:rsidR="009163CC" w:rsidRPr="00252359">
          <w:rPr>
            <w:rStyle w:val="Hyperlink"/>
            <w:rFonts w:asciiTheme="minorHAnsi" w:hAnsiTheme="minorHAnsi" w:cstheme="minorHAnsi"/>
          </w:rPr>
          <w:t>Name Standards</w:t>
        </w:r>
      </w:hyperlink>
      <w:r w:rsidR="000C26AA" w:rsidRPr="00FE0A2B">
        <w:rPr>
          <w:rFonts w:asciiTheme="minorHAnsi" w:hAnsiTheme="minorHAnsi" w:cstheme="minorHAnsi"/>
          <w:color w:val="002060"/>
        </w:rPr>
        <w:t xml:space="preserve"> when issuing immigration documents</w:t>
      </w:r>
      <w:r w:rsidR="00F200A6">
        <w:rPr>
          <w:rFonts w:asciiTheme="minorHAnsi" w:hAnsiTheme="minorHAnsi" w:cstheme="minorHAnsi"/>
          <w:color w:val="002060"/>
        </w:rPr>
        <w:t xml:space="preserve">, </w:t>
      </w:r>
      <w:r w:rsidR="000C26AA" w:rsidRPr="00FE0A2B">
        <w:rPr>
          <w:rFonts w:asciiTheme="minorHAnsi" w:hAnsiTheme="minorHAnsi" w:cstheme="minorHAnsi"/>
          <w:color w:val="002060"/>
        </w:rPr>
        <w:t xml:space="preserve">which are based on their relationship to international standards governing machine-readable travel documents. </w:t>
      </w:r>
    </w:p>
    <w:p w14:paraId="34980FCA" w14:textId="77777777" w:rsidR="000C26AA" w:rsidRPr="00FE0A2B" w:rsidRDefault="000C26AA" w:rsidP="000C26AA">
      <w:pPr>
        <w:pStyle w:val="Default"/>
        <w:rPr>
          <w:rFonts w:asciiTheme="minorHAnsi" w:hAnsiTheme="minorHAnsi" w:cstheme="minorHAnsi"/>
          <w:color w:val="002060"/>
          <w:u w:val="single"/>
        </w:rPr>
      </w:pPr>
    </w:p>
    <w:p w14:paraId="48A28363" w14:textId="77777777" w:rsidR="000C26AA" w:rsidRPr="00FE0A2B" w:rsidRDefault="000C26AA" w:rsidP="000C26AA">
      <w:pPr>
        <w:pStyle w:val="Default"/>
        <w:rPr>
          <w:rFonts w:asciiTheme="minorHAnsi" w:hAnsiTheme="minorHAnsi" w:cstheme="minorHAnsi"/>
          <w:color w:val="002060"/>
          <w:u w:val="single"/>
        </w:rPr>
      </w:pPr>
      <w:r w:rsidRPr="00FE0A2B">
        <w:rPr>
          <w:rFonts w:asciiTheme="minorHAnsi" w:hAnsiTheme="minorHAnsi" w:cstheme="minorHAnsi"/>
          <w:color w:val="002060"/>
          <w:u w:val="single"/>
        </w:rPr>
        <w:t xml:space="preserve">Name standards help all SEVIS users: </w:t>
      </w:r>
    </w:p>
    <w:p w14:paraId="1D973FFD" w14:textId="33EECF64" w:rsidR="000C26AA" w:rsidRPr="00FE0A2B" w:rsidRDefault="000C26AA" w:rsidP="000C26AA">
      <w:pPr>
        <w:pStyle w:val="Default"/>
        <w:rPr>
          <w:rFonts w:asciiTheme="minorHAnsi" w:hAnsiTheme="minorHAnsi" w:cstheme="minorHAnsi"/>
          <w:color w:val="002060"/>
        </w:rPr>
      </w:pPr>
      <w:r w:rsidRPr="00FE0A2B">
        <w:rPr>
          <w:rFonts w:asciiTheme="minorHAnsi" w:eastAsia="Symbol" w:hAnsiTheme="minorHAnsi" w:cstheme="minorHAnsi"/>
          <w:color w:val="002060"/>
        </w:rPr>
        <w:t>·</w:t>
      </w:r>
      <w:r w:rsidRPr="00FE0A2B">
        <w:rPr>
          <w:rFonts w:asciiTheme="minorHAnsi" w:hAnsiTheme="minorHAnsi" w:cstheme="minorHAnsi"/>
          <w:color w:val="002060"/>
        </w:rPr>
        <w:t xml:space="preserve"> Comply with the standards governing machine-readable travel documents</w:t>
      </w:r>
    </w:p>
    <w:p w14:paraId="4E7E8A47" w14:textId="17DAFB40" w:rsidR="000C26AA" w:rsidRPr="00FE0A2B" w:rsidRDefault="000C26AA" w:rsidP="000C26AA">
      <w:pPr>
        <w:pStyle w:val="Default"/>
        <w:rPr>
          <w:rFonts w:asciiTheme="minorHAnsi" w:hAnsiTheme="minorHAnsi" w:cstheme="minorHAnsi"/>
          <w:color w:val="002060"/>
        </w:rPr>
      </w:pPr>
      <w:r w:rsidRPr="00FE0A2B">
        <w:rPr>
          <w:rFonts w:asciiTheme="minorHAnsi" w:eastAsia="Symbol" w:hAnsiTheme="minorHAnsi" w:cstheme="minorHAnsi"/>
          <w:color w:val="002060"/>
        </w:rPr>
        <w:t>·</w:t>
      </w:r>
      <w:r w:rsidRPr="00FE0A2B">
        <w:rPr>
          <w:rFonts w:asciiTheme="minorHAnsi" w:hAnsiTheme="minorHAnsi" w:cstheme="minorHAnsi"/>
          <w:color w:val="002060"/>
        </w:rPr>
        <w:t xml:space="preserve"> Convert foreign names into a standardized format</w:t>
      </w:r>
    </w:p>
    <w:p w14:paraId="678B9690" w14:textId="77777777" w:rsidR="000C26AA" w:rsidRPr="00FE0A2B" w:rsidRDefault="000C26AA" w:rsidP="000C26AA">
      <w:pPr>
        <w:pStyle w:val="Default"/>
        <w:rPr>
          <w:rFonts w:asciiTheme="minorHAnsi" w:hAnsiTheme="minorHAnsi" w:cstheme="minorHAnsi"/>
          <w:color w:val="002060"/>
        </w:rPr>
      </w:pPr>
      <w:r w:rsidRPr="00FE0A2B">
        <w:rPr>
          <w:rFonts w:asciiTheme="minorHAnsi" w:hAnsiTheme="minorHAnsi" w:cstheme="minorHAnsi"/>
          <w:color w:val="002060"/>
        </w:rPr>
        <w:lastRenderedPageBreak/>
        <w:t xml:space="preserve">· Search for individuals more reliably </w:t>
      </w:r>
    </w:p>
    <w:p w14:paraId="711C0B2B" w14:textId="6E47918C" w:rsidR="000C26AA" w:rsidRPr="00FE0A2B" w:rsidRDefault="000C26AA" w:rsidP="000C26AA">
      <w:pPr>
        <w:pStyle w:val="Default"/>
        <w:rPr>
          <w:rFonts w:asciiTheme="minorHAnsi" w:hAnsiTheme="minorHAnsi" w:cstheme="minorHAnsi"/>
          <w:color w:val="002060"/>
        </w:rPr>
      </w:pPr>
      <w:r w:rsidRPr="00FE0A2B">
        <w:rPr>
          <w:rFonts w:asciiTheme="minorHAnsi" w:eastAsia="Symbol" w:hAnsiTheme="minorHAnsi" w:cstheme="minorHAnsi"/>
          <w:color w:val="002060"/>
        </w:rPr>
        <w:t>·</w:t>
      </w:r>
      <w:r w:rsidRPr="00FE0A2B">
        <w:rPr>
          <w:rFonts w:asciiTheme="minorHAnsi" w:hAnsiTheme="minorHAnsi" w:cstheme="minorHAnsi"/>
          <w:color w:val="002060"/>
        </w:rPr>
        <w:t xml:space="preserve"> Improve the accuracy of name matching with other government systems</w:t>
      </w:r>
    </w:p>
    <w:p w14:paraId="5BE5704C" w14:textId="4AA7A06B" w:rsidR="000C26AA" w:rsidRPr="00FE0A2B" w:rsidRDefault="000C26AA" w:rsidP="000C26AA">
      <w:pPr>
        <w:pStyle w:val="Default"/>
        <w:rPr>
          <w:rFonts w:asciiTheme="minorHAnsi" w:hAnsiTheme="minorHAnsi" w:cstheme="minorHAnsi"/>
          <w:color w:val="002060"/>
        </w:rPr>
      </w:pPr>
      <w:r w:rsidRPr="00FE0A2B">
        <w:rPr>
          <w:rFonts w:asciiTheme="minorHAnsi" w:eastAsia="Symbol" w:hAnsiTheme="minorHAnsi" w:cstheme="minorHAnsi"/>
          <w:color w:val="002060"/>
        </w:rPr>
        <w:t>·</w:t>
      </w:r>
      <w:r w:rsidRPr="00FE0A2B">
        <w:rPr>
          <w:rFonts w:asciiTheme="minorHAnsi" w:hAnsiTheme="minorHAnsi" w:cstheme="minorHAnsi"/>
          <w:color w:val="002060"/>
        </w:rPr>
        <w:t xml:space="preserve"> Prevent the entry of unacceptable characters for names</w:t>
      </w:r>
    </w:p>
    <w:p w14:paraId="0C12013C" w14:textId="77777777" w:rsidR="000C26AA" w:rsidRPr="00FE0A2B" w:rsidRDefault="000C26AA" w:rsidP="000C26AA">
      <w:pPr>
        <w:autoSpaceDE w:val="0"/>
        <w:autoSpaceDN w:val="0"/>
        <w:adjustRightInd w:val="0"/>
        <w:spacing w:after="0"/>
        <w:rPr>
          <w:rFonts w:asciiTheme="minorHAnsi" w:hAnsiTheme="minorHAnsi" w:cstheme="minorHAnsi"/>
          <w:color w:val="002060"/>
          <w:szCs w:val="24"/>
        </w:rPr>
      </w:pPr>
    </w:p>
    <w:p w14:paraId="14846C61" w14:textId="207C747E" w:rsidR="000C26AA" w:rsidRPr="00FE0A2B" w:rsidRDefault="000C26AA" w:rsidP="002C427A">
      <w:pPr>
        <w:pStyle w:val="NoSpacing"/>
        <w:rPr>
          <w:rFonts w:cstheme="minorHAnsi"/>
          <w:color w:val="002060"/>
          <w:sz w:val="24"/>
          <w:szCs w:val="24"/>
        </w:rPr>
      </w:pPr>
      <w:r w:rsidRPr="00FE0A2B">
        <w:rPr>
          <w:rFonts w:cstheme="minorHAnsi"/>
          <w:color w:val="002060"/>
          <w:sz w:val="24"/>
          <w:szCs w:val="24"/>
        </w:rPr>
        <w:t xml:space="preserve">Based on </w:t>
      </w:r>
      <w:r w:rsidR="002C427A">
        <w:rPr>
          <w:rFonts w:cstheme="minorHAnsi"/>
          <w:color w:val="002060"/>
          <w:sz w:val="24"/>
          <w:szCs w:val="24"/>
        </w:rPr>
        <w:t xml:space="preserve">these </w:t>
      </w:r>
      <w:r w:rsidRPr="00FE0A2B">
        <w:rPr>
          <w:rFonts w:cstheme="minorHAnsi"/>
          <w:color w:val="002060"/>
          <w:sz w:val="24"/>
          <w:szCs w:val="24"/>
        </w:rPr>
        <w:t xml:space="preserve">requirements, </w:t>
      </w:r>
      <w:r w:rsidR="002C427A">
        <w:rPr>
          <w:rFonts w:cstheme="minorHAnsi"/>
          <w:color w:val="002060"/>
          <w:sz w:val="24"/>
          <w:szCs w:val="24"/>
        </w:rPr>
        <w:t xml:space="preserve">a </w:t>
      </w:r>
      <w:r w:rsidRPr="00FE0A2B">
        <w:rPr>
          <w:rFonts w:cstheme="minorHAnsi"/>
          <w:color w:val="002060"/>
          <w:sz w:val="24"/>
          <w:szCs w:val="24"/>
        </w:rPr>
        <w:t xml:space="preserve">student’s name </w:t>
      </w:r>
      <w:r w:rsidR="00544424">
        <w:rPr>
          <w:rFonts w:cstheme="minorHAnsi"/>
          <w:color w:val="002060"/>
          <w:sz w:val="24"/>
          <w:szCs w:val="24"/>
        </w:rPr>
        <w:t>o</w:t>
      </w:r>
      <w:r w:rsidRPr="00FE0A2B">
        <w:rPr>
          <w:rFonts w:cstheme="minorHAnsi"/>
          <w:color w:val="002060"/>
          <w:sz w:val="24"/>
          <w:szCs w:val="24"/>
        </w:rPr>
        <w:t>n the I-20/DS</w:t>
      </w:r>
      <w:r w:rsidR="002C427A">
        <w:rPr>
          <w:rFonts w:cstheme="minorHAnsi"/>
          <w:color w:val="002060"/>
          <w:sz w:val="24"/>
          <w:szCs w:val="24"/>
        </w:rPr>
        <w:t>-</w:t>
      </w:r>
      <w:r w:rsidRPr="00FE0A2B">
        <w:rPr>
          <w:rFonts w:cstheme="minorHAnsi"/>
          <w:color w:val="002060"/>
          <w:sz w:val="24"/>
          <w:szCs w:val="24"/>
        </w:rPr>
        <w:t xml:space="preserve">2019 must match </w:t>
      </w:r>
      <w:r w:rsidR="002C427A">
        <w:rPr>
          <w:rFonts w:cstheme="minorHAnsi"/>
          <w:color w:val="002060"/>
          <w:sz w:val="24"/>
          <w:szCs w:val="24"/>
        </w:rPr>
        <w:t xml:space="preserve">the </w:t>
      </w:r>
      <w:r w:rsidR="00544424">
        <w:rPr>
          <w:rFonts w:cstheme="minorHAnsi"/>
          <w:color w:val="002060"/>
          <w:sz w:val="24"/>
          <w:szCs w:val="24"/>
        </w:rPr>
        <w:t>Machine-Readable Zone (</w:t>
      </w:r>
      <w:r w:rsidRPr="00FE0A2B">
        <w:rPr>
          <w:rFonts w:cstheme="minorHAnsi"/>
          <w:color w:val="002060"/>
          <w:sz w:val="24"/>
          <w:szCs w:val="24"/>
        </w:rPr>
        <w:t>MRZ</w:t>
      </w:r>
      <w:r w:rsidR="00544424">
        <w:rPr>
          <w:rFonts w:cstheme="minorHAnsi"/>
          <w:color w:val="002060"/>
          <w:sz w:val="24"/>
          <w:szCs w:val="24"/>
        </w:rPr>
        <w:t>)</w:t>
      </w:r>
      <w:r w:rsidRPr="00FE0A2B">
        <w:rPr>
          <w:rFonts w:cstheme="minorHAnsi"/>
          <w:color w:val="002060"/>
          <w:sz w:val="24"/>
          <w:szCs w:val="24"/>
        </w:rPr>
        <w:t xml:space="preserve"> of the passport. Admission</w:t>
      </w:r>
      <w:r w:rsidR="00544424">
        <w:rPr>
          <w:rFonts w:cstheme="minorHAnsi"/>
          <w:color w:val="002060"/>
          <w:sz w:val="24"/>
          <w:szCs w:val="24"/>
        </w:rPr>
        <w:t xml:space="preserve"> offices</w:t>
      </w:r>
      <w:r w:rsidR="002C427A">
        <w:rPr>
          <w:rFonts w:cstheme="minorHAnsi"/>
          <w:color w:val="002060"/>
          <w:sz w:val="24"/>
          <w:szCs w:val="24"/>
        </w:rPr>
        <w:t xml:space="preserve"> </w:t>
      </w:r>
      <w:r w:rsidRPr="00FE0A2B">
        <w:rPr>
          <w:rFonts w:cstheme="minorHAnsi"/>
          <w:color w:val="002060"/>
          <w:sz w:val="24"/>
          <w:szCs w:val="24"/>
        </w:rPr>
        <w:t>must check in NAE in Colleague to verify and update</w:t>
      </w:r>
      <w:r w:rsidR="002C427A">
        <w:rPr>
          <w:rFonts w:cstheme="minorHAnsi"/>
          <w:color w:val="002060"/>
          <w:sz w:val="24"/>
          <w:szCs w:val="24"/>
        </w:rPr>
        <w:t xml:space="preserve"> if necessary. </w:t>
      </w:r>
    </w:p>
    <w:p w14:paraId="014458A7" w14:textId="77777777" w:rsidR="002C427A" w:rsidRDefault="002C427A" w:rsidP="002C427A">
      <w:pPr>
        <w:pStyle w:val="NoSpacing"/>
        <w:rPr>
          <w:rFonts w:cstheme="minorHAnsi"/>
          <w:color w:val="002060"/>
          <w:sz w:val="24"/>
          <w:szCs w:val="24"/>
        </w:rPr>
      </w:pPr>
    </w:p>
    <w:p w14:paraId="373E8800" w14:textId="4B6FBA99" w:rsidR="000C26AA" w:rsidRPr="00FE0A2B" w:rsidRDefault="002C427A" w:rsidP="002C427A">
      <w:pPr>
        <w:pStyle w:val="NoSpacing"/>
        <w:rPr>
          <w:rFonts w:cstheme="minorHAnsi"/>
          <w:color w:val="002060"/>
          <w:sz w:val="24"/>
          <w:szCs w:val="24"/>
        </w:rPr>
      </w:pPr>
      <w:r>
        <w:rPr>
          <w:rFonts w:cstheme="minorHAnsi"/>
          <w:color w:val="002060"/>
          <w:sz w:val="24"/>
          <w:szCs w:val="24"/>
        </w:rPr>
        <w:t>The student’s date of birth</w:t>
      </w:r>
      <w:r w:rsidR="000C26AA" w:rsidRPr="00FE0A2B">
        <w:rPr>
          <w:rFonts w:cstheme="minorHAnsi"/>
          <w:color w:val="002060"/>
          <w:sz w:val="24"/>
          <w:szCs w:val="24"/>
        </w:rPr>
        <w:t xml:space="preserve"> </w:t>
      </w:r>
      <w:proofErr w:type="gramStart"/>
      <w:r w:rsidR="000C26AA" w:rsidRPr="00FE0A2B">
        <w:rPr>
          <w:rFonts w:cstheme="minorHAnsi"/>
          <w:color w:val="002060"/>
          <w:sz w:val="24"/>
          <w:szCs w:val="24"/>
        </w:rPr>
        <w:t>entered in</w:t>
      </w:r>
      <w:r>
        <w:rPr>
          <w:rFonts w:cstheme="minorHAnsi"/>
          <w:color w:val="002060"/>
          <w:sz w:val="24"/>
          <w:szCs w:val="24"/>
        </w:rPr>
        <w:t>to</w:t>
      </w:r>
      <w:proofErr w:type="gramEnd"/>
      <w:r>
        <w:rPr>
          <w:rFonts w:cstheme="minorHAnsi"/>
          <w:color w:val="002060"/>
          <w:sz w:val="24"/>
          <w:szCs w:val="24"/>
        </w:rPr>
        <w:t xml:space="preserve"> NAE must also match the U</w:t>
      </w:r>
      <w:r w:rsidR="00C765DD">
        <w:rPr>
          <w:rFonts w:cstheme="minorHAnsi"/>
          <w:color w:val="002060"/>
          <w:sz w:val="24"/>
          <w:szCs w:val="24"/>
        </w:rPr>
        <w:t>.</w:t>
      </w:r>
      <w:r>
        <w:rPr>
          <w:rFonts w:cstheme="minorHAnsi"/>
          <w:color w:val="002060"/>
          <w:sz w:val="24"/>
          <w:szCs w:val="24"/>
        </w:rPr>
        <w:t>S</w:t>
      </w:r>
      <w:r w:rsidR="00C765DD">
        <w:rPr>
          <w:rFonts w:cstheme="minorHAnsi"/>
          <w:color w:val="002060"/>
          <w:sz w:val="24"/>
          <w:szCs w:val="24"/>
        </w:rPr>
        <w:t>.</w:t>
      </w:r>
      <w:r>
        <w:rPr>
          <w:rFonts w:cstheme="minorHAnsi"/>
          <w:color w:val="002060"/>
          <w:sz w:val="24"/>
          <w:szCs w:val="24"/>
        </w:rPr>
        <w:t xml:space="preserve"> format</w:t>
      </w:r>
      <w:r w:rsidR="00E86B78">
        <w:rPr>
          <w:rFonts w:cstheme="minorHAnsi"/>
          <w:color w:val="002060"/>
          <w:sz w:val="24"/>
          <w:szCs w:val="24"/>
        </w:rPr>
        <w:t xml:space="preserve"> (MM/DD/YY</w:t>
      </w:r>
      <w:r w:rsidR="00725774">
        <w:rPr>
          <w:rFonts w:cstheme="minorHAnsi"/>
          <w:color w:val="002060"/>
          <w:sz w:val="24"/>
          <w:szCs w:val="24"/>
        </w:rPr>
        <w:t>Y</w:t>
      </w:r>
      <w:r w:rsidR="00E86B78">
        <w:rPr>
          <w:rFonts w:cstheme="minorHAnsi"/>
          <w:color w:val="002060"/>
          <w:sz w:val="24"/>
          <w:szCs w:val="24"/>
        </w:rPr>
        <w:t>Y)</w:t>
      </w:r>
      <w:r w:rsidR="00C765DD">
        <w:rPr>
          <w:rFonts w:cstheme="minorHAnsi"/>
          <w:color w:val="002060"/>
          <w:sz w:val="24"/>
          <w:szCs w:val="24"/>
        </w:rPr>
        <w:t>,</w:t>
      </w:r>
      <w:r>
        <w:rPr>
          <w:rFonts w:cstheme="minorHAnsi"/>
          <w:color w:val="002060"/>
          <w:sz w:val="24"/>
          <w:szCs w:val="24"/>
        </w:rPr>
        <w:t xml:space="preserve"> and admissions should verify this before submitting the PIIRF</w:t>
      </w:r>
      <w:r w:rsidR="00C765DD">
        <w:rPr>
          <w:rFonts w:cstheme="minorHAnsi"/>
          <w:color w:val="002060"/>
          <w:sz w:val="24"/>
          <w:szCs w:val="24"/>
        </w:rPr>
        <w:t>.</w:t>
      </w:r>
    </w:p>
    <w:p w14:paraId="387B3437" w14:textId="77777777" w:rsidR="002C427A" w:rsidRDefault="002C427A" w:rsidP="002C427A">
      <w:pPr>
        <w:pStyle w:val="NoSpacing"/>
        <w:rPr>
          <w:rFonts w:cstheme="minorHAnsi"/>
          <w:color w:val="002060"/>
          <w:sz w:val="24"/>
          <w:szCs w:val="24"/>
        </w:rPr>
      </w:pPr>
    </w:p>
    <w:p w14:paraId="74F43BC4" w14:textId="399DD601" w:rsidR="000C26AA" w:rsidRPr="002C427A" w:rsidRDefault="00C765DD" w:rsidP="002C427A">
      <w:pPr>
        <w:pStyle w:val="NoSpacing"/>
        <w:rPr>
          <w:rFonts w:cstheme="minorHAnsi"/>
          <w:color w:val="002060"/>
          <w:sz w:val="24"/>
          <w:szCs w:val="24"/>
        </w:rPr>
      </w:pPr>
      <w:r>
        <w:rPr>
          <w:rFonts w:cstheme="minorHAnsi"/>
          <w:color w:val="002060"/>
          <w:sz w:val="24"/>
          <w:szCs w:val="24"/>
        </w:rPr>
        <w:t>The student’s c</w:t>
      </w:r>
      <w:r w:rsidR="000C26AA" w:rsidRPr="002C427A">
        <w:rPr>
          <w:rFonts w:cstheme="minorHAnsi"/>
          <w:color w:val="002060"/>
          <w:sz w:val="24"/>
          <w:szCs w:val="24"/>
        </w:rPr>
        <w:t xml:space="preserve">ity of </w:t>
      </w:r>
      <w:r>
        <w:rPr>
          <w:rFonts w:cstheme="minorHAnsi"/>
          <w:color w:val="002060"/>
          <w:sz w:val="24"/>
          <w:szCs w:val="24"/>
        </w:rPr>
        <w:t xml:space="preserve">birth must be included in the </w:t>
      </w:r>
      <w:proofErr w:type="gramStart"/>
      <w:r>
        <w:rPr>
          <w:rFonts w:cstheme="minorHAnsi"/>
          <w:color w:val="002060"/>
          <w:sz w:val="24"/>
          <w:szCs w:val="24"/>
        </w:rPr>
        <w:t>PIIRF, but</w:t>
      </w:r>
      <w:proofErr w:type="gramEnd"/>
      <w:r>
        <w:rPr>
          <w:rFonts w:cstheme="minorHAnsi"/>
          <w:color w:val="002060"/>
          <w:sz w:val="24"/>
          <w:szCs w:val="24"/>
        </w:rPr>
        <w:t xml:space="preserve"> </w:t>
      </w:r>
      <w:r w:rsidR="001A1D89">
        <w:rPr>
          <w:rFonts w:cstheme="minorHAnsi"/>
          <w:color w:val="002060"/>
          <w:sz w:val="24"/>
          <w:szCs w:val="24"/>
        </w:rPr>
        <w:t>is not a requirement in</w:t>
      </w:r>
      <w:r>
        <w:rPr>
          <w:rFonts w:cstheme="minorHAnsi"/>
          <w:color w:val="002060"/>
          <w:sz w:val="24"/>
          <w:szCs w:val="24"/>
        </w:rPr>
        <w:t xml:space="preserve"> Colleague. </w:t>
      </w:r>
      <w:r w:rsidR="000C26AA" w:rsidRPr="002C427A">
        <w:rPr>
          <w:rFonts w:cstheme="minorHAnsi"/>
          <w:color w:val="002060"/>
          <w:sz w:val="24"/>
          <w:szCs w:val="24"/>
        </w:rPr>
        <w:t>Not all passports include the city of birth, so</w:t>
      </w:r>
      <w:r w:rsidR="002C427A">
        <w:rPr>
          <w:rFonts w:cstheme="minorHAnsi"/>
          <w:color w:val="002060"/>
          <w:sz w:val="24"/>
          <w:szCs w:val="24"/>
        </w:rPr>
        <w:t xml:space="preserve"> in this case, admission</w:t>
      </w:r>
      <w:r>
        <w:rPr>
          <w:rFonts w:cstheme="minorHAnsi"/>
          <w:color w:val="002060"/>
          <w:sz w:val="24"/>
          <w:szCs w:val="24"/>
        </w:rPr>
        <w:t>s</w:t>
      </w:r>
      <w:r w:rsidR="002C427A">
        <w:rPr>
          <w:rFonts w:cstheme="minorHAnsi"/>
          <w:color w:val="002060"/>
          <w:sz w:val="24"/>
          <w:szCs w:val="24"/>
        </w:rPr>
        <w:t xml:space="preserve"> should input what the student listed on the</w:t>
      </w:r>
      <w:r>
        <w:rPr>
          <w:rFonts w:cstheme="minorHAnsi"/>
          <w:color w:val="002060"/>
          <w:sz w:val="24"/>
          <w:szCs w:val="24"/>
        </w:rPr>
        <w:t>ir</w:t>
      </w:r>
      <w:r w:rsidR="002C427A">
        <w:rPr>
          <w:rFonts w:cstheme="minorHAnsi"/>
          <w:color w:val="002060"/>
          <w:sz w:val="24"/>
          <w:szCs w:val="24"/>
        </w:rPr>
        <w:t xml:space="preserve"> CFIS form.</w:t>
      </w:r>
    </w:p>
    <w:p w14:paraId="2CC16013" w14:textId="77777777" w:rsidR="002C427A" w:rsidRDefault="002C427A" w:rsidP="002C427A">
      <w:pPr>
        <w:pStyle w:val="NoSpacing"/>
        <w:rPr>
          <w:rFonts w:cstheme="minorHAnsi"/>
          <w:color w:val="002060"/>
          <w:sz w:val="24"/>
          <w:szCs w:val="24"/>
        </w:rPr>
      </w:pPr>
    </w:p>
    <w:p w14:paraId="58A5D140" w14:textId="439D9CA7" w:rsidR="000C26AA" w:rsidRPr="00FE0A2B" w:rsidRDefault="00C765DD" w:rsidP="002C427A">
      <w:pPr>
        <w:pStyle w:val="NoSpacing"/>
        <w:rPr>
          <w:rFonts w:cstheme="minorHAnsi"/>
          <w:color w:val="002060"/>
          <w:sz w:val="24"/>
          <w:szCs w:val="24"/>
        </w:rPr>
      </w:pPr>
      <w:r>
        <w:rPr>
          <w:rFonts w:cstheme="minorHAnsi"/>
          <w:color w:val="002060"/>
          <w:sz w:val="24"/>
          <w:szCs w:val="24"/>
        </w:rPr>
        <w:t xml:space="preserve">While country of citizenship must be entered in Colleague, both the country of birth and country of citizenship </w:t>
      </w:r>
      <w:r w:rsidR="002C427A">
        <w:rPr>
          <w:rFonts w:cstheme="minorHAnsi"/>
          <w:color w:val="002060"/>
          <w:sz w:val="24"/>
          <w:szCs w:val="24"/>
        </w:rPr>
        <w:t>must be included in the PIIRF and should match the passport/CFIS</w:t>
      </w:r>
      <w:r w:rsidR="000C26AA" w:rsidRPr="00FE0A2B">
        <w:rPr>
          <w:rFonts w:cstheme="minorHAnsi"/>
          <w:color w:val="002060"/>
          <w:sz w:val="24"/>
          <w:szCs w:val="24"/>
        </w:rPr>
        <w:t>. When student</w:t>
      </w:r>
      <w:r w:rsidR="002C427A">
        <w:rPr>
          <w:rFonts w:cstheme="minorHAnsi"/>
          <w:color w:val="002060"/>
          <w:sz w:val="24"/>
          <w:szCs w:val="24"/>
        </w:rPr>
        <w:t>s</w:t>
      </w:r>
      <w:r w:rsidR="000C26AA" w:rsidRPr="00FE0A2B">
        <w:rPr>
          <w:rFonts w:cstheme="minorHAnsi"/>
          <w:color w:val="002060"/>
          <w:sz w:val="24"/>
          <w:szCs w:val="24"/>
        </w:rPr>
        <w:t xml:space="preserve"> have dual citizenship, the information must be confirmed with </w:t>
      </w:r>
      <w:r w:rsidR="00CB2112">
        <w:rPr>
          <w:rFonts w:cstheme="minorHAnsi"/>
          <w:color w:val="002060"/>
          <w:sz w:val="24"/>
          <w:szCs w:val="24"/>
        </w:rPr>
        <w:t xml:space="preserve">the </w:t>
      </w:r>
      <w:r w:rsidR="000C26AA" w:rsidRPr="00FE0A2B">
        <w:rPr>
          <w:rFonts w:cstheme="minorHAnsi"/>
          <w:color w:val="002060"/>
          <w:sz w:val="24"/>
          <w:szCs w:val="24"/>
        </w:rPr>
        <w:t>student and entered in the PIIRF remarks.</w:t>
      </w:r>
    </w:p>
    <w:p w14:paraId="3F74FC3F" w14:textId="170973C0" w:rsidR="000C26AA" w:rsidRDefault="000C26AA" w:rsidP="000C26AA">
      <w:pPr>
        <w:pStyle w:val="NoSpacing"/>
        <w:rPr>
          <w:rFonts w:cstheme="minorHAnsi"/>
          <w:color w:val="002060"/>
          <w:sz w:val="24"/>
          <w:szCs w:val="24"/>
        </w:rPr>
      </w:pPr>
    </w:p>
    <w:p w14:paraId="7D9FCC0D" w14:textId="5FDB0C30" w:rsidR="00472178" w:rsidRPr="00472178" w:rsidRDefault="00472178" w:rsidP="0047217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472178">
        <w:rPr>
          <w:rFonts w:asciiTheme="minorHAnsi" w:hAnsiTheme="minorHAnsi" w:cstheme="minorHAnsi"/>
          <w:color w:val="002060"/>
        </w:rPr>
        <w:t xml:space="preserve">There must be written proof (e.g., passport) for every piece of information (e.g., citizenship) on the immigration document. For example, DSOs must receive a copy of </w:t>
      </w:r>
      <w:r w:rsidR="00CB2112">
        <w:rPr>
          <w:rFonts w:asciiTheme="minorHAnsi" w:hAnsiTheme="minorHAnsi" w:cstheme="minorHAnsi"/>
          <w:color w:val="002060"/>
        </w:rPr>
        <w:t xml:space="preserve">a </w:t>
      </w:r>
      <w:r w:rsidRPr="00472178">
        <w:rPr>
          <w:rFonts w:asciiTheme="minorHAnsi" w:hAnsiTheme="minorHAnsi" w:cstheme="minorHAnsi"/>
          <w:color w:val="002060"/>
        </w:rPr>
        <w:t xml:space="preserve">Chinese passport to update the student’s citizenship as Chinese in SEVIS. </w:t>
      </w:r>
    </w:p>
    <w:p w14:paraId="60AA3AD4" w14:textId="77777777" w:rsidR="00472178" w:rsidRPr="00FE0A2B" w:rsidRDefault="00472178" w:rsidP="000C26AA">
      <w:pPr>
        <w:pStyle w:val="NoSpacing"/>
        <w:rPr>
          <w:rFonts w:cstheme="minorHAnsi"/>
          <w:color w:val="002060"/>
          <w:sz w:val="24"/>
          <w:szCs w:val="24"/>
        </w:rPr>
      </w:pPr>
    </w:p>
    <w:p w14:paraId="05FDD53B" w14:textId="5DDEA5AA" w:rsidR="000C26AA" w:rsidRPr="00045F0D" w:rsidRDefault="002C427A" w:rsidP="00B65AA4">
      <w:pPr>
        <w:pStyle w:val="Heading4"/>
      </w:pPr>
      <w:r w:rsidRPr="00045F0D">
        <w:t>More about the MACHINE-READABLE</w:t>
      </w:r>
      <w:r w:rsidR="000C26AA" w:rsidRPr="00045F0D">
        <w:t xml:space="preserve"> Zone</w:t>
      </w:r>
    </w:p>
    <w:p w14:paraId="75E9F1D3" w14:textId="53F32420" w:rsidR="000C26AA" w:rsidRPr="00C765DD" w:rsidRDefault="000C26AA">
      <w:pPr>
        <w:pStyle w:val="ListParagraph"/>
        <w:numPr>
          <w:ilvl w:val="0"/>
          <w:numId w:val="100"/>
        </w:numPr>
        <w:rPr>
          <w:rFonts w:asciiTheme="minorHAnsi" w:hAnsiTheme="minorHAnsi" w:cstheme="minorHAnsi"/>
          <w:color w:val="002060"/>
        </w:rPr>
      </w:pPr>
      <w:r w:rsidRPr="00C765DD">
        <w:rPr>
          <w:rFonts w:asciiTheme="minorHAnsi" w:hAnsiTheme="minorHAnsi" w:cstheme="minorHAnsi"/>
          <w:color w:val="002060"/>
        </w:rPr>
        <w:t>Two carrots (</w:t>
      </w:r>
      <w:r w:rsidR="009163CC" w:rsidRPr="00C765DD">
        <w:rPr>
          <w:rFonts w:asciiTheme="minorHAnsi" w:hAnsiTheme="minorHAnsi" w:cstheme="minorHAnsi"/>
          <w:color w:val="002060"/>
        </w:rPr>
        <w:t>&lt;&lt;</w:t>
      </w:r>
      <w:r w:rsidRPr="00C765DD">
        <w:rPr>
          <w:rFonts w:asciiTheme="minorHAnsi" w:hAnsiTheme="minorHAnsi" w:cstheme="minorHAnsi"/>
          <w:color w:val="002060"/>
        </w:rPr>
        <w:t xml:space="preserve">) in the MRZ separate the last name from the </w:t>
      </w:r>
      <w:r w:rsidR="00C765DD">
        <w:rPr>
          <w:rFonts w:asciiTheme="minorHAnsi" w:hAnsiTheme="minorHAnsi" w:cstheme="minorHAnsi"/>
          <w:color w:val="002060"/>
        </w:rPr>
        <w:t>given</w:t>
      </w:r>
      <w:r w:rsidRPr="00C765DD">
        <w:rPr>
          <w:rFonts w:asciiTheme="minorHAnsi" w:hAnsiTheme="minorHAnsi" w:cstheme="minorHAnsi"/>
          <w:color w:val="002060"/>
        </w:rPr>
        <w:t xml:space="preserve"> name</w:t>
      </w:r>
      <w:r w:rsidR="00C765DD">
        <w:rPr>
          <w:rFonts w:asciiTheme="minorHAnsi" w:hAnsiTheme="minorHAnsi" w:cstheme="minorHAnsi"/>
          <w:color w:val="002060"/>
        </w:rPr>
        <w:t>(</w:t>
      </w:r>
      <w:r w:rsidRPr="00C765DD">
        <w:rPr>
          <w:rFonts w:asciiTheme="minorHAnsi" w:hAnsiTheme="minorHAnsi" w:cstheme="minorHAnsi"/>
          <w:color w:val="002060"/>
        </w:rPr>
        <w:t>s</w:t>
      </w:r>
      <w:r w:rsidR="00C765DD">
        <w:rPr>
          <w:rFonts w:asciiTheme="minorHAnsi" w:hAnsiTheme="minorHAnsi" w:cstheme="minorHAnsi"/>
          <w:color w:val="002060"/>
        </w:rPr>
        <w:t>)</w:t>
      </w:r>
    </w:p>
    <w:p w14:paraId="2AEF311A" w14:textId="7F1449F9" w:rsidR="000C26AA" w:rsidRPr="00C765DD" w:rsidRDefault="000C26AA">
      <w:pPr>
        <w:pStyle w:val="ListParagraph"/>
        <w:numPr>
          <w:ilvl w:val="0"/>
          <w:numId w:val="100"/>
        </w:numPr>
        <w:rPr>
          <w:rFonts w:asciiTheme="minorHAnsi" w:hAnsiTheme="minorHAnsi" w:cstheme="minorHAnsi"/>
          <w:color w:val="002060"/>
        </w:rPr>
      </w:pPr>
      <w:r w:rsidRPr="00C765DD">
        <w:rPr>
          <w:rFonts w:asciiTheme="minorHAnsi" w:hAnsiTheme="minorHAnsi" w:cstheme="minorHAnsi"/>
          <w:color w:val="002060"/>
        </w:rPr>
        <w:t>One carrot (</w:t>
      </w:r>
      <w:r w:rsidR="009163CC" w:rsidRPr="00C765DD">
        <w:rPr>
          <w:rFonts w:asciiTheme="minorHAnsi" w:hAnsiTheme="minorHAnsi" w:cstheme="minorHAnsi"/>
          <w:color w:val="002060"/>
        </w:rPr>
        <w:t>&lt;</w:t>
      </w:r>
      <w:r w:rsidRPr="00C765DD">
        <w:rPr>
          <w:rFonts w:asciiTheme="minorHAnsi" w:hAnsiTheme="minorHAnsi" w:cstheme="minorHAnsi"/>
          <w:color w:val="002060"/>
        </w:rPr>
        <w:t xml:space="preserve">) separates each of the given </w:t>
      </w:r>
      <w:proofErr w:type="gramStart"/>
      <w:r w:rsidRPr="00C765DD">
        <w:rPr>
          <w:rFonts w:asciiTheme="minorHAnsi" w:hAnsiTheme="minorHAnsi" w:cstheme="minorHAnsi"/>
          <w:color w:val="002060"/>
        </w:rPr>
        <w:t>names</w:t>
      </w:r>
      <w:proofErr w:type="gramEnd"/>
    </w:p>
    <w:p w14:paraId="353B7941" w14:textId="0370175A" w:rsidR="000C26AA" w:rsidRPr="00C765DD" w:rsidRDefault="000C26AA">
      <w:pPr>
        <w:pStyle w:val="ListParagraph"/>
        <w:numPr>
          <w:ilvl w:val="0"/>
          <w:numId w:val="100"/>
        </w:numPr>
        <w:rPr>
          <w:rFonts w:asciiTheme="minorHAnsi" w:hAnsiTheme="minorHAnsi" w:cstheme="minorHAnsi"/>
          <w:color w:val="002060"/>
        </w:rPr>
      </w:pPr>
      <w:r w:rsidRPr="00C765DD">
        <w:rPr>
          <w:rFonts w:asciiTheme="minorHAnsi" w:hAnsiTheme="minorHAnsi" w:cstheme="minorHAnsi"/>
          <w:color w:val="002060"/>
        </w:rPr>
        <w:t>Family name</w:t>
      </w:r>
      <w:r w:rsidR="00BC23E7">
        <w:rPr>
          <w:rFonts w:asciiTheme="minorHAnsi" w:hAnsiTheme="minorHAnsi" w:cstheme="minorHAnsi"/>
          <w:color w:val="002060"/>
        </w:rPr>
        <w:t xml:space="preserve"> </w:t>
      </w:r>
      <w:r w:rsidRPr="00C765DD">
        <w:rPr>
          <w:rFonts w:asciiTheme="minorHAnsi" w:hAnsiTheme="minorHAnsi" w:cstheme="minorHAnsi"/>
          <w:color w:val="002060"/>
        </w:rPr>
        <w:t xml:space="preserve">= </w:t>
      </w:r>
      <w:r w:rsidR="00C765DD">
        <w:rPr>
          <w:rFonts w:asciiTheme="minorHAnsi" w:hAnsiTheme="minorHAnsi" w:cstheme="minorHAnsi"/>
          <w:color w:val="002060"/>
        </w:rPr>
        <w:t>l</w:t>
      </w:r>
      <w:r w:rsidRPr="00C765DD">
        <w:rPr>
          <w:rFonts w:asciiTheme="minorHAnsi" w:hAnsiTheme="minorHAnsi" w:cstheme="minorHAnsi"/>
          <w:color w:val="002060"/>
        </w:rPr>
        <w:t>ast name</w:t>
      </w:r>
    </w:p>
    <w:p w14:paraId="45A77F0A" w14:textId="7E3C7849" w:rsidR="000C26AA" w:rsidRPr="00C765DD" w:rsidRDefault="000C26AA">
      <w:pPr>
        <w:pStyle w:val="ListParagraph"/>
        <w:numPr>
          <w:ilvl w:val="0"/>
          <w:numId w:val="100"/>
        </w:numPr>
        <w:rPr>
          <w:rFonts w:asciiTheme="minorHAnsi" w:hAnsiTheme="minorHAnsi" w:cstheme="minorHAnsi"/>
          <w:color w:val="002060"/>
        </w:rPr>
      </w:pPr>
      <w:r w:rsidRPr="00C765DD">
        <w:rPr>
          <w:rFonts w:asciiTheme="minorHAnsi" w:hAnsiTheme="minorHAnsi" w:cstheme="minorHAnsi"/>
          <w:color w:val="002060"/>
        </w:rPr>
        <w:t>Given name</w:t>
      </w:r>
      <w:r w:rsidR="00BC23E7">
        <w:rPr>
          <w:rFonts w:asciiTheme="minorHAnsi" w:hAnsiTheme="minorHAnsi" w:cstheme="minorHAnsi"/>
          <w:color w:val="002060"/>
        </w:rPr>
        <w:t xml:space="preserve"> </w:t>
      </w:r>
      <w:r w:rsidRPr="00C765DD">
        <w:rPr>
          <w:rFonts w:asciiTheme="minorHAnsi" w:hAnsiTheme="minorHAnsi" w:cstheme="minorHAnsi"/>
          <w:color w:val="002060"/>
        </w:rPr>
        <w:t>= first and middle</w:t>
      </w:r>
      <w:r w:rsidR="00C765DD">
        <w:rPr>
          <w:rFonts w:asciiTheme="minorHAnsi" w:hAnsiTheme="minorHAnsi" w:cstheme="minorHAnsi"/>
          <w:color w:val="002060"/>
        </w:rPr>
        <w:t xml:space="preserve"> names</w:t>
      </w:r>
    </w:p>
    <w:p w14:paraId="45C186F6" w14:textId="4AA11220" w:rsidR="000C26AA" w:rsidRPr="00C765DD" w:rsidRDefault="000C26AA">
      <w:pPr>
        <w:pStyle w:val="ListParagraph"/>
        <w:numPr>
          <w:ilvl w:val="0"/>
          <w:numId w:val="100"/>
        </w:numPr>
        <w:rPr>
          <w:rFonts w:asciiTheme="minorHAnsi" w:hAnsiTheme="minorHAnsi" w:cstheme="minorHAnsi"/>
          <w:color w:val="002060"/>
        </w:rPr>
      </w:pPr>
      <w:r w:rsidRPr="00C765DD">
        <w:rPr>
          <w:rFonts w:asciiTheme="minorHAnsi" w:hAnsiTheme="minorHAnsi" w:cstheme="minorHAnsi"/>
          <w:color w:val="002060"/>
        </w:rPr>
        <w:t xml:space="preserve">If </w:t>
      </w:r>
      <w:r w:rsidR="00BC23E7">
        <w:rPr>
          <w:rFonts w:asciiTheme="minorHAnsi" w:hAnsiTheme="minorHAnsi" w:cstheme="minorHAnsi"/>
          <w:color w:val="002060"/>
        </w:rPr>
        <w:t xml:space="preserve">a </w:t>
      </w:r>
      <w:r w:rsidRPr="00C765DD">
        <w:rPr>
          <w:rFonts w:asciiTheme="minorHAnsi" w:hAnsiTheme="minorHAnsi" w:cstheme="minorHAnsi"/>
          <w:color w:val="002060"/>
        </w:rPr>
        <w:t>student has only one name in the MRZ, i</w:t>
      </w:r>
      <w:r w:rsidR="005A07AB" w:rsidRPr="00C765DD">
        <w:rPr>
          <w:rFonts w:asciiTheme="minorHAnsi" w:hAnsiTheme="minorHAnsi" w:cstheme="minorHAnsi"/>
          <w:color w:val="002060"/>
        </w:rPr>
        <w:t>t i</w:t>
      </w:r>
      <w:r w:rsidRPr="00C765DD">
        <w:rPr>
          <w:rFonts w:asciiTheme="minorHAnsi" w:hAnsiTheme="minorHAnsi" w:cstheme="minorHAnsi"/>
          <w:color w:val="002060"/>
        </w:rPr>
        <w:t xml:space="preserve">s always entered as the </w:t>
      </w:r>
      <w:r w:rsidR="00C765DD">
        <w:rPr>
          <w:rFonts w:asciiTheme="minorHAnsi" w:hAnsiTheme="minorHAnsi" w:cstheme="minorHAnsi"/>
          <w:color w:val="002060"/>
        </w:rPr>
        <w:t>f</w:t>
      </w:r>
      <w:r w:rsidRPr="00C765DD">
        <w:rPr>
          <w:rFonts w:asciiTheme="minorHAnsi" w:hAnsiTheme="minorHAnsi" w:cstheme="minorHAnsi"/>
          <w:color w:val="002060"/>
        </w:rPr>
        <w:t xml:space="preserve">amily </w:t>
      </w:r>
      <w:proofErr w:type="gramStart"/>
      <w:r w:rsidRPr="00C765DD">
        <w:rPr>
          <w:rFonts w:asciiTheme="minorHAnsi" w:hAnsiTheme="minorHAnsi" w:cstheme="minorHAnsi"/>
          <w:color w:val="002060"/>
        </w:rPr>
        <w:t>name</w:t>
      </w:r>
      <w:proofErr w:type="gramEnd"/>
    </w:p>
    <w:p w14:paraId="2C636D86" w14:textId="3CF096A2" w:rsidR="000C26AA" w:rsidRPr="00C765DD" w:rsidRDefault="000C26AA" w:rsidP="00774C19">
      <w:pPr>
        <w:pStyle w:val="ListParagraph"/>
        <w:numPr>
          <w:ilvl w:val="1"/>
          <w:numId w:val="100"/>
        </w:numPr>
        <w:rPr>
          <w:rFonts w:asciiTheme="minorHAnsi" w:hAnsiTheme="minorHAnsi" w:cstheme="minorHAnsi"/>
          <w:color w:val="002060"/>
        </w:rPr>
      </w:pPr>
      <w:r w:rsidRPr="00C765DD">
        <w:rPr>
          <w:rFonts w:asciiTheme="minorHAnsi" w:hAnsiTheme="minorHAnsi" w:cstheme="minorHAnsi"/>
          <w:color w:val="002060"/>
        </w:rPr>
        <w:t xml:space="preserve">To make sure the record is pulled through the </w:t>
      </w:r>
      <w:proofErr w:type="spellStart"/>
      <w:r w:rsidRPr="00C765DD">
        <w:rPr>
          <w:rFonts w:asciiTheme="minorHAnsi" w:hAnsiTheme="minorHAnsi" w:cstheme="minorHAnsi"/>
          <w:color w:val="002060"/>
        </w:rPr>
        <w:t>datafeed</w:t>
      </w:r>
      <w:proofErr w:type="spellEnd"/>
      <w:r w:rsidRPr="00C765DD">
        <w:rPr>
          <w:rFonts w:asciiTheme="minorHAnsi" w:hAnsiTheme="minorHAnsi" w:cstheme="minorHAnsi"/>
          <w:color w:val="002060"/>
        </w:rPr>
        <w:t xml:space="preserve"> </w:t>
      </w:r>
      <w:r w:rsidR="00C765DD">
        <w:rPr>
          <w:rFonts w:asciiTheme="minorHAnsi" w:hAnsiTheme="minorHAnsi" w:cstheme="minorHAnsi"/>
          <w:color w:val="002060"/>
        </w:rPr>
        <w:t xml:space="preserve">from Colleague </w:t>
      </w:r>
      <w:r w:rsidRPr="00C765DD">
        <w:rPr>
          <w:rFonts w:asciiTheme="minorHAnsi" w:hAnsiTheme="minorHAnsi" w:cstheme="minorHAnsi"/>
          <w:color w:val="002060"/>
        </w:rPr>
        <w:t>to Sunapsis</w:t>
      </w:r>
      <w:r w:rsidR="00C765DD">
        <w:rPr>
          <w:rFonts w:asciiTheme="minorHAnsi" w:hAnsiTheme="minorHAnsi" w:cstheme="minorHAnsi"/>
          <w:color w:val="002060"/>
        </w:rPr>
        <w:t>,</w:t>
      </w:r>
      <w:r w:rsidRPr="00C765DD">
        <w:rPr>
          <w:rFonts w:asciiTheme="minorHAnsi" w:hAnsiTheme="minorHAnsi" w:cstheme="minorHAnsi"/>
          <w:color w:val="002060"/>
        </w:rPr>
        <w:t xml:space="preserve"> a </w:t>
      </w:r>
      <w:r w:rsidR="00C765DD">
        <w:rPr>
          <w:rFonts w:asciiTheme="minorHAnsi" w:hAnsiTheme="minorHAnsi" w:cstheme="minorHAnsi"/>
          <w:color w:val="002060"/>
        </w:rPr>
        <w:t>period (</w:t>
      </w:r>
      <w:r w:rsidRPr="00C765DD">
        <w:rPr>
          <w:rFonts w:asciiTheme="minorHAnsi" w:hAnsiTheme="minorHAnsi" w:cstheme="minorHAnsi"/>
          <w:color w:val="002060"/>
        </w:rPr>
        <w:t>“.”</w:t>
      </w:r>
      <w:r w:rsidR="00C765DD">
        <w:rPr>
          <w:rFonts w:asciiTheme="minorHAnsi" w:hAnsiTheme="minorHAnsi" w:cstheme="minorHAnsi"/>
          <w:color w:val="002060"/>
        </w:rPr>
        <w:t xml:space="preserve">) </w:t>
      </w:r>
      <w:r w:rsidRPr="00C765DD">
        <w:rPr>
          <w:rFonts w:asciiTheme="minorHAnsi" w:hAnsiTheme="minorHAnsi" w:cstheme="minorHAnsi"/>
          <w:color w:val="002060"/>
        </w:rPr>
        <w:t xml:space="preserve">is entered in the first name box in NAE in </w:t>
      </w:r>
      <w:commentRangeStart w:id="139"/>
      <w:r w:rsidRPr="00C765DD">
        <w:rPr>
          <w:rFonts w:asciiTheme="minorHAnsi" w:hAnsiTheme="minorHAnsi" w:cstheme="minorHAnsi"/>
          <w:color w:val="002060"/>
        </w:rPr>
        <w:t>Colleague</w:t>
      </w:r>
      <w:commentRangeEnd w:id="139"/>
      <w:r w:rsidR="00A42E21">
        <w:rPr>
          <w:rStyle w:val="CommentReference"/>
        </w:rPr>
        <w:commentReference w:id="139"/>
      </w:r>
    </w:p>
    <w:p w14:paraId="7D6D8591" w14:textId="77777777" w:rsidR="000C26AA" w:rsidRPr="00FE0A2B" w:rsidRDefault="000C26AA" w:rsidP="000C26AA">
      <w:pPr>
        <w:autoSpaceDE w:val="0"/>
        <w:autoSpaceDN w:val="0"/>
        <w:adjustRightInd w:val="0"/>
        <w:spacing w:after="0"/>
        <w:rPr>
          <w:rFonts w:asciiTheme="minorHAnsi" w:hAnsiTheme="minorHAnsi" w:cstheme="minorHAnsi"/>
          <w:b/>
          <w:bCs/>
          <w:color w:val="00B050"/>
          <w:szCs w:val="24"/>
          <w:u w:val="single"/>
        </w:rPr>
      </w:pPr>
    </w:p>
    <w:p w14:paraId="37A3A0F9" w14:textId="51E1F0CC" w:rsidR="006526AA" w:rsidRPr="00FE0A2B" w:rsidRDefault="006526AA" w:rsidP="006526AA">
      <w:pPr>
        <w:autoSpaceDE w:val="0"/>
        <w:autoSpaceDN w:val="0"/>
        <w:adjustRightInd w:val="0"/>
        <w:spacing w:after="0"/>
        <w:rPr>
          <w:rFonts w:asciiTheme="minorHAnsi" w:hAnsiTheme="minorHAnsi" w:cstheme="minorHAnsi"/>
          <w:color w:val="000000"/>
          <w:sz w:val="23"/>
          <w:szCs w:val="23"/>
        </w:rPr>
      </w:pPr>
    </w:p>
    <w:p w14:paraId="1B634C3F" w14:textId="77777777" w:rsidR="006526AA" w:rsidRPr="00FE0A2B" w:rsidRDefault="006526AA">
      <w:pPr>
        <w:pStyle w:val="NoSpacing"/>
        <w:numPr>
          <w:ilvl w:val="0"/>
          <w:numId w:val="35"/>
        </w:numPr>
        <w:rPr>
          <w:rFonts w:cstheme="minorHAnsi"/>
          <w:b/>
          <w:bCs/>
          <w:color w:val="00B050"/>
        </w:rPr>
      </w:pPr>
      <w:r w:rsidRPr="00FE0A2B">
        <w:rPr>
          <w:rFonts w:cstheme="minorHAnsi"/>
          <w:noProof/>
        </w:rPr>
        <w:lastRenderedPageBreak/>
        <w:drawing>
          <wp:inline distT="0" distB="0" distL="0" distR="0" wp14:anchorId="4F85FD17" wp14:editId="624B3618">
            <wp:extent cx="6019800" cy="3421392"/>
            <wp:effectExtent l="0" t="0" r="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33000" cy="3428894"/>
                    </a:xfrm>
                    <a:prstGeom prst="rect">
                      <a:avLst/>
                    </a:prstGeom>
                    <a:noFill/>
                    <a:ln>
                      <a:noFill/>
                    </a:ln>
                  </pic:spPr>
                </pic:pic>
              </a:graphicData>
            </a:graphic>
          </wp:inline>
        </w:drawing>
      </w:r>
    </w:p>
    <w:p w14:paraId="4B70D3EB" w14:textId="77777777" w:rsidR="006526AA" w:rsidRPr="00FE0A2B" w:rsidRDefault="006526AA" w:rsidP="006526AA">
      <w:pPr>
        <w:pStyle w:val="NoSpacing"/>
        <w:rPr>
          <w:rFonts w:cstheme="minorHAnsi"/>
          <w:b/>
          <w:bCs/>
          <w:color w:val="00B050"/>
        </w:rPr>
      </w:pPr>
      <w:r w:rsidRPr="00FE0A2B">
        <w:rPr>
          <w:rFonts w:cstheme="minorHAnsi"/>
          <w:noProof/>
        </w:rPr>
        <w:drawing>
          <wp:inline distT="0" distB="0" distL="0" distR="0" wp14:anchorId="7A670F48" wp14:editId="5EC231D1">
            <wp:extent cx="6334125" cy="2617501"/>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39592" cy="2619760"/>
                    </a:xfrm>
                    <a:prstGeom prst="rect">
                      <a:avLst/>
                    </a:prstGeom>
                    <a:noFill/>
                    <a:ln>
                      <a:noFill/>
                    </a:ln>
                  </pic:spPr>
                </pic:pic>
              </a:graphicData>
            </a:graphic>
          </wp:inline>
        </w:drawing>
      </w:r>
    </w:p>
    <w:p w14:paraId="427EBFB4" w14:textId="77777777" w:rsidR="006526AA" w:rsidRPr="00FE0A2B" w:rsidRDefault="006526AA" w:rsidP="006526AA">
      <w:pPr>
        <w:pStyle w:val="NoSpacing"/>
        <w:rPr>
          <w:rFonts w:cstheme="minorHAnsi"/>
          <w:b/>
          <w:bCs/>
          <w:color w:val="00B050"/>
        </w:rPr>
      </w:pPr>
    </w:p>
    <w:p w14:paraId="138D345C" w14:textId="77777777" w:rsidR="006526AA" w:rsidRPr="00FE0A2B" w:rsidRDefault="006526AA" w:rsidP="006526AA">
      <w:pPr>
        <w:pStyle w:val="NoSpacing"/>
        <w:rPr>
          <w:rFonts w:cstheme="minorHAnsi"/>
          <w:b/>
          <w:bCs/>
          <w:color w:val="00B050"/>
        </w:rPr>
      </w:pPr>
    </w:p>
    <w:p w14:paraId="2B1E6A57" w14:textId="77777777" w:rsidR="006526AA" w:rsidRPr="00FE0A2B" w:rsidRDefault="006526AA" w:rsidP="006526AA">
      <w:pPr>
        <w:pStyle w:val="NoSpacing"/>
        <w:rPr>
          <w:rFonts w:cstheme="minorHAnsi"/>
          <w:b/>
          <w:bCs/>
          <w:color w:val="00B050"/>
        </w:rPr>
      </w:pPr>
    </w:p>
    <w:p w14:paraId="48E258EE" w14:textId="77777777" w:rsidR="006526AA" w:rsidRPr="00FE0A2B" w:rsidRDefault="006526AA" w:rsidP="006526AA">
      <w:pPr>
        <w:pStyle w:val="NoSpacing"/>
        <w:rPr>
          <w:rFonts w:cstheme="minorHAnsi"/>
          <w:b/>
          <w:bCs/>
          <w:color w:val="00B050"/>
        </w:rPr>
      </w:pPr>
    </w:p>
    <w:p w14:paraId="233B39E4" w14:textId="18161DDE" w:rsidR="006526AA" w:rsidRPr="00FE0A2B" w:rsidRDefault="006526AA" w:rsidP="006526AA">
      <w:pPr>
        <w:pStyle w:val="NoSpacing"/>
        <w:rPr>
          <w:rFonts w:cstheme="minorHAnsi"/>
          <w:b/>
          <w:bCs/>
          <w:color w:val="00B050"/>
        </w:rPr>
      </w:pPr>
    </w:p>
    <w:p w14:paraId="23849AFA" w14:textId="77777777" w:rsidR="00753587" w:rsidRPr="00FE0A2B" w:rsidRDefault="00753587" w:rsidP="006526AA">
      <w:pPr>
        <w:pStyle w:val="NoSpacing"/>
        <w:rPr>
          <w:rFonts w:cstheme="minorHAnsi"/>
          <w:color w:val="002060"/>
          <w:sz w:val="24"/>
          <w:szCs w:val="24"/>
        </w:rPr>
      </w:pPr>
    </w:p>
    <w:p w14:paraId="030BB464" w14:textId="58CE5E8F" w:rsidR="00657198" w:rsidRPr="00045F0D" w:rsidRDefault="006526AA" w:rsidP="00B65AA4">
      <w:pPr>
        <w:pStyle w:val="Heading4"/>
      </w:pPr>
      <w:r w:rsidRPr="00045F0D">
        <w:lastRenderedPageBreak/>
        <w:t>Long names</w:t>
      </w:r>
    </w:p>
    <w:p w14:paraId="5F1CEA27" w14:textId="7A054595" w:rsidR="006526AA" w:rsidRPr="00FE0A2B" w:rsidRDefault="005A07AB" w:rsidP="006526AA">
      <w:pPr>
        <w:pStyle w:val="NoSpacing"/>
        <w:rPr>
          <w:rFonts w:cstheme="minorHAnsi"/>
          <w:color w:val="002060"/>
          <w:sz w:val="24"/>
          <w:szCs w:val="24"/>
        </w:rPr>
      </w:pPr>
      <w:r>
        <w:rPr>
          <w:rFonts w:cstheme="minorHAnsi"/>
          <w:color w:val="002060"/>
          <w:sz w:val="24"/>
          <w:szCs w:val="24"/>
        </w:rPr>
        <w:t xml:space="preserve">If a student’s name will not fit in the NAE screen in Colleague, </w:t>
      </w:r>
      <w:r w:rsidR="00AA3609">
        <w:rPr>
          <w:rFonts w:cstheme="minorHAnsi"/>
          <w:color w:val="002060"/>
          <w:sz w:val="24"/>
          <w:szCs w:val="24"/>
        </w:rPr>
        <w:t>a</w:t>
      </w:r>
      <w:r w:rsidR="00657198" w:rsidRPr="00FE0A2B">
        <w:rPr>
          <w:rFonts w:cstheme="minorHAnsi"/>
          <w:color w:val="002060"/>
          <w:sz w:val="24"/>
          <w:szCs w:val="24"/>
        </w:rPr>
        <w:t xml:space="preserve">dmission offices have access to </w:t>
      </w:r>
      <w:r>
        <w:rPr>
          <w:rFonts w:cstheme="minorHAnsi"/>
          <w:color w:val="002060"/>
          <w:sz w:val="24"/>
          <w:szCs w:val="24"/>
        </w:rPr>
        <w:t>input a</w:t>
      </w:r>
      <w:r w:rsidRPr="00FE0A2B">
        <w:rPr>
          <w:rFonts w:cstheme="minorHAnsi"/>
          <w:color w:val="002060"/>
          <w:sz w:val="24"/>
          <w:szCs w:val="24"/>
        </w:rPr>
        <w:t xml:space="preserve"> </w:t>
      </w:r>
      <w:r w:rsidR="00657198" w:rsidRPr="00FE0A2B">
        <w:rPr>
          <w:rFonts w:cstheme="minorHAnsi"/>
          <w:color w:val="002060"/>
          <w:sz w:val="24"/>
          <w:szCs w:val="24"/>
        </w:rPr>
        <w:t>student’s name in XPLN screen</w:t>
      </w:r>
      <w:r w:rsidR="00C72B75">
        <w:rPr>
          <w:rFonts w:cstheme="minorHAnsi"/>
          <w:color w:val="002060"/>
          <w:sz w:val="24"/>
          <w:szCs w:val="24"/>
        </w:rPr>
        <w:t xml:space="preserve"> </w:t>
      </w:r>
      <w:r w:rsidR="006526AA" w:rsidRPr="00FE0A2B">
        <w:rPr>
          <w:rFonts w:cstheme="minorHAnsi"/>
          <w:color w:val="002060"/>
          <w:sz w:val="24"/>
          <w:szCs w:val="24"/>
        </w:rPr>
        <w:t>(</w:t>
      </w:r>
      <w:r w:rsidR="00C72B75">
        <w:rPr>
          <w:rFonts w:cstheme="minorHAnsi"/>
          <w:color w:val="002060"/>
          <w:sz w:val="24"/>
          <w:szCs w:val="24"/>
        </w:rPr>
        <w:t>n</w:t>
      </w:r>
      <w:r w:rsidR="006526AA" w:rsidRPr="00FE0A2B">
        <w:rPr>
          <w:rFonts w:cstheme="minorHAnsi"/>
          <w:color w:val="002060"/>
          <w:sz w:val="24"/>
          <w:szCs w:val="24"/>
        </w:rPr>
        <w:t>o need for an OIT ticket)</w:t>
      </w:r>
      <w:r w:rsidR="00AA3609">
        <w:rPr>
          <w:rFonts w:cstheme="minorHAnsi"/>
          <w:color w:val="002060"/>
          <w:sz w:val="24"/>
          <w:szCs w:val="24"/>
        </w:rPr>
        <w:t>:</w:t>
      </w:r>
    </w:p>
    <w:p w14:paraId="734FD1FA" w14:textId="77777777" w:rsidR="006526AA" w:rsidRPr="00FE0A2B" w:rsidRDefault="006526AA" w:rsidP="006526AA">
      <w:pPr>
        <w:pStyle w:val="NoSpacing"/>
        <w:rPr>
          <w:rFonts w:cstheme="minorHAnsi"/>
          <w:b/>
          <w:bCs/>
          <w:color w:val="00B050"/>
          <w:sz w:val="24"/>
          <w:szCs w:val="24"/>
          <w:u w:val="single"/>
        </w:rPr>
      </w:pPr>
    </w:p>
    <w:p w14:paraId="095D80D3" w14:textId="313A2DAE" w:rsidR="00657198" w:rsidRPr="00FE0A2B" w:rsidRDefault="006526AA" w:rsidP="00753587">
      <w:pPr>
        <w:pStyle w:val="NoSpacing"/>
        <w:rPr>
          <w:rFonts w:cstheme="minorHAnsi"/>
          <w:b/>
          <w:bCs/>
          <w:color w:val="00B050"/>
          <w:sz w:val="24"/>
          <w:szCs w:val="24"/>
          <w:u w:val="single"/>
        </w:rPr>
      </w:pPr>
      <w:r w:rsidRPr="00FE0A2B">
        <w:rPr>
          <w:rFonts w:cstheme="minorHAnsi"/>
          <w:b/>
          <w:bCs/>
          <w:noProof/>
          <w:color w:val="00B050"/>
          <w:sz w:val="24"/>
          <w:szCs w:val="24"/>
          <w:u w:val="single"/>
        </w:rPr>
        <w:drawing>
          <wp:inline distT="0" distB="0" distL="0" distR="0" wp14:anchorId="5AFE1815" wp14:editId="0E4D9E59">
            <wp:extent cx="5600700" cy="2928440"/>
            <wp:effectExtent l="0" t="0" r="0" b="5715"/>
            <wp:docPr id="330" name="Picture 330">
              <a:extLst xmlns:a="http://schemas.openxmlformats.org/drawingml/2006/main">
                <a:ext uri="{FF2B5EF4-FFF2-40B4-BE49-F238E27FC236}">
                  <a16:creationId xmlns:a16="http://schemas.microsoft.com/office/drawing/2014/main" id="{7ADFE163-63DA-4CAC-809F-4AA035E15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3">
                      <a:extLst>
                        <a:ext uri="{FF2B5EF4-FFF2-40B4-BE49-F238E27FC236}">
                          <a16:creationId xmlns:a16="http://schemas.microsoft.com/office/drawing/2014/main" id="{7ADFE163-63DA-4CAC-809F-4AA035E1587B}"/>
                        </a:ext>
                      </a:extLst>
                    </pic:cNvPr>
                    <pic:cNvPicPr>
                      <a:picLocks noChangeAspect="1"/>
                    </pic:cNvPicPr>
                  </pic:nvPicPr>
                  <pic:blipFill>
                    <a:blip r:embed="rId50"/>
                    <a:stretch>
                      <a:fillRect/>
                    </a:stretch>
                  </pic:blipFill>
                  <pic:spPr>
                    <a:xfrm>
                      <a:off x="0" y="0"/>
                      <a:ext cx="5626615" cy="2941990"/>
                    </a:xfrm>
                    <a:prstGeom prst="rect">
                      <a:avLst/>
                    </a:prstGeom>
                  </pic:spPr>
                </pic:pic>
              </a:graphicData>
            </a:graphic>
          </wp:inline>
        </w:drawing>
      </w:r>
    </w:p>
    <w:p w14:paraId="5CD1D0DC" w14:textId="000E8C83" w:rsidR="006526AA" w:rsidRPr="00045F0D" w:rsidRDefault="006526AA" w:rsidP="00B65AA4">
      <w:pPr>
        <w:pStyle w:val="Heading4"/>
      </w:pPr>
      <w:r w:rsidRPr="00045F0D">
        <w:t>Address</w:t>
      </w:r>
    </w:p>
    <w:p w14:paraId="7846607C" w14:textId="1D549C52" w:rsidR="006526AA" w:rsidRPr="00FE0A2B" w:rsidRDefault="006526AA">
      <w:pPr>
        <w:pStyle w:val="NoSpacing"/>
        <w:numPr>
          <w:ilvl w:val="0"/>
          <w:numId w:val="35"/>
        </w:numPr>
        <w:rPr>
          <w:rFonts w:cstheme="minorHAnsi"/>
          <w:color w:val="002060"/>
          <w:sz w:val="24"/>
          <w:szCs w:val="24"/>
        </w:rPr>
      </w:pPr>
      <w:r w:rsidRPr="00FE0A2B">
        <w:rPr>
          <w:rFonts w:cstheme="minorHAnsi"/>
          <w:color w:val="002060"/>
          <w:sz w:val="24"/>
          <w:szCs w:val="24"/>
        </w:rPr>
        <w:t xml:space="preserve">Student must have a permanent foreign address in </w:t>
      </w:r>
      <w:proofErr w:type="gramStart"/>
      <w:r w:rsidRPr="00FE0A2B">
        <w:rPr>
          <w:rFonts w:cstheme="minorHAnsi"/>
          <w:color w:val="002060"/>
          <w:sz w:val="24"/>
          <w:szCs w:val="24"/>
        </w:rPr>
        <w:t>ADSU</w:t>
      </w:r>
      <w:proofErr w:type="gramEnd"/>
    </w:p>
    <w:p w14:paraId="6B569149" w14:textId="62EB5AA8" w:rsidR="006526AA" w:rsidRDefault="006526AA">
      <w:pPr>
        <w:pStyle w:val="NoSpacing"/>
        <w:numPr>
          <w:ilvl w:val="0"/>
          <w:numId w:val="35"/>
        </w:numPr>
        <w:rPr>
          <w:rFonts w:cstheme="minorHAnsi"/>
          <w:color w:val="002060"/>
          <w:sz w:val="24"/>
          <w:szCs w:val="24"/>
        </w:rPr>
      </w:pPr>
      <w:r w:rsidRPr="00FE0A2B">
        <w:rPr>
          <w:rFonts w:cstheme="minorHAnsi"/>
          <w:color w:val="002060"/>
          <w:sz w:val="24"/>
          <w:szCs w:val="24"/>
        </w:rPr>
        <w:t xml:space="preserve">Immigration </w:t>
      </w:r>
      <w:r w:rsidR="00EE427D">
        <w:rPr>
          <w:rFonts w:cstheme="minorHAnsi"/>
          <w:color w:val="002060"/>
          <w:sz w:val="24"/>
          <w:szCs w:val="24"/>
        </w:rPr>
        <w:t>t</w:t>
      </w:r>
      <w:r w:rsidRPr="00FE0A2B">
        <w:rPr>
          <w:rFonts w:cstheme="minorHAnsi"/>
          <w:color w:val="002060"/>
          <w:sz w:val="24"/>
          <w:szCs w:val="24"/>
        </w:rPr>
        <w:t xml:space="preserve">ransfer-in students must have both “Permanent Foreign” address, and “US Local” address in </w:t>
      </w:r>
      <w:proofErr w:type="gramStart"/>
      <w:r w:rsidRPr="00FE0A2B">
        <w:rPr>
          <w:rFonts w:cstheme="minorHAnsi"/>
          <w:color w:val="002060"/>
          <w:sz w:val="24"/>
          <w:szCs w:val="24"/>
        </w:rPr>
        <w:t>ADSU</w:t>
      </w:r>
      <w:proofErr w:type="gramEnd"/>
    </w:p>
    <w:p w14:paraId="02C15447" w14:textId="77777777" w:rsidR="00AA3609" w:rsidRPr="00FE0A2B" w:rsidRDefault="00AA3609" w:rsidP="00AA3609">
      <w:pPr>
        <w:pStyle w:val="NoSpacing"/>
        <w:ind w:left="720"/>
        <w:rPr>
          <w:rFonts w:cstheme="minorHAnsi"/>
          <w:color w:val="002060"/>
          <w:sz w:val="24"/>
          <w:szCs w:val="24"/>
        </w:rPr>
      </w:pPr>
    </w:p>
    <w:p w14:paraId="19242226" w14:textId="74CFA8E1" w:rsidR="00AA3609" w:rsidRPr="00C765DD" w:rsidRDefault="006526AA" w:rsidP="00C765DD">
      <w:pPr>
        <w:pStyle w:val="NoSpacing"/>
        <w:ind w:left="360"/>
        <w:rPr>
          <w:rFonts w:cstheme="minorHAnsi"/>
        </w:rPr>
      </w:pPr>
      <w:r w:rsidRPr="00FE0A2B">
        <w:rPr>
          <w:rFonts w:cstheme="minorHAnsi"/>
          <w:b/>
          <w:bCs/>
          <w:noProof/>
          <w:color w:val="00B050"/>
          <w:sz w:val="24"/>
          <w:szCs w:val="24"/>
        </w:rPr>
        <w:drawing>
          <wp:inline distT="0" distB="0" distL="0" distR="0" wp14:anchorId="451A7910" wp14:editId="5BF17A41">
            <wp:extent cx="5763005" cy="2450868"/>
            <wp:effectExtent l="19050" t="19050" r="9525" b="2603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22184"/>
                    <a:stretch/>
                  </pic:blipFill>
                  <pic:spPr bwMode="auto">
                    <a:xfrm>
                      <a:off x="0" y="0"/>
                      <a:ext cx="5827872" cy="24784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AA6A8D7" w14:textId="39A20EF2" w:rsidR="000C26AA" w:rsidRPr="00045F0D" w:rsidRDefault="000C26AA" w:rsidP="00B65AA4">
      <w:pPr>
        <w:pStyle w:val="Heading4"/>
      </w:pPr>
      <w:r w:rsidRPr="00045F0D">
        <w:lastRenderedPageBreak/>
        <w:t>Exchange Agreements, Scholarships</w:t>
      </w:r>
      <w:r w:rsidR="00AA3609" w:rsidRPr="00045F0D">
        <w:t>,</w:t>
      </w:r>
      <w:r w:rsidRPr="00045F0D">
        <w:t xml:space="preserve"> and Merit Awards</w:t>
      </w:r>
    </w:p>
    <w:p w14:paraId="76A80D34" w14:textId="164D2AA8" w:rsidR="000C26AA" w:rsidRPr="00FE0A2B" w:rsidRDefault="000C26AA">
      <w:pPr>
        <w:pStyle w:val="ListParagraph"/>
        <w:keepLines w:val="0"/>
        <w:numPr>
          <w:ilvl w:val="0"/>
          <w:numId w:val="3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0000"/>
        </w:rPr>
        <w:t>A</w:t>
      </w:r>
      <w:r w:rsidRPr="00FE0A2B">
        <w:rPr>
          <w:rFonts w:asciiTheme="minorHAnsi" w:hAnsiTheme="minorHAnsi" w:cstheme="minorHAnsi"/>
          <w:color w:val="002060"/>
        </w:rPr>
        <w:t>ll exchange agreements</w:t>
      </w:r>
      <w:r w:rsidR="00C765DD">
        <w:rPr>
          <w:rFonts w:asciiTheme="minorHAnsi" w:hAnsiTheme="minorHAnsi" w:cstheme="minorHAnsi"/>
          <w:color w:val="002060"/>
        </w:rPr>
        <w:t xml:space="preserve"> </w:t>
      </w:r>
      <w:r w:rsidR="006C5BC1">
        <w:rPr>
          <w:rFonts w:asciiTheme="minorHAnsi" w:hAnsiTheme="minorHAnsi" w:cstheme="minorHAnsi"/>
          <w:color w:val="002060"/>
        </w:rPr>
        <w:t xml:space="preserve">(MOAs) </w:t>
      </w:r>
      <w:r w:rsidR="00C765DD">
        <w:rPr>
          <w:rFonts w:asciiTheme="minorHAnsi" w:hAnsiTheme="minorHAnsi" w:cstheme="minorHAnsi"/>
          <w:color w:val="002060"/>
        </w:rPr>
        <w:t>must be fully executed and unexpired before PIIRF submission. Within the PIIRF, admissions will be asked to input the name of the agreement and the amount in USD that the agreement covers</w:t>
      </w:r>
      <w:r w:rsidR="006C5BC1">
        <w:rPr>
          <w:rFonts w:asciiTheme="minorHAnsi" w:hAnsiTheme="minorHAnsi" w:cstheme="minorHAnsi"/>
          <w:color w:val="002060"/>
        </w:rPr>
        <w:t xml:space="preserve">. In the remarks section, admissions should list the amount in USD that the student needs to show once the exchange agreement has been deducted. </w:t>
      </w:r>
      <w:r w:rsidR="00447C8A">
        <w:rPr>
          <w:rFonts w:asciiTheme="minorHAnsi" w:hAnsiTheme="minorHAnsi" w:cstheme="minorHAnsi"/>
          <w:color w:val="002060"/>
        </w:rPr>
        <w:t xml:space="preserve">MOA funding is listed as “Current Sponsor” Funding on the </w:t>
      </w:r>
      <w:r w:rsidR="00E01FF8">
        <w:rPr>
          <w:rFonts w:asciiTheme="minorHAnsi" w:hAnsiTheme="minorHAnsi" w:cstheme="minorHAnsi"/>
          <w:color w:val="002060"/>
        </w:rPr>
        <w:t xml:space="preserve">immigration document. </w:t>
      </w:r>
    </w:p>
    <w:p w14:paraId="75C44477" w14:textId="4C0270EC" w:rsidR="000C26AA" w:rsidRPr="00FE0A2B" w:rsidRDefault="006C5BC1">
      <w:pPr>
        <w:pStyle w:val="ListParagraph"/>
        <w:keepLines w:val="0"/>
        <w:numPr>
          <w:ilvl w:val="0"/>
          <w:numId w:val="3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 xml:space="preserve">All AU merit awards must be signed/accepted by the student before PIIRF submission. The amount in USD being given to the student for the first year of studies should be entered into the PIIRF and the fully signed scholarship letter should be uploaded. </w:t>
      </w:r>
    </w:p>
    <w:p w14:paraId="05838ADC" w14:textId="77777777" w:rsidR="000C26AA" w:rsidRPr="00FE0A2B" w:rsidRDefault="000C26AA" w:rsidP="000C26A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p>
    <w:p w14:paraId="2272D6B1" w14:textId="4B6EC96F" w:rsidR="000C26AA" w:rsidRPr="00045F0D" w:rsidRDefault="000C26AA" w:rsidP="00B65AA4">
      <w:pPr>
        <w:pStyle w:val="Heading4"/>
      </w:pPr>
      <w:r w:rsidRPr="00045F0D">
        <w:t xml:space="preserve">Certification of Finances for International Students (CFIS) </w:t>
      </w:r>
    </w:p>
    <w:p w14:paraId="2AA303B1" w14:textId="5C66F0EF" w:rsidR="000C26AA" w:rsidRPr="00FE0A2B" w:rsidRDefault="004E164C">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Admission</w:t>
      </w:r>
      <w:r w:rsidR="00E01FF8">
        <w:rPr>
          <w:rFonts w:asciiTheme="minorHAnsi" w:hAnsiTheme="minorHAnsi" w:cstheme="minorHAnsi"/>
          <w:color w:val="002060"/>
        </w:rPr>
        <w:t xml:space="preserve"> offices</w:t>
      </w:r>
      <w:r>
        <w:rPr>
          <w:rFonts w:asciiTheme="minorHAnsi" w:hAnsiTheme="minorHAnsi" w:cstheme="minorHAnsi"/>
          <w:color w:val="002060"/>
        </w:rPr>
        <w:t xml:space="preserve"> must collect a completed CFIS form from students to submit with the </w:t>
      </w:r>
      <w:proofErr w:type="gramStart"/>
      <w:r>
        <w:rPr>
          <w:rFonts w:asciiTheme="minorHAnsi" w:hAnsiTheme="minorHAnsi" w:cstheme="minorHAnsi"/>
          <w:color w:val="002060"/>
        </w:rPr>
        <w:t>PIIRF</w:t>
      </w:r>
      <w:proofErr w:type="gramEnd"/>
    </w:p>
    <w:p w14:paraId="4AD16A67" w14:textId="2CA95B55" w:rsidR="000C26AA" w:rsidRPr="00FE0A2B" w:rsidRDefault="000C26AA">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Admission offices can link to ISSS website for the </w:t>
      </w:r>
      <w:hyperlink r:id="rId52" w:history="1">
        <w:r w:rsidRPr="00F07864">
          <w:rPr>
            <w:rStyle w:val="Hyperlink"/>
            <w:rFonts w:asciiTheme="minorHAnsi" w:hAnsiTheme="minorHAnsi" w:cstheme="minorHAnsi"/>
          </w:rPr>
          <w:t>CFIS updated form</w:t>
        </w:r>
      </w:hyperlink>
      <w:r w:rsidR="004E164C">
        <w:rPr>
          <w:rFonts w:asciiTheme="minorHAnsi" w:hAnsiTheme="minorHAnsi" w:cstheme="minorHAnsi"/>
          <w:color w:val="002060"/>
        </w:rPr>
        <w:t xml:space="preserve"> (and can include this link on their webpages as well)</w:t>
      </w:r>
    </w:p>
    <w:p w14:paraId="23576CD6" w14:textId="7DE83276" w:rsidR="000C26AA" w:rsidRPr="00920320" w:rsidRDefault="000C26AA">
      <w:pPr>
        <w:pStyle w:val="ListParagraph"/>
        <w:keepLines w:val="0"/>
        <w:numPr>
          <w:ilvl w:val="0"/>
          <w:numId w:val="9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color w:val="002060"/>
        </w:rPr>
      </w:pPr>
      <w:r w:rsidRPr="00920320">
        <w:rPr>
          <w:color w:val="002060"/>
        </w:rPr>
        <w:t xml:space="preserve">The CFIS form must be signed by </w:t>
      </w:r>
      <w:r w:rsidR="00522320" w:rsidRPr="00920320">
        <w:rPr>
          <w:color w:val="002060"/>
        </w:rPr>
        <w:t xml:space="preserve">the </w:t>
      </w:r>
      <w:r w:rsidRPr="00920320">
        <w:rPr>
          <w:color w:val="002060"/>
        </w:rPr>
        <w:t xml:space="preserve">student and </w:t>
      </w:r>
      <w:r w:rsidR="00522320" w:rsidRPr="00920320">
        <w:rPr>
          <w:color w:val="002060"/>
        </w:rPr>
        <w:t xml:space="preserve">by </w:t>
      </w:r>
      <w:r w:rsidRPr="00920320">
        <w:rPr>
          <w:color w:val="002060"/>
        </w:rPr>
        <w:t>all financial sponsors</w:t>
      </w:r>
      <w:r w:rsidR="00472178">
        <w:rPr>
          <w:color w:val="002060"/>
        </w:rPr>
        <w:t xml:space="preserve">. If the form is submitted with missing information/signatures, ISSS will need to reach out to the student, which will delay the issuance of the </w:t>
      </w:r>
      <w:commentRangeStart w:id="140"/>
      <w:r w:rsidR="00472178">
        <w:rPr>
          <w:color w:val="002060"/>
        </w:rPr>
        <w:t>immigration</w:t>
      </w:r>
      <w:commentRangeEnd w:id="140"/>
      <w:r w:rsidR="00E9022E">
        <w:rPr>
          <w:rStyle w:val="CommentReference"/>
        </w:rPr>
        <w:commentReference w:id="140"/>
      </w:r>
      <w:r w:rsidR="00472178">
        <w:rPr>
          <w:color w:val="002060"/>
        </w:rPr>
        <w:t xml:space="preserve"> document. </w:t>
      </w:r>
      <w:r w:rsidR="00CE7080">
        <w:rPr>
          <w:color w:val="002060"/>
        </w:rPr>
        <w:t xml:space="preserve">Electronic signatures may be accepted on the CFIS </w:t>
      </w:r>
      <w:proofErr w:type="gramStart"/>
      <w:r w:rsidR="00CE7080">
        <w:rPr>
          <w:color w:val="002060"/>
        </w:rPr>
        <w:t>form,</w:t>
      </w:r>
      <w:proofErr w:type="gramEnd"/>
      <w:r w:rsidR="00CE7080">
        <w:rPr>
          <w:color w:val="002060"/>
        </w:rPr>
        <w:t xml:space="preserve"> however, a typed name will not be accepted. </w:t>
      </w:r>
    </w:p>
    <w:p w14:paraId="30FF8253" w14:textId="77777777" w:rsidR="000C26AA" w:rsidRPr="00FE0A2B" w:rsidRDefault="000C26AA" w:rsidP="000C26A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p>
    <w:p w14:paraId="568D8EE2" w14:textId="0DD288DA" w:rsidR="000C26AA" w:rsidRPr="00045F0D" w:rsidRDefault="000C26AA" w:rsidP="00B65AA4">
      <w:pPr>
        <w:pStyle w:val="Heading4"/>
      </w:pPr>
      <w:r w:rsidRPr="00045F0D">
        <w:t>Financial Documents</w:t>
      </w:r>
    </w:p>
    <w:p w14:paraId="2644753B" w14:textId="36EFCE93" w:rsidR="004713B2" w:rsidRDefault="004713B2">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Admissions must also collect supporting financial documents from the student before submitting the PIIRF.</w:t>
      </w:r>
    </w:p>
    <w:p w14:paraId="54D1C4BD" w14:textId="7FB4F20C" w:rsidR="000C26AA" w:rsidRPr="004713B2" w:rsidRDefault="004713B2">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 xml:space="preserve">Admissions must electronically stamp the financial document with the date that they received it so that ISSS can verify the document was </w:t>
      </w:r>
      <w:commentRangeStart w:id="141"/>
      <w:r>
        <w:rPr>
          <w:rFonts w:asciiTheme="minorHAnsi" w:hAnsiTheme="minorHAnsi" w:cstheme="minorHAnsi"/>
          <w:color w:val="002060"/>
        </w:rPr>
        <w:t>received</w:t>
      </w:r>
      <w:commentRangeEnd w:id="141"/>
      <w:r w:rsidR="00AE18F9">
        <w:rPr>
          <w:rStyle w:val="CommentReference"/>
        </w:rPr>
        <w:commentReference w:id="141"/>
      </w:r>
      <w:r>
        <w:rPr>
          <w:rFonts w:asciiTheme="minorHAnsi" w:hAnsiTheme="minorHAnsi" w:cstheme="minorHAnsi"/>
          <w:color w:val="002060"/>
        </w:rPr>
        <w:t xml:space="preserve"> within 3 months of the date of the financial document.</w:t>
      </w:r>
      <w:r w:rsidR="007748F9">
        <w:rPr>
          <w:rFonts w:asciiTheme="minorHAnsi" w:hAnsiTheme="minorHAnsi" w:cstheme="minorHAnsi"/>
          <w:color w:val="002060"/>
        </w:rPr>
        <w:t xml:space="preserve"> </w:t>
      </w:r>
      <w:r w:rsidR="00F07864">
        <w:rPr>
          <w:rFonts w:asciiTheme="minorHAnsi" w:hAnsiTheme="minorHAnsi" w:cstheme="minorHAnsi"/>
          <w:color w:val="002060"/>
        </w:rPr>
        <w:t xml:space="preserve">If Admissions does not stamp the receipt date, ISSS will go by the date that the PIIRF was received. </w:t>
      </w:r>
    </w:p>
    <w:p w14:paraId="0E7576FB" w14:textId="4B074D03" w:rsidR="000C26AA" w:rsidRPr="00FE0A2B" w:rsidRDefault="000C26AA">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sidRPr="00FE0A2B">
        <w:rPr>
          <w:rFonts w:asciiTheme="minorHAnsi" w:hAnsiTheme="minorHAnsi" w:cstheme="minorHAnsi"/>
          <w:color w:val="002060"/>
          <w:szCs w:val="24"/>
        </w:rPr>
        <w:t xml:space="preserve">ISSS </w:t>
      </w:r>
      <w:r w:rsidR="004713B2">
        <w:rPr>
          <w:rFonts w:asciiTheme="minorHAnsi" w:hAnsiTheme="minorHAnsi" w:cstheme="minorHAnsi"/>
          <w:color w:val="002060"/>
          <w:szCs w:val="24"/>
        </w:rPr>
        <w:t>can</w:t>
      </w:r>
      <w:r w:rsidRPr="00FE0A2B">
        <w:rPr>
          <w:rFonts w:asciiTheme="minorHAnsi" w:hAnsiTheme="minorHAnsi" w:cstheme="minorHAnsi"/>
          <w:color w:val="002060"/>
          <w:szCs w:val="24"/>
        </w:rPr>
        <w:t>not issue an I-20 or DS-2019 without receiving a completed CFIS Form along with the financial documents.</w:t>
      </w:r>
      <w:r w:rsidR="004713B2">
        <w:rPr>
          <w:rFonts w:asciiTheme="minorHAnsi" w:hAnsiTheme="minorHAnsi" w:cstheme="minorHAnsi"/>
          <w:color w:val="002060"/>
          <w:szCs w:val="24"/>
        </w:rPr>
        <w:t xml:space="preserve"> While it is ISSS’s responsibility to review financial documents to ensure they meet immigration requirements, it is admissions’ responsibility to collect these documents from the student and submit them with the PIIRF.</w:t>
      </w:r>
    </w:p>
    <w:p w14:paraId="38CA1AEE" w14:textId="77777777" w:rsidR="000C26AA" w:rsidRPr="00FE0A2B" w:rsidRDefault="000C26AA" w:rsidP="000C26A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p>
    <w:p w14:paraId="3C77F9E6" w14:textId="289CB441" w:rsidR="000C26AA" w:rsidRPr="00045F0D" w:rsidRDefault="000C26AA" w:rsidP="00B65AA4">
      <w:pPr>
        <w:pStyle w:val="Heading4"/>
      </w:pPr>
      <w:r w:rsidRPr="00045F0D">
        <w:lastRenderedPageBreak/>
        <w:t>International Student Cost Guides for E</w:t>
      </w:r>
      <w:r w:rsidR="00045F0D">
        <w:t>ach</w:t>
      </w:r>
      <w:r w:rsidRPr="00045F0D">
        <w:t xml:space="preserve"> New Academic Year</w:t>
      </w:r>
    </w:p>
    <w:p w14:paraId="61BAB36F" w14:textId="77777777" w:rsidR="000C26AA" w:rsidRPr="00FE0A2B" w:rsidRDefault="000C26AA" w:rsidP="000C26AA">
      <w:pPr>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The university’s costs for the new academic year are published every year (or sometimes every two years) around March. The International Student Cost Guides are published thereafter. </w:t>
      </w:r>
    </w:p>
    <w:p w14:paraId="28A5C046" w14:textId="7E53D746" w:rsidR="000C26AA" w:rsidRDefault="000C26AA" w:rsidP="000C26AA">
      <w:pPr>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Admission offices will be asked to review the costs of their programs by ISSS. ISSS will contact each Admission office directly </w:t>
      </w:r>
      <w:r w:rsidR="001E6D33">
        <w:rPr>
          <w:rFonts w:asciiTheme="minorHAnsi" w:hAnsiTheme="minorHAnsi" w:cstheme="minorHAnsi"/>
          <w:color w:val="002060"/>
        </w:rPr>
        <w:t>(</w:t>
      </w:r>
      <w:r w:rsidRPr="00FE0A2B">
        <w:rPr>
          <w:rFonts w:asciiTheme="minorHAnsi" w:hAnsiTheme="minorHAnsi" w:cstheme="minorHAnsi"/>
          <w:color w:val="002060"/>
        </w:rPr>
        <w:t>see Admission Contact list</w:t>
      </w:r>
      <w:r w:rsidR="001E6D33">
        <w:rPr>
          <w:rFonts w:asciiTheme="minorHAnsi" w:hAnsiTheme="minorHAnsi" w:cstheme="minorHAnsi"/>
          <w:color w:val="002060"/>
        </w:rPr>
        <w:t>)</w:t>
      </w:r>
      <w:r w:rsidR="004713B2">
        <w:rPr>
          <w:rFonts w:asciiTheme="minorHAnsi" w:hAnsiTheme="minorHAnsi" w:cstheme="minorHAnsi"/>
          <w:color w:val="002060"/>
        </w:rPr>
        <w:t xml:space="preserve"> </w:t>
      </w:r>
      <w:r w:rsidRPr="00FE0A2B">
        <w:rPr>
          <w:rFonts w:asciiTheme="minorHAnsi" w:hAnsiTheme="minorHAnsi" w:cstheme="minorHAnsi"/>
          <w:color w:val="002060"/>
        </w:rPr>
        <w:t>about special fees associated for special programs such as</w:t>
      </w:r>
      <w:r w:rsidR="001E6D33">
        <w:rPr>
          <w:rFonts w:asciiTheme="minorHAnsi" w:hAnsiTheme="minorHAnsi" w:cstheme="minorHAnsi"/>
          <w:color w:val="002060"/>
        </w:rPr>
        <w:t xml:space="preserve"> </w:t>
      </w:r>
      <w:r w:rsidRPr="00FE0A2B">
        <w:rPr>
          <w:rFonts w:asciiTheme="minorHAnsi" w:hAnsiTheme="minorHAnsi" w:cstheme="minorHAnsi"/>
          <w:color w:val="002060"/>
        </w:rPr>
        <w:t>Kogod MBA, ELTA, SIS Exchange</w:t>
      </w:r>
      <w:r w:rsidR="007D1A88">
        <w:rPr>
          <w:rFonts w:asciiTheme="minorHAnsi" w:hAnsiTheme="minorHAnsi" w:cstheme="minorHAnsi"/>
          <w:color w:val="002060"/>
        </w:rPr>
        <w:t>,</w:t>
      </w:r>
      <w:r w:rsidRPr="00FE0A2B">
        <w:rPr>
          <w:rFonts w:asciiTheme="minorHAnsi" w:hAnsiTheme="minorHAnsi" w:cstheme="minorHAnsi"/>
          <w:color w:val="002060"/>
        </w:rPr>
        <w:t xml:space="preserve"> and Human Rights Hybrid program</w:t>
      </w:r>
      <w:r w:rsidR="00D4146C">
        <w:rPr>
          <w:rFonts w:asciiTheme="minorHAnsi" w:hAnsiTheme="minorHAnsi" w:cstheme="minorHAnsi"/>
          <w:color w:val="002060"/>
        </w:rPr>
        <w:t xml:space="preserve"> and other Hybrid LLMs</w:t>
      </w:r>
      <w:r w:rsidRPr="00FE0A2B">
        <w:rPr>
          <w:rFonts w:asciiTheme="minorHAnsi" w:hAnsiTheme="minorHAnsi" w:cstheme="minorHAnsi"/>
          <w:color w:val="002060"/>
        </w:rPr>
        <w:t xml:space="preserve">. </w:t>
      </w:r>
    </w:p>
    <w:p w14:paraId="605DBE8B" w14:textId="77777777" w:rsidR="001E6D33" w:rsidRPr="00FE0A2B" w:rsidRDefault="001E6D33" w:rsidP="000C26AA">
      <w:pPr>
        <w:autoSpaceDE w:val="0"/>
        <w:autoSpaceDN w:val="0"/>
        <w:adjustRightInd w:val="0"/>
        <w:spacing w:after="0"/>
        <w:rPr>
          <w:rFonts w:asciiTheme="minorHAnsi" w:hAnsiTheme="minorHAnsi" w:cstheme="minorHAnsi"/>
          <w:color w:val="002060"/>
        </w:rPr>
      </w:pPr>
    </w:p>
    <w:p w14:paraId="79CE11DF" w14:textId="17FC9EDA" w:rsidR="000C26AA" w:rsidRDefault="000C26AA" w:rsidP="000C26AA">
      <w:pPr>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The exceptions are Washington Semester and Abroad at AU who provide the cost guides themselves.  </w:t>
      </w:r>
    </w:p>
    <w:p w14:paraId="5166C14C" w14:textId="6E1271F9" w:rsidR="004713B2" w:rsidRDefault="004713B2" w:rsidP="000C26AA">
      <w:pPr>
        <w:autoSpaceDE w:val="0"/>
        <w:autoSpaceDN w:val="0"/>
        <w:adjustRightInd w:val="0"/>
        <w:spacing w:after="0"/>
        <w:rPr>
          <w:rFonts w:asciiTheme="minorHAnsi" w:hAnsiTheme="minorHAnsi" w:cstheme="minorHAnsi"/>
          <w:color w:val="002060"/>
        </w:rPr>
      </w:pPr>
    </w:p>
    <w:p w14:paraId="54AB56D7" w14:textId="503AC513" w:rsidR="004713B2" w:rsidRPr="00FE0A2B" w:rsidRDefault="004713B2" w:rsidP="000C26AA">
      <w:pPr>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Regarding financial documents while the new cost guides are still being developed:</w:t>
      </w:r>
    </w:p>
    <w:p w14:paraId="038504FA" w14:textId="211CA51E" w:rsidR="000C26AA" w:rsidRPr="00FE0A2B" w:rsidRDefault="000C26AA" w:rsidP="000C26AA">
      <w:pPr>
        <w:autoSpaceDE w:val="0"/>
        <w:autoSpaceDN w:val="0"/>
        <w:adjustRightInd w:val="0"/>
        <w:spacing w:after="0"/>
        <w:rPr>
          <w:rFonts w:asciiTheme="minorHAnsi" w:hAnsiTheme="minorHAnsi" w:cstheme="minorHAnsi"/>
          <w:color w:val="002060"/>
        </w:rPr>
      </w:pPr>
    </w:p>
    <w:p w14:paraId="7DEB0E9F" w14:textId="77777777" w:rsidR="004713B2" w:rsidRPr="00FE0A2B" w:rsidRDefault="004713B2">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ISSS will accept financial documents showing sufficient funds to cover the previous academic year’s cost guide if the following conditions are met:</w:t>
      </w:r>
    </w:p>
    <w:p w14:paraId="45DFD076" w14:textId="18F09EA2" w:rsidR="004713B2" w:rsidRPr="004713B2" w:rsidRDefault="004713B2">
      <w:pPr>
        <w:pStyle w:val="ListParagraph"/>
        <w:keepLines w:val="0"/>
        <w:numPr>
          <w:ilvl w:val="1"/>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The financial documents are dated within three months of submission to A</w:t>
      </w:r>
      <w:r>
        <w:rPr>
          <w:rFonts w:asciiTheme="minorHAnsi" w:hAnsiTheme="minorHAnsi" w:cstheme="minorHAnsi"/>
          <w:color w:val="002060"/>
        </w:rPr>
        <w:t>U admissions (ISSS verifies this by the electronic stamps admissions uses upon receipt of the document)</w:t>
      </w:r>
      <w:r w:rsidR="00162057">
        <w:rPr>
          <w:rFonts w:asciiTheme="minorHAnsi" w:hAnsiTheme="minorHAnsi" w:cstheme="minorHAnsi"/>
          <w:color w:val="002060"/>
        </w:rPr>
        <w:t>.</w:t>
      </w:r>
    </w:p>
    <w:p w14:paraId="364D2944" w14:textId="665D00B2" w:rsidR="004713B2" w:rsidRPr="00FE0A2B" w:rsidRDefault="004713B2">
      <w:pPr>
        <w:pStyle w:val="ListParagraph"/>
        <w:keepLines w:val="0"/>
        <w:numPr>
          <w:ilvl w:val="1"/>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The financial documents meet the </w:t>
      </w:r>
      <w:r>
        <w:rPr>
          <w:rFonts w:asciiTheme="minorHAnsi" w:hAnsiTheme="minorHAnsi" w:cstheme="minorHAnsi"/>
          <w:color w:val="002060"/>
        </w:rPr>
        <w:t xml:space="preserve">normal </w:t>
      </w:r>
      <w:r w:rsidRPr="00FE0A2B">
        <w:rPr>
          <w:rFonts w:asciiTheme="minorHAnsi" w:hAnsiTheme="minorHAnsi" w:cstheme="minorHAnsi"/>
          <w:color w:val="002060"/>
        </w:rPr>
        <w:t>requirements</w:t>
      </w:r>
      <w:r w:rsidR="00162057">
        <w:rPr>
          <w:rFonts w:asciiTheme="minorHAnsi" w:hAnsiTheme="minorHAnsi" w:cstheme="minorHAnsi"/>
          <w:color w:val="002060"/>
        </w:rPr>
        <w:t>.</w:t>
      </w:r>
    </w:p>
    <w:p w14:paraId="4934ECD8" w14:textId="77777777" w:rsidR="004713B2" w:rsidRPr="00FE0A2B" w:rsidRDefault="004713B2">
      <w:pPr>
        <w:pStyle w:val="ListParagraph"/>
        <w:keepLines w:val="0"/>
        <w:numPr>
          <w:ilvl w:val="0"/>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ISSS will notify the student of the new costs of their program of study when any of the following conditions are met:</w:t>
      </w:r>
    </w:p>
    <w:p w14:paraId="0E6EFDD4" w14:textId="77777777" w:rsidR="004713B2" w:rsidRPr="00FE0A2B" w:rsidRDefault="004713B2">
      <w:pPr>
        <w:pStyle w:val="ListParagraph"/>
        <w:keepLines w:val="0"/>
        <w:numPr>
          <w:ilvl w:val="1"/>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 xml:space="preserve">No financial documents </w:t>
      </w:r>
      <w:proofErr w:type="gramStart"/>
      <w:r w:rsidRPr="00FE0A2B">
        <w:rPr>
          <w:rFonts w:asciiTheme="minorHAnsi" w:hAnsiTheme="minorHAnsi" w:cstheme="minorHAnsi"/>
          <w:color w:val="002060"/>
        </w:rPr>
        <w:t>are</w:t>
      </w:r>
      <w:proofErr w:type="gramEnd"/>
      <w:r w:rsidRPr="00FE0A2B">
        <w:rPr>
          <w:rFonts w:asciiTheme="minorHAnsi" w:hAnsiTheme="minorHAnsi" w:cstheme="minorHAnsi"/>
          <w:color w:val="002060"/>
        </w:rPr>
        <w:t xml:space="preserve"> received before the new International Student Cost Guides have been published.</w:t>
      </w:r>
    </w:p>
    <w:p w14:paraId="62F72F83" w14:textId="4837194A" w:rsidR="000C26AA" w:rsidRPr="004713B2" w:rsidRDefault="004713B2">
      <w:pPr>
        <w:pStyle w:val="ListParagraph"/>
        <w:keepLines w:val="0"/>
        <w:numPr>
          <w:ilvl w:val="1"/>
          <w:numId w:val="3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FE0A2B">
        <w:rPr>
          <w:rFonts w:asciiTheme="minorHAnsi" w:hAnsiTheme="minorHAnsi" w:cstheme="minorHAnsi"/>
          <w:color w:val="002060"/>
        </w:rPr>
        <w:t>The financial documents received from the student are insufficient or not acceptable.</w:t>
      </w:r>
    </w:p>
    <w:p w14:paraId="692B5A61" w14:textId="77777777" w:rsidR="00B4269B" w:rsidRPr="00B4269B" w:rsidRDefault="00B4269B" w:rsidP="00B4269B">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ind w:left="360"/>
        <w:rPr>
          <w:rFonts w:asciiTheme="minorHAnsi" w:hAnsiTheme="minorHAnsi" w:cstheme="minorHAnsi"/>
          <w:color w:val="1F3864" w:themeColor="accent1" w:themeShade="80"/>
        </w:rPr>
      </w:pPr>
    </w:p>
    <w:p w14:paraId="66B515A4" w14:textId="77777777" w:rsidR="000C26AA" w:rsidRPr="00FE0A2B" w:rsidRDefault="000C26AA" w:rsidP="000C26A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0000"/>
        </w:rPr>
      </w:pPr>
    </w:p>
    <w:p w14:paraId="463E48FC" w14:textId="083C22C6" w:rsidR="000C26AA" w:rsidRPr="00045F0D" w:rsidRDefault="000C26AA" w:rsidP="00B65AA4">
      <w:pPr>
        <w:pStyle w:val="Heading4"/>
      </w:pPr>
      <w:r w:rsidRPr="00045F0D">
        <w:t>D</w:t>
      </w:r>
      <w:r w:rsidR="009E60DC" w:rsidRPr="00045F0D">
        <w:t>e</w:t>
      </w:r>
      <w:r w:rsidRPr="00045F0D">
        <w:t xml:space="preserve">pendents </w:t>
      </w:r>
    </w:p>
    <w:p w14:paraId="5E82D5DE" w14:textId="74F3B10C" w:rsidR="000C26AA" w:rsidRPr="00FE0A2B" w:rsidRDefault="000C26AA" w:rsidP="000C26AA">
      <w:pPr>
        <w:rPr>
          <w:rFonts w:asciiTheme="minorHAnsi" w:hAnsiTheme="minorHAnsi" w:cstheme="minorHAnsi"/>
          <w:color w:val="1F3864" w:themeColor="accent1" w:themeShade="80"/>
          <w:szCs w:val="24"/>
        </w:rPr>
      </w:pPr>
      <w:r w:rsidRPr="00FE0A2B">
        <w:rPr>
          <w:rFonts w:asciiTheme="minorHAnsi" w:hAnsiTheme="minorHAnsi" w:cstheme="minorHAnsi"/>
          <w:color w:val="1F3864" w:themeColor="accent1" w:themeShade="80"/>
          <w:szCs w:val="24"/>
        </w:rPr>
        <w:t>International student</w:t>
      </w:r>
      <w:r w:rsidR="00347A4F">
        <w:rPr>
          <w:rFonts w:asciiTheme="minorHAnsi" w:hAnsiTheme="minorHAnsi" w:cstheme="minorHAnsi"/>
          <w:color w:val="1F3864" w:themeColor="accent1" w:themeShade="80"/>
          <w:szCs w:val="24"/>
        </w:rPr>
        <w:t>s</w:t>
      </w:r>
      <w:r w:rsidRPr="00FE0A2B">
        <w:rPr>
          <w:rFonts w:asciiTheme="minorHAnsi" w:hAnsiTheme="minorHAnsi" w:cstheme="minorHAnsi"/>
          <w:color w:val="1F3864" w:themeColor="accent1" w:themeShade="80"/>
          <w:szCs w:val="24"/>
        </w:rPr>
        <w:t xml:space="preserve"> on a</w:t>
      </w:r>
      <w:r w:rsidR="00347A4F">
        <w:rPr>
          <w:rFonts w:asciiTheme="minorHAnsi" w:hAnsiTheme="minorHAnsi" w:cstheme="minorHAnsi"/>
          <w:color w:val="1F3864" w:themeColor="accent1" w:themeShade="80"/>
          <w:szCs w:val="24"/>
        </w:rPr>
        <w:t>n</w:t>
      </w:r>
      <w:r w:rsidRPr="00FE0A2B">
        <w:rPr>
          <w:rFonts w:asciiTheme="minorHAnsi" w:hAnsiTheme="minorHAnsi" w:cstheme="minorHAnsi"/>
          <w:color w:val="1F3864" w:themeColor="accent1" w:themeShade="80"/>
          <w:szCs w:val="24"/>
        </w:rPr>
        <w:t xml:space="preserve"> F-1/J-1 visa (primary non-immigrant visa status) can bring their dependents </w:t>
      </w:r>
      <w:r w:rsidR="00347A4F">
        <w:rPr>
          <w:rFonts w:asciiTheme="minorHAnsi" w:hAnsiTheme="minorHAnsi" w:cstheme="minorHAnsi"/>
          <w:color w:val="1F3864" w:themeColor="accent1" w:themeShade="80"/>
          <w:szCs w:val="24"/>
        </w:rPr>
        <w:t>(</w:t>
      </w:r>
      <w:r w:rsidRPr="00FE0A2B">
        <w:rPr>
          <w:rFonts w:asciiTheme="minorHAnsi" w:hAnsiTheme="minorHAnsi" w:cstheme="minorHAnsi"/>
          <w:color w:val="1F3864" w:themeColor="accent1" w:themeShade="80"/>
          <w:szCs w:val="24"/>
        </w:rPr>
        <w:t>children and spouse</w:t>
      </w:r>
      <w:r w:rsidR="00347A4F">
        <w:rPr>
          <w:rFonts w:asciiTheme="minorHAnsi" w:hAnsiTheme="minorHAnsi" w:cstheme="minorHAnsi"/>
          <w:color w:val="1F3864" w:themeColor="accent1" w:themeShade="80"/>
          <w:szCs w:val="24"/>
        </w:rPr>
        <w:t>)</w:t>
      </w:r>
      <w:r w:rsidRPr="00FE0A2B">
        <w:rPr>
          <w:rFonts w:asciiTheme="minorHAnsi" w:hAnsiTheme="minorHAnsi" w:cstheme="minorHAnsi"/>
          <w:color w:val="1F3864" w:themeColor="accent1" w:themeShade="80"/>
          <w:szCs w:val="24"/>
        </w:rPr>
        <w:t xml:space="preserve"> in F-2/J-2 visa </w:t>
      </w:r>
      <w:r w:rsidR="00347A4F">
        <w:rPr>
          <w:rFonts w:asciiTheme="minorHAnsi" w:hAnsiTheme="minorHAnsi" w:cstheme="minorHAnsi"/>
          <w:color w:val="1F3864" w:themeColor="accent1" w:themeShade="80"/>
          <w:szCs w:val="24"/>
        </w:rPr>
        <w:t xml:space="preserve">status </w:t>
      </w:r>
      <w:r w:rsidRPr="00FE0A2B">
        <w:rPr>
          <w:rFonts w:asciiTheme="minorHAnsi" w:hAnsiTheme="minorHAnsi" w:cstheme="minorHAnsi"/>
          <w:color w:val="1F3864" w:themeColor="accent1" w:themeShade="80"/>
          <w:szCs w:val="24"/>
        </w:rPr>
        <w:t>(as their secondary).</w:t>
      </w:r>
    </w:p>
    <w:p w14:paraId="5C539C2F" w14:textId="62151F82" w:rsidR="000C26AA" w:rsidRPr="00FE0A2B" w:rsidRDefault="000C26AA" w:rsidP="000C26AA">
      <w:pPr>
        <w:rPr>
          <w:rFonts w:asciiTheme="minorHAnsi" w:hAnsiTheme="minorHAnsi" w:cstheme="minorHAnsi"/>
          <w:color w:val="002060"/>
          <w:szCs w:val="24"/>
        </w:rPr>
      </w:pPr>
      <w:r w:rsidRPr="00FE0A2B">
        <w:rPr>
          <w:rFonts w:asciiTheme="minorHAnsi" w:hAnsiTheme="minorHAnsi" w:cstheme="minorHAnsi"/>
          <w:b/>
          <w:bCs/>
          <w:color w:val="002060"/>
          <w:szCs w:val="24"/>
        </w:rPr>
        <w:t>Child</w:t>
      </w:r>
      <w:r w:rsidR="004713B2">
        <w:rPr>
          <w:rFonts w:asciiTheme="minorHAnsi" w:hAnsiTheme="minorHAnsi" w:cstheme="minorHAnsi"/>
          <w:b/>
          <w:bCs/>
          <w:color w:val="002060"/>
          <w:szCs w:val="24"/>
        </w:rPr>
        <w:t>:</w:t>
      </w:r>
      <w:r w:rsidRPr="00FE0A2B">
        <w:rPr>
          <w:rFonts w:asciiTheme="minorHAnsi" w:hAnsiTheme="minorHAnsi" w:cstheme="minorHAnsi"/>
          <w:color w:val="002060"/>
          <w:szCs w:val="24"/>
        </w:rPr>
        <w:t xml:space="preserve"> </w:t>
      </w:r>
      <w:r w:rsidR="00795F63">
        <w:rPr>
          <w:rFonts w:asciiTheme="minorHAnsi" w:hAnsiTheme="minorHAnsi" w:cstheme="minorHAnsi"/>
          <w:color w:val="002060"/>
          <w:szCs w:val="24"/>
        </w:rPr>
        <w:t>A</w:t>
      </w:r>
      <w:r w:rsidRPr="00FE0A2B">
        <w:rPr>
          <w:rFonts w:asciiTheme="minorHAnsi" w:hAnsiTheme="minorHAnsi" w:cstheme="minorHAnsi"/>
          <w:color w:val="002060"/>
          <w:szCs w:val="24"/>
        </w:rPr>
        <w:t>ny biological child</w:t>
      </w:r>
      <w:r w:rsidR="00A33B50">
        <w:rPr>
          <w:rFonts w:asciiTheme="minorHAnsi" w:hAnsiTheme="minorHAnsi" w:cstheme="minorHAnsi"/>
          <w:color w:val="002060"/>
          <w:szCs w:val="24"/>
        </w:rPr>
        <w:t xml:space="preserve"> (as evidenced by birth certificate)</w:t>
      </w:r>
      <w:r w:rsidRPr="00FE0A2B">
        <w:rPr>
          <w:rFonts w:asciiTheme="minorHAnsi" w:hAnsiTheme="minorHAnsi" w:cstheme="minorHAnsi"/>
          <w:color w:val="002060"/>
          <w:szCs w:val="24"/>
        </w:rPr>
        <w:t>, or officia</w:t>
      </w:r>
      <w:r w:rsidR="00347A4F">
        <w:rPr>
          <w:rFonts w:asciiTheme="minorHAnsi" w:hAnsiTheme="minorHAnsi" w:cstheme="minorHAnsi"/>
          <w:color w:val="002060"/>
          <w:szCs w:val="24"/>
        </w:rPr>
        <w:t>l</w:t>
      </w:r>
      <w:r w:rsidRPr="00FE0A2B">
        <w:rPr>
          <w:rFonts w:asciiTheme="minorHAnsi" w:hAnsiTheme="minorHAnsi" w:cstheme="minorHAnsi"/>
          <w:color w:val="002060"/>
          <w:szCs w:val="24"/>
        </w:rPr>
        <w:t>l</w:t>
      </w:r>
      <w:r w:rsidR="00347A4F">
        <w:rPr>
          <w:rFonts w:asciiTheme="minorHAnsi" w:hAnsiTheme="minorHAnsi" w:cstheme="minorHAnsi"/>
          <w:color w:val="002060"/>
          <w:szCs w:val="24"/>
        </w:rPr>
        <w:t>y</w:t>
      </w:r>
      <w:r w:rsidRPr="00FE0A2B">
        <w:rPr>
          <w:rFonts w:asciiTheme="minorHAnsi" w:hAnsiTheme="minorHAnsi" w:cstheme="minorHAnsi"/>
          <w:color w:val="002060"/>
          <w:szCs w:val="24"/>
        </w:rPr>
        <w:t xml:space="preserve"> ad</w:t>
      </w:r>
      <w:r w:rsidR="00347A4F">
        <w:rPr>
          <w:rFonts w:asciiTheme="minorHAnsi" w:hAnsiTheme="minorHAnsi" w:cstheme="minorHAnsi"/>
          <w:color w:val="002060"/>
          <w:szCs w:val="24"/>
        </w:rPr>
        <w:t>o</w:t>
      </w:r>
      <w:r w:rsidRPr="00FE0A2B">
        <w:rPr>
          <w:rFonts w:asciiTheme="minorHAnsi" w:hAnsiTheme="minorHAnsi" w:cstheme="minorHAnsi"/>
          <w:color w:val="002060"/>
          <w:szCs w:val="24"/>
        </w:rPr>
        <w:t xml:space="preserve">pted </w:t>
      </w:r>
      <w:r w:rsidR="00A33B50">
        <w:rPr>
          <w:rFonts w:asciiTheme="minorHAnsi" w:hAnsiTheme="minorHAnsi" w:cstheme="minorHAnsi"/>
          <w:color w:val="002060"/>
          <w:szCs w:val="24"/>
        </w:rPr>
        <w:t xml:space="preserve">(as evidenced by adoption certificate), </w:t>
      </w:r>
      <w:r w:rsidRPr="00FE0A2B">
        <w:rPr>
          <w:rFonts w:asciiTheme="minorHAnsi" w:hAnsiTheme="minorHAnsi" w:cstheme="minorHAnsi"/>
          <w:color w:val="002060"/>
          <w:szCs w:val="24"/>
        </w:rPr>
        <w:t>under the age of 21 years old</w:t>
      </w:r>
    </w:p>
    <w:p w14:paraId="0E9B9E8E" w14:textId="11D9395F" w:rsidR="000C26AA" w:rsidRPr="00FE0A2B" w:rsidRDefault="000C26AA" w:rsidP="000C26AA">
      <w:pPr>
        <w:rPr>
          <w:rFonts w:asciiTheme="minorHAnsi" w:hAnsiTheme="minorHAnsi" w:cstheme="minorHAnsi"/>
          <w:color w:val="002060"/>
          <w:szCs w:val="24"/>
        </w:rPr>
      </w:pPr>
      <w:r w:rsidRPr="00FE0A2B">
        <w:rPr>
          <w:rFonts w:asciiTheme="minorHAnsi" w:hAnsiTheme="minorHAnsi" w:cstheme="minorHAnsi"/>
          <w:b/>
          <w:bCs/>
          <w:color w:val="002060"/>
          <w:szCs w:val="24"/>
        </w:rPr>
        <w:t>Spouse</w:t>
      </w:r>
      <w:r w:rsidR="004713B2">
        <w:rPr>
          <w:rFonts w:asciiTheme="minorHAnsi" w:hAnsiTheme="minorHAnsi" w:cstheme="minorHAnsi"/>
          <w:b/>
          <w:bCs/>
          <w:color w:val="002060"/>
          <w:szCs w:val="24"/>
        </w:rPr>
        <w:t>:</w:t>
      </w:r>
      <w:r w:rsidR="00795F63">
        <w:rPr>
          <w:rFonts w:asciiTheme="minorHAnsi" w:hAnsiTheme="minorHAnsi" w:cstheme="minorHAnsi"/>
          <w:b/>
          <w:bCs/>
          <w:color w:val="002060"/>
          <w:szCs w:val="24"/>
        </w:rPr>
        <w:t xml:space="preserve"> </w:t>
      </w:r>
      <w:r w:rsidR="00795F63">
        <w:rPr>
          <w:rFonts w:asciiTheme="minorHAnsi" w:hAnsiTheme="minorHAnsi" w:cstheme="minorHAnsi"/>
          <w:color w:val="002060"/>
          <w:szCs w:val="24"/>
        </w:rPr>
        <w:t>A spouse as evidenced by a marriage certificate</w:t>
      </w:r>
      <w:r w:rsidR="00A33B50">
        <w:rPr>
          <w:rFonts w:asciiTheme="minorHAnsi" w:hAnsiTheme="minorHAnsi" w:cstheme="minorHAnsi"/>
          <w:color w:val="002060"/>
          <w:szCs w:val="24"/>
        </w:rPr>
        <w:t xml:space="preserve"> (same sex marriages will be recognized if the marriage is “recognized in the place of celebration”)</w:t>
      </w:r>
    </w:p>
    <w:p w14:paraId="031E5B25" w14:textId="212F83D9" w:rsidR="000C26AA" w:rsidRPr="00FE0A2B" w:rsidRDefault="000C26AA">
      <w:pPr>
        <w:pStyle w:val="NoSpacing"/>
        <w:numPr>
          <w:ilvl w:val="0"/>
          <w:numId w:val="36"/>
        </w:numPr>
        <w:rPr>
          <w:rFonts w:cstheme="minorHAnsi"/>
          <w:color w:val="002060"/>
          <w:sz w:val="24"/>
          <w:szCs w:val="24"/>
        </w:rPr>
      </w:pPr>
      <w:r w:rsidRPr="00FE0A2B">
        <w:rPr>
          <w:rFonts w:cstheme="minorHAnsi"/>
          <w:color w:val="002060"/>
          <w:sz w:val="24"/>
          <w:szCs w:val="24"/>
        </w:rPr>
        <w:t>If student has dependent(s)</w:t>
      </w:r>
      <w:r w:rsidR="00795F63">
        <w:rPr>
          <w:rFonts w:cstheme="minorHAnsi"/>
          <w:color w:val="002060"/>
          <w:sz w:val="24"/>
          <w:szCs w:val="24"/>
        </w:rPr>
        <w:t xml:space="preserve"> at the time of PIIRF submission</w:t>
      </w:r>
      <w:r w:rsidRPr="00FE0A2B">
        <w:rPr>
          <w:rFonts w:cstheme="minorHAnsi"/>
          <w:color w:val="002060"/>
          <w:sz w:val="24"/>
          <w:szCs w:val="24"/>
        </w:rPr>
        <w:t>, a</w:t>
      </w:r>
      <w:r w:rsidR="00795F63">
        <w:rPr>
          <w:rFonts w:cstheme="minorHAnsi"/>
          <w:color w:val="002060"/>
          <w:sz w:val="24"/>
          <w:szCs w:val="24"/>
        </w:rPr>
        <w:t xml:space="preserve">dmissions must submit a </w:t>
      </w:r>
      <w:r w:rsidRPr="00FE0A2B">
        <w:rPr>
          <w:rFonts w:cstheme="minorHAnsi"/>
          <w:color w:val="002060"/>
          <w:sz w:val="24"/>
          <w:szCs w:val="24"/>
        </w:rPr>
        <w:t>separate “add dependent</w:t>
      </w:r>
      <w:r w:rsidRPr="00795F63">
        <w:rPr>
          <w:rFonts w:cstheme="minorHAnsi"/>
          <w:color w:val="002060"/>
          <w:sz w:val="24"/>
          <w:szCs w:val="24"/>
        </w:rPr>
        <w:t>” e</w:t>
      </w:r>
      <w:r w:rsidR="00347A4F" w:rsidRPr="00795F63">
        <w:rPr>
          <w:rFonts w:cstheme="minorHAnsi"/>
          <w:color w:val="002060"/>
          <w:sz w:val="24"/>
          <w:szCs w:val="24"/>
        </w:rPr>
        <w:t>-</w:t>
      </w:r>
      <w:r w:rsidRPr="00795F63">
        <w:rPr>
          <w:rFonts w:cstheme="minorHAnsi"/>
          <w:color w:val="002060"/>
          <w:sz w:val="24"/>
          <w:szCs w:val="24"/>
        </w:rPr>
        <w:t>form</w:t>
      </w:r>
      <w:r w:rsidRPr="00FE0A2B">
        <w:rPr>
          <w:rFonts w:cstheme="minorHAnsi"/>
          <w:color w:val="002060"/>
          <w:sz w:val="24"/>
          <w:szCs w:val="24"/>
        </w:rPr>
        <w:t xml:space="preserve"> for each </w:t>
      </w:r>
      <w:proofErr w:type="gramStart"/>
      <w:r w:rsidRPr="00FE0A2B">
        <w:rPr>
          <w:rFonts w:cstheme="minorHAnsi"/>
          <w:color w:val="002060"/>
          <w:sz w:val="24"/>
          <w:szCs w:val="24"/>
        </w:rPr>
        <w:t>dependent</w:t>
      </w:r>
      <w:proofErr w:type="gramEnd"/>
    </w:p>
    <w:p w14:paraId="3E9B5EB4" w14:textId="746FA613" w:rsidR="000C26AA" w:rsidRPr="00FE0A2B" w:rsidRDefault="000C26AA">
      <w:pPr>
        <w:pStyle w:val="NoSpacing"/>
        <w:numPr>
          <w:ilvl w:val="0"/>
          <w:numId w:val="36"/>
        </w:numPr>
        <w:rPr>
          <w:rFonts w:cstheme="minorHAnsi"/>
          <w:color w:val="002060"/>
          <w:sz w:val="24"/>
          <w:szCs w:val="24"/>
        </w:rPr>
      </w:pPr>
      <w:r w:rsidRPr="00FE0A2B">
        <w:rPr>
          <w:rFonts w:cstheme="minorHAnsi"/>
          <w:color w:val="002060"/>
          <w:sz w:val="24"/>
          <w:szCs w:val="24"/>
        </w:rPr>
        <w:t xml:space="preserve">Passport for </w:t>
      </w:r>
      <w:r w:rsidR="00FF2457">
        <w:rPr>
          <w:rFonts w:cstheme="minorHAnsi"/>
          <w:color w:val="002060"/>
          <w:sz w:val="24"/>
          <w:szCs w:val="24"/>
        </w:rPr>
        <w:t xml:space="preserve">each </w:t>
      </w:r>
      <w:r w:rsidRPr="00FE0A2B">
        <w:rPr>
          <w:rFonts w:cstheme="minorHAnsi"/>
          <w:color w:val="002060"/>
          <w:sz w:val="24"/>
          <w:szCs w:val="24"/>
        </w:rPr>
        <w:t>dependent is required to match the name</w:t>
      </w:r>
      <w:r w:rsidR="00795F63">
        <w:rPr>
          <w:rFonts w:cstheme="minorHAnsi"/>
          <w:color w:val="002060"/>
          <w:sz w:val="24"/>
          <w:szCs w:val="24"/>
        </w:rPr>
        <w:t xml:space="preserve"> and bio </w:t>
      </w:r>
      <w:proofErr w:type="gramStart"/>
      <w:r w:rsidR="00795F63">
        <w:rPr>
          <w:rFonts w:cstheme="minorHAnsi"/>
          <w:color w:val="002060"/>
          <w:sz w:val="24"/>
          <w:szCs w:val="24"/>
        </w:rPr>
        <w:t>information</w:t>
      </w:r>
      <w:proofErr w:type="gramEnd"/>
    </w:p>
    <w:p w14:paraId="698CE513" w14:textId="72CE5F65" w:rsidR="000C26AA" w:rsidRPr="00FE0A2B" w:rsidRDefault="000C26AA">
      <w:pPr>
        <w:pStyle w:val="NoSpacing"/>
        <w:numPr>
          <w:ilvl w:val="0"/>
          <w:numId w:val="36"/>
        </w:numPr>
        <w:rPr>
          <w:rFonts w:cstheme="minorHAnsi"/>
          <w:color w:val="002060"/>
          <w:sz w:val="24"/>
          <w:szCs w:val="24"/>
        </w:rPr>
      </w:pPr>
      <w:r w:rsidRPr="00FE0A2B">
        <w:rPr>
          <w:rFonts w:cstheme="minorHAnsi"/>
          <w:color w:val="002060"/>
          <w:sz w:val="24"/>
          <w:szCs w:val="24"/>
        </w:rPr>
        <w:lastRenderedPageBreak/>
        <w:t xml:space="preserve">Email addresses for dependents older than 18 years </w:t>
      </w:r>
      <w:r w:rsidR="00FF2457">
        <w:rPr>
          <w:rFonts w:cstheme="minorHAnsi"/>
          <w:color w:val="002060"/>
          <w:sz w:val="24"/>
          <w:szCs w:val="24"/>
        </w:rPr>
        <w:t>are</w:t>
      </w:r>
      <w:r w:rsidRPr="00FE0A2B">
        <w:rPr>
          <w:rFonts w:cstheme="minorHAnsi"/>
          <w:color w:val="002060"/>
          <w:sz w:val="24"/>
          <w:szCs w:val="24"/>
        </w:rPr>
        <w:t xml:space="preserve"> </w:t>
      </w:r>
      <w:proofErr w:type="gramStart"/>
      <w:r w:rsidRPr="00FE0A2B">
        <w:rPr>
          <w:rFonts w:cstheme="minorHAnsi"/>
          <w:color w:val="002060"/>
          <w:sz w:val="24"/>
          <w:szCs w:val="24"/>
        </w:rPr>
        <w:t>required</w:t>
      </w:r>
      <w:proofErr w:type="gramEnd"/>
    </w:p>
    <w:p w14:paraId="5D3CF7E5" w14:textId="07340D58" w:rsidR="000C26AA" w:rsidRPr="00FE0A2B" w:rsidRDefault="000C26AA">
      <w:pPr>
        <w:pStyle w:val="NoSpacing"/>
        <w:numPr>
          <w:ilvl w:val="0"/>
          <w:numId w:val="36"/>
        </w:numPr>
        <w:rPr>
          <w:rFonts w:cstheme="minorHAnsi"/>
          <w:color w:val="002060"/>
          <w:sz w:val="24"/>
          <w:szCs w:val="24"/>
        </w:rPr>
      </w:pPr>
      <w:r w:rsidRPr="00FE0A2B">
        <w:rPr>
          <w:rFonts w:cstheme="minorHAnsi"/>
          <w:color w:val="002060"/>
          <w:sz w:val="24"/>
          <w:szCs w:val="24"/>
        </w:rPr>
        <w:t>City of birth is require</w:t>
      </w:r>
      <w:r w:rsidR="00795F63">
        <w:rPr>
          <w:rFonts w:cstheme="minorHAnsi"/>
          <w:color w:val="002060"/>
          <w:sz w:val="24"/>
          <w:szCs w:val="24"/>
        </w:rPr>
        <w:t>d for each dependent (this information can be found on the CFIS if it is not on the dependent’s passport)</w:t>
      </w:r>
    </w:p>
    <w:p w14:paraId="58DFAD9B" w14:textId="72F09D91" w:rsidR="00944448" w:rsidRPr="00A33B50" w:rsidRDefault="000C26AA">
      <w:pPr>
        <w:pStyle w:val="NoSpacing"/>
        <w:numPr>
          <w:ilvl w:val="0"/>
          <w:numId w:val="36"/>
        </w:numPr>
        <w:rPr>
          <w:rFonts w:cstheme="minorHAnsi"/>
          <w:color w:val="002060"/>
          <w:sz w:val="24"/>
          <w:szCs w:val="24"/>
        </w:rPr>
      </w:pPr>
      <w:r w:rsidRPr="00FE0A2B">
        <w:rPr>
          <w:rFonts w:cstheme="minorHAnsi"/>
          <w:color w:val="002060"/>
          <w:sz w:val="24"/>
          <w:szCs w:val="24"/>
        </w:rPr>
        <w:t>Additional funds are needed: $5,500</w:t>
      </w:r>
      <w:r w:rsidR="00FF2457">
        <w:rPr>
          <w:rFonts w:cstheme="minorHAnsi"/>
          <w:color w:val="002060"/>
          <w:sz w:val="24"/>
          <w:szCs w:val="24"/>
        </w:rPr>
        <w:t>/year</w:t>
      </w:r>
      <w:r w:rsidRPr="00FE0A2B">
        <w:rPr>
          <w:rFonts w:cstheme="minorHAnsi"/>
          <w:color w:val="002060"/>
          <w:sz w:val="24"/>
          <w:szCs w:val="24"/>
        </w:rPr>
        <w:t xml:space="preserve"> for spouse and $4,000</w:t>
      </w:r>
      <w:r w:rsidR="00FF2457">
        <w:rPr>
          <w:rFonts w:cstheme="minorHAnsi"/>
          <w:color w:val="002060"/>
          <w:sz w:val="24"/>
          <w:szCs w:val="24"/>
        </w:rPr>
        <w:t>/year</w:t>
      </w:r>
      <w:r w:rsidRPr="00FE0A2B">
        <w:rPr>
          <w:rFonts w:cstheme="minorHAnsi"/>
          <w:color w:val="002060"/>
          <w:sz w:val="24"/>
          <w:szCs w:val="24"/>
        </w:rPr>
        <w:t xml:space="preserve"> for each </w:t>
      </w:r>
      <w:proofErr w:type="gramStart"/>
      <w:r w:rsidRPr="00FE0A2B">
        <w:rPr>
          <w:rFonts w:cstheme="minorHAnsi"/>
          <w:color w:val="002060"/>
          <w:sz w:val="24"/>
          <w:szCs w:val="24"/>
        </w:rPr>
        <w:t>child</w:t>
      </w:r>
      <w:proofErr w:type="gramEnd"/>
    </w:p>
    <w:p w14:paraId="6E18A940" w14:textId="58EB9F13" w:rsidR="00753587" w:rsidRPr="00045F0D" w:rsidRDefault="00795F63" w:rsidP="00B65AA4">
      <w:pPr>
        <w:pStyle w:val="Heading4"/>
      </w:pPr>
      <w:r w:rsidRPr="00045F0D">
        <w:t xml:space="preserve">Immigration </w:t>
      </w:r>
      <w:r w:rsidR="00753587" w:rsidRPr="00045F0D">
        <w:t>Transfer-In</w:t>
      </w:r>
    </w:p>
    <w:p w14:paraId="095E81B0" w14:textId="0F715A61" w:rsidR="00944448" w:rsidRDefault="00795F63" w:rsidP="00795F63">
      <w:pPr>
        <w:pStyle w:val="NoSpacing"/>
        <w:rPr>
          <w:rFonts w:cstheme="minorHAnsi"/>
          <w:color w:val="002060"/>
          <w:sz w:val="24"/>
          <w:szCs w:val="24"/>
        </w:rPr>
      </w:pPr>
      <w:r>
        <w:rPr>
          <w:rFonts w:cstheme="minorHAnsi"/>
          <w:color w:val="002060"/>
          <w:sz w:val="24"/>
          <w:szCs w:val="24"/>
        </w:rPr>
        <w:t>If admission</w:t>
      </w:r>
      <w:r w:rsidR="00824F97">
        <w:rPr>
          <w:rFonts w:cstheme="minorHAnsi"/>
          <w:color w:val="002060"/>
          <w:sz w:val="24"/>
          <w:szCs w:val="24"/>
        </w:rPr>
        <w:t xml:space="preserve"> offices are</w:t>
      </w:r>
      <w:r>
        <w:rPr>
          <w:rFonts w:cstheme="minorHAnsi"/>
          <w:color w:val="002060"/>
          <w:sz w:val="24"/>
          <w:szCs w:val="24"/>
        </w:rPr>
        <w:t xml:space="preserve"> aware of a student who is transferring in from another U.S. institution, they should ask the student to submit the “transfer-in” e-form in </w:t>
      </w:r>
      <w:proofErr w:type="spellStart"/>
      <w:r>
        <w:rPr>
          <w:rFonts w:cstheme="minorHAnsi"/>
          <w:color w:val="002060"/>
          <w:sz w:val="24"/>
          <w:szCs w:val="24"/>
        </w:rPr>
        <w:t>iEagle</w:t>
      </w:r>
      <w:proofErr w:type="spellEnd"/>
      <w:r>
        <w:rPr>
          <w:rFonts w:cstheme="minorHAnsi"/>
          <w:color w:val="002060"/>
          <w:sz w:val="24"/>
          <w:szCs w:val="24"/>
        </w:rPr>
        <w:t xml:space="preserve"> under the “new student” menu. Transfer-in students must meet all AU admission requirements and submit the same documentation as overseas </w:t>
      </w:r>
      <w:commentRangeStart w:id="142"/>
      <w:r>
        <w:rPr>
          <w:rFonts w:cstheme="minorHAnsi"/>
          <w:color w:val="002060"/>
          <w:sz w:val="24"/>
          <w:szCs w:val="24"/>
        </w:rPr>
        <w:t>students</w:t>
      </w:r>
      <w:commentRangeEnd w:id="142"/>
      <w:r w:rsidR="00BE1809">
        <w:rPr>
          <w:rStyle w:val="CommentReference"/>
          <w:rFonts w:ascii="Calibri" w:eastAsia="Times New Roman" w:hAnsi="Calibri" w:cs="Traditional Arabic"/>
          <w:lang w:bidi="ar-BH"/>
        </w:rPr>
        <w:commentReference w:id="142"/>
      </w:r>
      <w:r>
        <w:rPr>
          <w:rFonts w:cstheme="minorHAnsi"/>
          <w:color w:val="002060"/>
          <w:sz w:val="24"/>
          <w:szCs w:val="24"/>
        </w:rPr>
        <w:t xml:space="preserve">. </w:t>
      </w:r>
    </w:p>
    <w:p w14:paraId="301F23C6" w14:textId="77777777" w:rsidR="00FB5229" w:rsidRDefault="00FB5229" w:rsidP="00795F63">
      <w:pPr>
        <w:pStyle w:val="NoSpacing"/>
        <w:rPr>
          <w:rFonts w:cstheme="minorHAnsi"/>
          <w:color w:val="002060"/>
          <w:sz w:val="24"/>
          <w:szCs w:val="24"/>
        </w:rPr>
      </w:pPr>
    </w:p>
    <w:p w14:paraId="2BE08086" w14:textId="695C3A83" w:rsidR="00FB5229" w:rsidRDefault="00FB5229" w:rsidP="00795F63">
      <w:pPr>
        <w:pStyle w:val="NoSpacing"/>
        <w:rPr>
          <w:rFonts w:cstheme="minorHAnsi"/>
          <w:color w:val="002060"/>
          <w:sz w:val="24"/>
          <w:szCs w:val="24"/>
        </w:rPr>
      </w:pPr>
      <w:r>
        <w:rPr>
          <w:rFonts w:cstheme="minorHAnsi"/>
          <w:color w:val="002060"/>
          <w:sz w:val="24"/>
          <w:szCs w:val="24"/>
        </w:rPr>
        <w:t xml:space="preserve">Please note: ISSS advisors should also frequently check the SEVIS transfer-in list for any students that have been transferred to AU but do not yet have a PIIRF submitted. Toward the end of the cycle, if a PIIRF has still not been submitted for the student, the student should be contacted and told to follow up with their admission office. </w:t>
      </w:r>
    </w:p>
    <w:p w14:paraId="2C975595" w14:textId="77777777" w:rsidR="00795F63" w:rsidRDefault="00795F63" w:rsidP="00795F63">
      <w:pPr>
        <w:pStyle w:val="NoSpacing"/>
        <w:rPr>
          <w:rFonts w:cstheme="minorHAnsi"/>
          <w:color w:val="002060"/>
          <w:sz w:val="24"/>
          <w:szCs w:val="24"/>
        </w:rPr>
      </w:pPr>
    </w:p>
    <w:p w14:paraId="0D5D93BF" w14:textId="2E07BF7C" w:rsidR="00883652" w:rsidRPr="00FE0A2B" w:rsidRDefault="001F4B8C" w:rsidP="00B65AA4">
      <w:pPr>
        <w:pStyle w:val="Heading2"/>
      </w:pPr>
      <w:bookmarkStart w:id="143" w:name="_Toc77246669"/>
      <w:r w:rsidRPr="00FE0A2B">
        <w:t xml:space="preserve">3.2 </w:t>
      </w:r>
      <w:bookmarkEnd w:id="143"/>
      <w:r w:rsidR="00E8687B">
        <w:t xml:space="preserve">Submitting a PIIRF in </w:t>
      </w:r>
      <w:proofErr w:type="spellStart"/>
      <w:proofErr w:type="gramStart"/>
      <w:r w:rsidR="00E8687B">
        <w:t>iEagle</w:t>
      </w:r>
      <w:proofErr w:type="spellEnd"/>
      <w:proofErr w:type="gramEnd"/>
      <w:r w:rsidRPr="00FE0A2B">
        <w:t xml:space="preserve"> </w:t>
      </w:r>
    </w:p>
    <w:p w14:paraId="352CE447" w14:textId="52131CF3" w:rsidR="00C0096C" w:rsidRDefault="00E1456B" w:rsidP="00C0096C">
      <w:pPr>
        <w:pStyle w:val="NoSpacing"/>
        <w:rPr>
          <w:rFonts w:cstheme="minorHAnsi"/>
          <w:color w:val="002060"/>
          <w:sz w:val="24"/>
          <w:szCs w:val="24"/>
        </w:rPr>
      </w:pPr>
      <w:r>
        <w:rPr>
          <w:rFonts w:cstheme="minorHAnsi"/>
          <w:color w:val="002060"/>
          <w:sz w:val="24"/>
          <w:szCs w:val="24"/>
        </w:rPr>
        <w:t>Sunapsis</w:t>
      </w:r>
      <w:r w:rsidR="00795F63">
        <w:rPr>
          <w:rFonts w:cstheme="minorHAnsi"/>
          <w:color w:val="002060"/>
          <w:sz w:val="24"/>
          <w:szCs w:val="24"/>
        </w:rPr>
        <w:t>’ student and departmental user interface</w:t>
      </w:r>
      <w:r w:rsidR="00CD0DDB">
        <w:rPr>
          <w:rFonts w:cstheme="minorHAnsi"/>
          <w:color w:val="002060"/>
          <w:sz w:val="24"/>
          <w:szCs w:val="24"/>
        </w:rPr>
        <w:t xml:space="preserve"> at AU</w:t>
      </w:r>
      <w:r w:rsidR="00795F63">
        <w:rPr>
          <w:rFonts w:cstheme="minorHAnsi"/>
          <w:color w:val="002060"/>
          <w:sz w:val="24"/>
          <w:szCs w:val="24"/>
        </w:rPr>
        <w:t xml:space="preserve"> is called </w:t>
      </w:r>
      <w:proofErr w:type="spellStart"/>
      <w:r w:rsidR="00795F63">
        <w:rPr>
          <w:rFonts w:cstheme="minorHAnsi"/>
          <w:color w:val="002060"/>
          <w:sz w:val="24"/>
          <w:szCs w:val="24"/>
        </w:rPr>
        <w:t>iEagle</w:t>
      </w:r>
      <w:proofErr w:type="spellEnd"/>
      <w:r w:rsidR="00795F63">
        <w:rPr>
          <w:rFonts w:cstheme="minorHAnsi"/>
          <w:color w:val="002060"/>
          <w:sz w:val="24"/>
          <w:szCs w:val="24"/>
        </w:rPr>
        <w:t xml:space="preserve"> and</w:t>
      </w:r>
      <w:r>
        <w:rPr>
          <w:rFonts w:cstheme="minorHAnsi"/>
          <w:color w:val="002060"/>
          <w:sz w:val="24"/>
          <w:szCs w:val="24"/>
        </w:rPr>
        <w:t xml:space="preserve"> works in conjunction with </w:t>
      </w:r>
      <w:r w:rsidR="00F21D35">
        <w:rPr>
          <w:rFonts w:cstheme="minorHAnsi"/>
          <w:color w:val="002060"/>
          <w:sz w:val="24"/>
          <w:szCs w:val="24"/>
        </w:rPr>
        <w:t xml:space="preserve">Colleague (AU’s database) and SEVIS (the U.S. Government Student and Exchange Visitor Information System). </w:t>
      </w:r>
    </w:p>
    <w:p w14:paraId="3C708FB4" w14:textId="77777777" w:rsidR="007D232E" w:rsidRDefault="007D232E" w:rsidP="007D232E">
      <w:pPr>
        <w:pStyle w:val="NoSpacing"/>
        <w:rPr>
          <w:rFonts w:cstheme="minorHAnsi"/>
          <w:color w:val="002060"/>
          <w:sz w:val="24"/>
          <w:szCs w:val="24"/>
        </w:rPr>
      </w:pPr>
    </w:p>
    <w:p w14:paraId="4983B5A9" w14:textId="5B82D91A" w:rsidR="007D232E" w:rsidRPr="007D232E" w:rsidRDefault="00F21D35" w:rsidP="007D232E">
      <w:pPr>
        <w:pStyle w:val="NoSpacing"/>
        <w:rPr>
          <w:rFonts w:cstheme="minorHAnsi"/>
          <w:b/>
          <w:bCs/>
          <w:color w:val="002060"/>
          <w:sz w:val="24"/>
          <w:szCs w:val="24"/>
        </w:rPr>
      </w:pPr>
      <w:r>
        <w:rPr>
          <w:rFonts w:cstheme="minorHAnsi"/>
          <w:color w:val="002060"/>
          <w:sz w:val="24"/>
          <w:szCs w:val="24"/>
        </w:rPr>
        <w:t xml:space="preserve">To submit an official request for </w:t>
      </w:r>
      <w:r w:rsidR="007D232E" w:rsidRPr="00FE0A2B">
        <w:rPr>
          <w:rFonts w:cstheme="minorHAnsi"/>
          <w:color w:val="002060"/>
          <w:sz w:val="24"/>
          <w:szCs w:val="24"/>
        </w:rPr>
        <w:t>ISSS to issue an immigration document for a</w:t>
      </w:r>
      <w:r w:rsidR="00F06919">
        <w:rPr>
          <w:rFonts w:cstheme="minorHAnsi"/>
          <w:color w:val="002060"/>
          <w:sz w:val="24"/>
          <w:szCs w:val="24"/>
        </w:rPr>
        <w:t>n admitted</w:t>
      </w:r>
      <w:r w:rsidR="007D232E" w:rsidRPr="00FE0A2B">
        <w:rPr>
          <w:rFonts w:cstheme="minorHAnsi"/>
          <w:color w:val="002060"/>
          <w:sz w:val="24"/>
          <w:szCs w:val="24"/>
        </w:rPr>
        <w:t xml:space="preserve"> student, </w:t>
      </w:r>
      <w:r>
        <w:rPr>
          <w:rFonts w:cstheme="minorHAnsi"/>
          <w:color w:val="002060"/>
          <w:sz w:val="24"/>
          <w:szCs w:val="24"/>
        </w:rPr>
        <w:t xml:space="preserve">the </w:t>
      </w:r>
      <w:r w:rsidR="007D232E" w:rsidRPr="00FE0A2B">
        <w:rPr>
          <w:rFonts w:cstheme="minorHAnsi"/>
          <w:color w:val="002060"/>
          <w:sz w:val="24"/>
          <w:szCs w:val="24"/>
        </w:rPr>
        <w:t xml:space="preserve">admission office will need to submit </w:t>
      </w:r>
      <w:r w:rsidR="00795F63">
        <w:rPr>
          <w:rFonts w:cstheme="minorHAnsi"/>
          <w:color w:val="002060"/>
          <w:sz w:val="24"/>
          <w:szCs w:val="24"/>
        </w:rPr>
        <w:t>the PIIRF</w:t>
      </w:r>
      <w:r w:rsidR="002164B0">
        <w:rPr>
          <w:rFonts w:cstheme="minorHAnsi"/>
          <w:color w:val="002060"/>
          <w:sz w:val="24"/>
          <w:szCs w:val="24"/>
        </w:rPr>
        <w:t xml:space="preserve"> e-form</w:t>
      </w:r>
      <w:r w:rsidRPr="00795F63">
        <w:rPr>
          <w:rFonts w:cstheme="minorHAnsi"/>
          <w:color w:val="002060"/>
          <w:sz w:val="24"/>
          <w:szCs w:val="24"/>
        </w:rPr>
        <w:t xml:space="preserve"> in ieagleadmin.american.edu</w:t>
      </w:r>
      <w:r w:rsidR="00795F63">
        <w:rPr>
          <w:rFonts w:cstheme="minorHAnsi"/>
          <w:color w:val="002060"/>
          <w:sz w:val="24"/>
          <w:szCs w:val="24"/>
        </w:rPr>
        <w:t xml:space="preserve">. The PIIRF should only be submitted after all information in the previous section has been collected. </w:t>
      </w:r>
    </w:p>
    <w:p w14:paraId="5CDCEC82" w14:textId="77777777" w:rsidR="007D232E" w:rsidRPr="00FE0A2B" w:rsidRDefault="007D232E" w:rsidP="007D232E">
      <w:pPr>
        <w:pStyle w:val="NoSpacing"/>
        <w:rPr>
          <w:rFonts w:cstheme="minorHAnsi"/>
          <w:color w:val="002060"/>
          <w:sz w:val="24"/>
          <w:szCs w:val="24"/>
        </w:rPr>
      </w:pPr>
    </w:p>
    <w:p w14:paraId="226A2872" w14:textId="0596D7DA" w:rsidR="007D232E" w:rsidRPr="00FE0A2B" w:rsidRDefault="00F06919" w:rsidP="007D232E">
      <w:pPr>
        <w:pStyle w:val="NoSpacing"/>
        <w:rPr>
          <w:rFonts w:cstheme="minorHAnsi"/>
          <w:color w:val="002060"/>
          <w:sz w:val="24"/>
          <w:szCs w:val="24"/>
        </w:rPr>
      </w:pPr>
      <w:r>
        <w:rPr>
          <w:rFonts w:cstheme="minorHAnsi"/>
          <w:color w:val="002060"/>
          <w:sz w:val="24"/>
          <w:szCs w:val="24"/>
        </w:rPr>
        <w:t>The PIIRF</w:t>
      </w:r>
      <w:r w:rsidR="007D232E" w:rsidRPr="00FE0A2B">
        <w:rPr>
          <w:rFonts w:cstheme="minorHAnsi"/>
          <w:color w:val="002060"/>
          <w:sz w:val="24"/>
          <w:szCs w:val="24"/>
        </w:rPr>
        <w:t xml:space="preserve"> contains information pulled from Colleague that is essential to processing immigration documents (e.g.</w:t>
      </w:r>
      <w:r w:rsidR="00F21D35">
        <w:rPr>
          <w:rFonts w:cstheme="minorHAnsi"/>
          <w:color w:val="002060"/>
          <w:sz w:val="24"/>
          <w:szCs w:val="24"/>
        </w:rPr>
        <w:t>,</w:t>
      </w:r>
      <w:r w:rsidR="007D232E" w:rsidRPr="00FE0A2B">
        <w:rPr>
          <w:rFonts w:cstheme="minorHAnsi"/>
          <w:color w:val="002060"/>
          <w:sz w:val="24"/>
          <w:szCs w:val="24"/>
        </w:rPr>
        <w:t xml:space="preserve"> biographical information, semester admitted, academic degree). It also includes vital information that will help ISSS determine what type of immigration document to issue (e.g.</w:t>
      </w:r>
      <w:r w:rsidR="00F21D35">
        <w:rPr>
          <w:rFonts w:cstheme="minorHAnsi"/>
          <w:color w:val="002060"/>
          <w:sz w:val="24"/>
          <w:szCs w:val="24"/>
        </w:rPr>
        <w:t>,</w:t>
      </w:r>
      <w:r w:rsidR="007D232E" w:rsidRPr="00FE0A2B">
        <w:rPr>
          <w:rFonts w:cstheme="minorHAnsi"/>
          <w:color w:val="002060"/>
          <w:sz w:val="24"/>
          <w:szCs w:val="24"/>
        </w:rPr>
        <w:t xml:space="preserve"> I-20, DS-2019, Transfer I-20), what cost guide </w:t>
      </w:r>
      <w:r w:rsidR="00F21D35">
        <w:rPr>
          <w:rFonts w:cstheme="minorHAnsi"/>
          <w:color w:val="002060"/>
          <w:sz w:val="24"/>
          <w:szCs w:val="24"/>
        </w:rPr>
        <w:t>amount</w:t>
      </w:r>
      <w:r w:rsidR="00F21D35" w:rsidRPr="00FE0A2B">
        <w:rPr>
          <w:rFonts w:cstheme="minorHAnsi"/>
          <w:color w:val="002060"/>
          <w:sz w:val="24"/>
          <w:szCs w:val="24"/>
        </w:rPr>
        <w:t xml:space="preserve"> </w:t>
      </w:r>
      <w:r w:rsidR="007D232E" w:rsidRPr="00FE0A2B">
        <w:rPr>
          <w:rFonts w:cstheme="minorHAnsi"/>
          <w:color w:val="002060"/>
          <w:sz w:val="24"/>
          <w:szCs w:val="24"/>
        </w:rPr>
        <w:t xml:space="preserve">to use as the base requirement, and if the student is on an exchange agreement or scholarship/merit award. </w:t>
      </w:r>
    </w:p>
    <w:p w14:paraId="163E583B" w14:textId="77777777" w:rsidR="00C0096C" w:rsidRPr="00FE0A2B" w:rsidRDefault="00C0096C" w:rsidP="00C0096C">
      <w:pPr>
        <w:pStyle w:val="NoSpacing"/>
        <w:rPr>
          <w:rFonts w:cstheme="minorHAnsi"/>
          <w:color w:val="002060"/>
          <w:sz w:val="24"/>
          <w:szCs w:val="24"/>
        </w:rPr>
      </w:pPr>
    </w:p>
    <w:p w14:paraId="70CB7A24" w14:textId="77777777" w:rsidR="00C0096C" w:rsidRPr="00FE0A2B" w:rsidRDefault="00C0096C" w:rsidP="00C0096C">
      <w:pPr>
        <w:pStyle w:val="NoSpacing"/>
        <w:rPr>
          <w:rFonts w:cstheme="minorHAnsi"/>
          <w:color w:val="002060"/>
          <w:sz w:val="24"/>
          <w:szCs w:val="24"/>
        </w:rPr>
      </w:pPr>
    </w:p>
    <w:p w14:paraId="4919A573" w14:textId="2D56F222" w:rsidR="00C0096C" w:rsidRPr="00F06919" w:rsidRDefault="00C0096C" w:rsidP="00C0096C">
      <w:pPr>
        <w:pStyle w:val="NoSpacing"/>
        <w:rPr>
          <w:rFonts w:cstheme="minorHAnsi"/>
          <w:b/>
          <w:bCs/>
          <w:color w:val="002060"/>
          <w:sz w:val="24"/>
          <w:szCs w:val="24"/>
          <w:u w:val="single"/>
        </w:rPr>
      </w:pPr>
      <w:r w:rsidRPr="00F06919">
        <w:rPr>
          <w:rFonts w:cstheme="minorHAnsi"/>
          <w:b/>
          <w:bCs/>
          <w:color w:val="002060"/>
          <w:sz w:val="24"/>
          <w:szCs w:val="24"/>
          <w:u w:val="single"/>
        </w:rPr>
        <w:t>Access</w:t>
      </w:r>
      <w:r w:rsidR="00F06919">
        <w:rPr>
          <w:rFonts w:cstheme="minorHAnsi"/>
          <w:b/>
          <w:bCs/>
          <w:color w:val="002060"/>
          <w:sz w:val="24"/>
          <w:szCs w:val="24"/>
          <w:u w:val="single"/>
        </w:rPr>
        <w:t xml:space="preserve">ing </w:t>
      </w:r>
      <w:proofErr w:type="spellStart"/>
      <w:r w:rsidR="00F06919">
        <w:rPr>
          <w:rFonts w:cstheme="minorHAnsi"/>
          <w:b/>
          <w:bCs/>
          <w:color w:val="002060"/>
          <w:sz w:val="24"/>
          <w:szCs w:val="24"/>
          <w:u w:val="single"/>
        </w:rPr>
        <w:t>iEagle</w:t>
      </w:r>
      <w:proofErr w:type="spellEnd"/>
    </w:p>
    <w:p w14:paraId="77ECF5AE" w14:textId="77777777" w:rsidR="00C0096C" w:rsidRPr="00FE0A2B" w:rsidRDefault="00C0096C" w:rsidP="00C0096C">
      <w:pPr>
        <w:pStyle w:val="NoSpacing"/>
        <w:rPr>
          <w:rFonts w:cstheme="minorHAnsi"/>
          <w:color w:val="002060"/>
        </w:rPr>
      </w:pPr>
    </w:p>
    <w:p w14:paraId="589A0A4C" w14:textId="64FC5582" w:rsidR="00C0096C" w:rsidRPr="00F06919" w:rsidRDefault="00C0096C" w:rsidP="00C0096C">
      <w:pPr>
        <w:pStyle w:val="NoSpacing"/>
        <w:rPr>
          <w:rFonts w:cstheme="minorHAnsi"/>
          <w:b/>
          <w:bCs/>
          <w:color w:val="00B050"/>
          <w:sz w:val="24"/>
          <w:szCs w:val="24"/>
        </w:rPr>
      </w:pPr>
      <w:r w:rsidRPr="00FE0A2B">
        <w:rPr>
          <w:rFonts w:cstheme="minorHAnsi"/>
          <w:color w:val="002060"/>
          <w:sz w:val="24"/>
          <w:szCs w:val="24"/>
        </w:rPr>
        <w:t xml:space="preserve">To use </w:t>
      </w:r>
      <w:proofErr w:type="spellStart"/>
      <w:r w:rsidRPr="00FE0A2B">
        <w:rPr>
          <w:rFonts w:cstheme="minorHAnsi"/>
          <w:color w:val="002060"/>
          <w:sz w:val="24"/>
          <w:szCs w:val="24"/>
        </w:rPr>
        <w:t>iEagle</w:t>
      </w:r>
      <w:proofErr w:type="spellEnd"/>
      <w:r w:rsidRPr="00FE0A2B">
        <w:rPr>
          <w:rFonts w:cstheme="minorHAnsi"/>
          <w:color w:val="002060"/>
          <w:sz w:val="24"/>
          <w:szCs w:val="24"/>
        </w:rPr>
        <w:t xml:space="preserve">, admission </w:t>
      </w:r>
      <w:r w:rsidR="00ED4F88">
        <w:rPr>
          <w:rFonts w:cstheme="minorHAnsi"/>
          <w:color w:val="002060"/>
          <w:sz w:val="24"/>
          <w:szCs w:val="24"/>
        </w:rPr>
        <w:t>staff</w:t>
      </w:r>
      <w:r w:rsidRPr="00FE0A2B">
        <w:rPr>
          <w:rFonts w:cstheme="minorHAnsi"/>
          <w:color w:val="002060"/>
          <w:sz w:val="24"/>
          <w:szCs w:val="24"/>
        </w:rPr>
        <w:t xml:space="preserve"> must log</w:t>
      </w:r>
      <w:r w:rsidR="00F06919">
        <w:rPr>
          <w:rFonts w:cstheme="minorHAnsi"/>
          <w:color w:val="002060"/>
          <w:sz w:val="24"/>
          <w:szCs w:val="24"/>
        </w:rPr>
        <w:t>in to</w:t>
      </w:r>
      <w:r w:rsidRPr="00FE0A2B">
        <w:rPr>
          <w:rFonts w:cstheme="minorHAnsi"/>
          <w:color w:val="002060"/>
          <w:sz w:val="24"/>
          <w:szCs w:val="24"/>
        </w:rPr>
        <w:t xml:space="preserve"> </w:t>
      </w:r>
      <w:r w:rsidR="00F21D35">
        <w:rPr>
          <w:rFonts w:cstheme="minorHAnsi"/>
          <w:color w:val="002060"/>
          <w:sz w:val="24"/>
          <w:szCs w:val="24"/>
        </w:rPr>
        <w:t>myau.american.edu</w:t>
      </w:r>
      <w:r w:rsidR="00F06919">
        <w:rPr>
          <w:rFonts w:cstheme="minorHAnsi"/>
          <w:color w:val="002060"/>
          <w:sz w:val="24"/>
          <w:szCs w:val="24"/>
        </w:rPr>
        <w:t>,</w:t>
      </w:r>
      <w:r w:rsidRPr="00FE0A2B">
        <w:rPr>
          <w:rFonts w:cstheme="minorHAnsi"/>
          <w:color w:val="002060"/>
          <w:sz w:val="24"/>
          <w:szCs w:val="24"/>
        </w:rPr>
        <w:t xml:space="preserve"> and under the “Office Assistant</w:t>
      </w:r>
      <w:r w:rsidR="00F06919">
        <w:rPr>
          <w:rFonts w:cstheme="minorHAnsi"/>
          <w:color w:val="002060"/>
          <w:sz w:val="24"/>
          <w:szCs w:val="24"/>
        </w:rPr>
        <w:t>,”</w:t>
      </w:r>
      <w:r w:rsidRPr="00FE0A2B">
        <w:rPr>
          <w:rFonts w:cstheme="minorHAnsi"/>
          <w:color w:val="002060"/>
          <w:sz w:val="24"/>
          <w:szCs w:val="24"/>
        </w:rPr>
        <w:t xml:space="preserve"> click on </w:t>
      </w:r>
      <w:proofErr w:type="spellStart"/>
      <w:r w:rsidRPr="00FE0A2B">
        <w:rPr>
          <w:rFonts w:cstheme="minorHAnsi"/>
          <w:color w:val="002060"/>
          <w:sz w:val="24"/>
          <w:szCs w:val="24"/>
        </w:rPr>
        <w:t>iEagle</w:t>
      </w:r>
      <w:proofErr w:type="spellEnd"/>
      <w:r w:rsidR="00F21D35">
        <w:rPr>
          <w:rFonts w:cstheme="minorHAnsi"/>
          <w:color w:val="002060"/>
          <w:sz w:val="24"/>
          <w:szCs w:val="24"/>
        </w:rPr>
        <w:t>.</w:t>
      </w:r>
      <w:r w:rsidR="0043278C">
        <w:rPr>
          <w:rFonts w:cstheme="minorHAnsi"/>
          <w:color w:val="002060"/>
          <w:sz w:val="24"/>
          <w:szCs w:val="24"/>
        </w:rPr>
        <w:t xml:space="preserve"> </w:t>
      </w:r>
      <w:r w:rsidR="00F21D35" w:rsidRPr="00F06919">
        <w:rPr>
          <w:rFonts w:cstheme="minorHAnsi"/>
          <w:color w:val="002060"/>
          <w:sz w:val="24"/>
          <w:szCs w:val="24"/>
        </w:rPr>
        <w:t xml:space="preserve">Alternatively, they can access </w:t>
      </w:r>
      <w:proofErr w:type="spellStart"/>
      <w:r w:rsidR="00F21D35" w:rsidRPr="00F06919">
        <w:rPr>
          <w:rFonts w:cstheme="minorHAnsi"/>
          <w:color w:val="002060"/>
          <w:sz w:val="24"/>
          <w:szCs w:val="24"/>
        </w:rPr>
        <w:t>iEagle</w:t>
      </w:r>
      <w:proofErr w:type="spellEnd"/>
      <w:r w:rsidR="00F21D35" w:rsidRPr="00F06919">
        <w:rPr>
          <w:rFonts w:cstheme="minorHAnsi"/>
          <w:color w:val="002060"/>
          <w:sz w:val="24"/>
          <w:szCs w:val="24"/>
        </w:rPr>
        <w:t xml:space="preserve"> directly by clicking this link: </w:t>
      </w:r>
      <w:hyperlink r:id="rId53" w:history="1">
        <w:r w:rsidR="003657C7" w:rsidRPr="00F06919">
          <w:rPr>
            <w:rStyle w:val="Hyperlink"/>
            <w:rFonts w:cstheme="minorHAnsi"/>
            <w:b/>
            <w:bCs/>
            <w:sz w:val="24"/>
            <w:szCs w:val="24"/>
          </w:rPr>
          <w:t>https://ieagleadmin.american.edu/istart/controllers/admin/login.html</w:t>
        </w:r>
      </w:hyperlink>
    </w:p>
    <w:p w14:paraId="2889E9A4" w14:textId="77777777" w:rsidR="00C0096C" w:rsidRPr="00FE0A2B" w:rsidRDefault="00C0096C" w:rsidP="00C0096C">
      <w:pPr>
        <w:pStyle w:val="NoSpacing"/>
        <w:rPr>
          <w:rFonts w:cstheme="minorHAnsi"/>
          <w:b/>
          <w:bCs/>
          <w:color w:val="0070C0"/>
          <w:sz w:val="24"/>
          <w:szCs w:val="24"/>
          <w:u w:val="single"/>
        </w:rPr>
      </w:pPr>
    </w:p>
    <w:p w14:paraId="4DD4FEDC" w14:textId="483BF2A1" w:rsidR="00C0096C" w:rsidRDefault="00F06919">
      <w:pPr>
        <w:pStyle w:val="NoSpacing"/>
        <w:numPr>
          <w:ilvl w:val="0"/>
          <w:numId w:val="41"/>
        </w:numPr>
        <w:rPr>
          <w:rFonts w:cstheme="minorHAnsi"/>
          <w:color w:val="002060"/>
          <w:sz w:val="24"/>
          <w:szCs w:val="24"/>
        </w:rPr>
      </w:pPr>
      <w:proofErr w:type="gramStart"/>
      <w:r>
        <w:rPr>
          <w:rFonts w:cstheme="minorHAnsi"/>
          <w:color w:val="002060"/>
          <w:sz w:val="24"/>
          <w:szCs w:val="24"/>
        </w:rPr>
        <w:lastRenderedPageBreak/>
        <w:t>In order to</w:t>
      </w:r>
      <w:proofErr w:type="gramEnd"/>
      <w:r>
        <w:rPr>
          <w:rFonts w:cstheme="minorHAnsi"/>
          <w:color w:val="002060"/>
          <w:sz w:val="24"/>
          <w:szCs w:val="24"/>
        </w:rPr>
        <w:t xml:space="preserve"> access </w:t>
      </w:r>
      <w:proofErr w:type="spellStart"/>
      <w:r>
        <w:rPr>
          <w:rFonts w:cstheme="minorHAnsi"/>
          <w:color w:val="002060"/>
          <w:sz w:val="24"/>
          <w:szCs w:val="24"/>
        </w:rPr>
        <w:t>iEagle</w:t>
      </w:r>
      <w:proofErr w:type="spellEnd"/>
      <w:r>
        <w:rPr>
          <w:rFonts w:cstheme="minorHAnsi"/>
          <w:color w:val="002060"/>
          <w:sz w:val="24"/>
          <w:szCs w:val="24"/>
        </w:rPr>
        <w:t xml:space="preserve">, the admissions </w:t>
      </w:r>
      <w:r w:rsidR="00ED4F88">
        <w:rPr>
          <w:rFonts w:cstheme="minorHAnsi"/>
          <w:color w:val="002060"/>
          <w:sz w:val="24"/>
          <w:szCs w:val="24"/>
        </w:rPr>
        <w:t>staff</w:t>
      </w:r>
      <w:r>
        <w:rPr>
          <w:rFonts w:cstheme="minorHAnsi"/>
          <w:color w:val="002060"/>
          <w:sz w:val="24"/>
          <w:szCs w:val="24"/>
        </w:rPr>
        <w:t xml:space="preserve"> must be added as a departmental user in </w:t>
      </w:r>
      <w:proofErr w:type="spellStart"/>
      <w:r>
        <w:rPr>
          <w:rFonts w:cstheme="minorHAnsi"/>
          <w:color w:val="002060"/>
          <w:sz w:val="24"/>
          <w:szCs w:val="24"/>
        </w:rPr>
        <w:t>iEagle</w:t>
      </w:r>
      <w:proofErr w:type="spellEnd"/>
      <w:r>
        <w:rPr>
          <w:rFonts w:cstheme="minorHAnsi"/>
          <w:color w:val="002060"/>
          <w:sz w:val="24"/>
          <w:szCs w:val="24"/>
        </w:rPr>
        <w:t xml:space="preserve"> by ISSS’s </w:t>
      </w:r>
      <w:r w:rsidR="00274DB8">
        <w:rPr>
          <w:rFonts w:cstheme="minorHAnsi"/>
          <w:color w:val="002060"/>
          <w:sz w:val="24"/>
          <w:szCs w:val="24"/>
        </w:rPr>
        <w:t>Sunapsis</w:t>
      </w:r>
      <w:r>
        <w:rPr>
          <w:rFonts w:cstheme="minorHAnsi"/>
          <w:color w:val="002060"/>
          <w:sz w:val="24"/>
          <w:szCs w:val="24"/>
        </w:rPr>
        <w:t xml:space="preserve"> administrator.</w:t>
      </w:r>
      <w:r w:rsidR="00C0096C" w:rsidRPr="00FE0A2B">
        <w:rPr>
          <w:rFonts w:cstheme="minorHAnsi"/>
          <w:color w:val="002060"/>
          <w:sz w:val="24"/>
          <w:szCs w:val="24"/>
        </w:rPr>
        <w:t xml:space="preserve"> </w:t>
      </w:r>
    </w:p>
    <w:p w14:paraId="16A37AEC" w14:textId="2AD8748E" w:rsidR="00ED4F88" w:rsidRDefault="00ED4F88">
      <w:pPr>
        <w:pStyle w:val="NoSpacing"/>
        <w:numPr>
          <w:ilvl w:val="1"/>
          <w:numId w:val="41"/>
        </w:numPr>
        <w:rPr>
          <w:rFonts w:cstheme="minorHAnsi"/>
          <w:color w:val="002060"/>
          <w:sz w:val="24"/>
          <w:szCs w:val="24"/>
        </w:rPr>
      </w:pPr>
      <w:r>
        <w:rPr>
          <w:rFonts w:cstheme="minorHAnsi"/>
          <w:color w:val="002060"/>
          <w:sz w:val="24"/>
          <w:szCs w:val="24"/>
        </w:rPr>
        <w:t xml:space="preserve">Staff can submit requests to be added as a departmental user directly in </w:t>
      </w:r>
      <w:proofErr w:type="spellStart"/>
      <w:proofErr w:type="gramStart"/>
      <w:r>
        <w:rPr>
          <w:rFonts w:cstheme="minorHAnsi"/>
          <w:color w:val="002060"/>
          <w:sz w:val="24"/>
          <w:szCs w:val="24"/>
        </w:rPr>
        <w:t>iEagle</w:t>
      </w:r>
      <w:proofErr w:type="spellEnd"/>
      <w:proofErr w:type="gramEnd"/>
    </w:p>
    <w:p w14:paraId="4CFC4606" w14:textId="71D4DE02" w:rsidR="00ED4F88" w:rsidRPr="00FE0A2B" w:rsidRDefault="00ED4F88">
      <w:pPr>
        <w:pStyle w:val="NoSpacing"/>
        <w:numPr>
          <w:ilvl w:val="1"/>
          <w:numId w:val="41"/>
        </w:numPr>
        <w:rPr>
          <w:rFonts w:cstheme="minorHAnsi"/>
          <w:color w:val="002060"/>
          <w:sz w:val="24"/>
          <w:szCs w:val="24"/>
        </w:rPr>
      </w:pPr>
      <w:r>
        <w:rPr>
          <w:rFonts w:cstheme="minorHAnsi"/>
          <w:color w:val="002060"/>
          <w:sz w:val="24"/>
          <w:szCs w:val="24"/>
        </w:rPr>
        <w:t xml:space="preserve">Alternatively, the staff can send an email to </w:t>
      </w:r>
      <w:hyperlink r:id="rId54" w:history="1">
        <w:r w:rsidRPr="00957E37">
          <w:rPr>
            <w:rStyle w:val="Hyperlink"/>
            <w:rFonts w:cstheme="minorHAnsi"/>
            <w:sz w:val="24"/>
            <w:szCs w:val="24"/>
          </w:rPr>
          <w:t>isss@american.edu</w:t>
        </w:r>
      </w:hyperlink>
      <w:r>
        <w:rPr>
          <w:rFonts w:cstheme="minorHAnsi"/>
          <w:color w:val="002060"/>
          <w:sz w:val="24"/>
          <w:szCs w:val="24"/>
        </w:rPr>
        <w:t xml:space="preserve"> with their full name and email address to </w:t>
      </w:r>
      <w:commentRangeStart w:id="144"/>
      <w:r>
        <w:rPr>
          <w:rFonts w:cstheme="minorHAnsi"/>
          <w:color w:val="002060"/>
          <w:sz w:val="24"/>
          <w:szCs w:val="24"/>
        </w:rPr>
        <w:t>request</w:t>
      </w:r>
      <w:commentRangeEnd w:id="144"/>
      <w:r w:rsidR="00274DB8">
        <w:rPr>
          <w:rStyle w:val="CommentReference"/>
          <w:rFonts w:ascii="Calibri" w:eastAsia="Times New Roman" w:hAnsi="Calibri" w:cs="Traditional Arabic"/>
          <w:lang w:bidi="ar-BH"/>
        </w:rPr>
        <w:commentReference w:id="144"/>
      </w:r>
      <w:r>
        <w:rPr>
          <w:rFonts w:cstheme="minorHAnsi"/>
          <w:color w:val="002060"/>
          <w:sz w:val="24"/>
          <w:szCs w:val="24"/>
        </w:rPr>
        <w:t xml:space="preserve"> </w:t>
      </w:r>
      <w:proofErr w:type="gramStart"/>
      <w:r>
        <w:rPr>
          <w:rFonts w:cstheme="minorHAnsi"/>
          <w:color w:val="002060"/>
          <w:sz w:val="24"/>
          <w:szCs w:val="24"/>
        </w:rPr>
        <w:t>access</w:t>
      </w:r>
      <w:proofErr w:type="gramEnd"/>
    </w:p>
    <w:p w14:paraId="7F42264B" w14:textId="1970482C" w:rsidR="00C0096C" w:rsidRPr="00FE0A2B" w:rsidRDefault="00ED4F88">
      <w:pPr>
        <w:pStyle w:val="Default"/>
        <w:numPr>
          <w:ilvl w:val="0"/>
          <w:numId w:val="41"/>
        </w:numPr>
        <w:rPr>
          <w:rFonts w:asciiTheme="minorHAnsi" w:hAnsiTheme="minorHAnsi" w:cstheme="minorHAnsi"/>
          <w:color w:val="002060"/>
        </w:rPr>
      </w:pPr>
      <w:r>
        <w:rPr>
          <w:rFonts w:asciiTheme="minorHAnsi" w:hAnsiTheme="minorHAnsi" w:cstheme="minorHAnsi"/>
          <w:color w:val="002060"/>
        </w:rPr>
        <w:t xml:space="preserve">Once granted access, a </w:t>
      </w:r>
      <w:r w:rsidR="00C0096C" w:rsidRPr="00FE0A2B">
        <w:rPr>
          <w:rFonts w:asciiTheme="minorHAnsi" w:hAnsiTheme="minorHAnsi" w:cstheme="minorHAnsi"/>
          <w:color w:val="002060"/>
        </w:rPr>
        <w:t>departmental user logs into ieagleadmin.american.edu using their AU username and password</w:t>
      </w:r>
      <w:r w:rsidR="00D47E62">
        <w:rPr>
          <w:rFonts w:asciiTheme="minorHAnsi" w:hAnsiTheme="minorHAnsi" w:cstheme="minorHAnsi"/>
          <w:color w:val="002060"/>
        </w:rPr>
        <w:t>.</w:t>
      </w:r>
      <w:r>
        <w:rPr>
          <w:rFonts w:asciiTheme="minorHAnsi" w:hAnsiTheme="minorHAnsi" w:cstheme="minorHAnsi"/>
          <w:color w:val="002060"/>
        </w:rPr>
        <w:t xml:space="preserve"> </w:t>
      </w:r>
    </w:p>
    <w:p w14:paraId="27C40C6D" w14:textId="187B10A9" w:rsidR="00C0096C" w:rsidRDefault="003657C7">
      <w:pPr>
        <w:pStyle w:val="Default"/>
        <w:numPr>
          <w:ilvl w:val="0"/>
          <w:numId w:val="41"/>
        </w:numPr>
        <w:rPr>
          <w:rFonts w:asciiTheme="minorHAnsi" w:hAnsiTheme="minorHAnsi" w:cstheme="minorHAnsi"/>
          <w:color w:val="002060"/>
        </w:rPr>
      </w:pPr>
      <w:r>
        <w:rPr>
          <w:rFonts w:asciiTheme="minorHAnsi" w:hAnsiTheme="minorHAnsi" w:cstheme="minorHAnsi"/>
          <w:color w:val="002060"/>
        </w:rPr>
        <w:t xml:space="preserve">Once logged into </w:t>
      </w:r>
      <w:proofErr w:type="spellStart"/>
      <w:r>
        <w:rPr>
          <w:rFonts w:asciiTheme="minorHAnsi" w:hAnsiTheme="minorHAnsi" w:cstheme="minorHAnsi"/>
          <w:color w:val="002060"/>
        </w:rPr>
        <w:t>iEagle</w:t>
      </w:r>
      <w:proofErr w:type="spellEnd"/>
      <w:r>
        <w:rPr>
          <w:rFonts w:asciiTheme="minorHAnsi" w:hAnsiTheme="minorHAnsi" w:cstheme="minorHAnsi"/>
          <w:color w:val="002060"/>
        </w:rPr>
        <w:t>, the</w:t>
      </w:r>
      <w:r w:rsidR="00ED4F88">
        <w:rPr>
          <w:rFonts w:asciiTheme="minorHAnsi" w:hAnsiTheme="minorHAnsi" w:cstheme="minorHAnsi"/>
          <w:color w:val="002060"/>
        </w:rPr>
        <w:t xml:space="preserve"> departmental user</w:t>
      </w:r>
      <w:r>
        <w:rPr>
          <w:rFonts w:asciiTheme="minorHAnsi" w:hAnsiTheme="minorHAnsi" w:cstheme="minorHAnsi"/>
          <w:color w:val="002060"/>
        </w:rPr>
        <w:t xml:space="preserve"> should either click on the “New Student” menu to submit a PIIRF for a new student, or the “Change of Academic Level” menu to submit a change of level PIIRF.</w:t>
      </w:r>
    </w:p>
    <w:p w14:paraId="443AEB1A" w14:textId="76DECADB" w:rsidR="00ED4F88" w:rsidRPr="00FE0A2B" w:rsidRDefault="00ED4F88">
      <w:pPr>
        <w:pStyle w:val="Default"/>
        <w:numPr>
          <w:ilvl w:val="0"/>
          <w:numId w:val="41"/>
        </w:numPr>
        <w:rPr>
          <w:rFonts w:asciiTheme="minorHAnsi" w:hAnsiTheme="minorHAnsi" w:cstheme="minorHAnsi"/>
          <w:color w:val="002060"/>
        </w:rPr>
      </w:pPr>
      <w:r>
        <w:rPr>
          <w:rFonts w:asciiTheme="minorHAnsi" w:hAnsiTheme="minorHAnsi" w:cstheme="minorHAnsi"/>
          <w:color w:val="002060"/>
        </w:rPr>
        <w:t>The “Departmental Services” menu can be used to see what PIIRFs have already been submitted by the user</w:t>
      </w:r>
      <w:r w:rsidR="00A339BB">
        <w:rPr>
          <w:rFonts w:asciiTheme="minorHAnsi" w:hAnsiTheme="minorHAnsi" w:cstheme="minorHAnsi"/>
          <w:color w:val="002060"/>
        </w:rPr>
        <w:t>/department</w:t>
      </w:r>
      <w:r w:rsidR="00D47E62">
        <w:rPr>
          <w:rFonts w:asciiTheme="minorHAnsi" w:hAnsiTheme="minorHAnsi" w:cstheme="minorHAnsi"/>
          <w:color w:val="002060"/>
        </w:rPr>
        <w:t>.</w:t>
      </w:r>
    </w:p>
    <w:p w14:paraId="07F87189" w14:textId="52F7D803" w:rsidR="00C0096C" w:rsidRPr="00F06919" w:rsidRDefault="00ED4F88">
      <w:pPr>
        <w:pStyle w:val="NoSpacing"/>
        <w:numPr>
          <w:ilvl w:val="0"/>
          <w:numId w:val="41"/>
        </w:numPr>
        <w:rPr>
          <w:rFonts w:cstheme="minorHAnsi"/>
          <w:color w:val="002060"/>
          <w:sz w:val="24"/>
          <w:szCs w:val="24"/>
        </w:rPr>
      </w:pPr>
      <w:r>
        <w:rPr>
          <w:rFonts w:cstheme="minorHAnsi"/>
          <w:color w:val="002060"/>
          <w:sz w:val="24"/>
          <w:szCs w:val="24"/>
        </w:rPr>
        <w:t xml:space="preserve">Admission offices should </w:t>
      </w:r>
      <w:r w:rsidR="00C0096C" w:rsidRPr="00FE0A2B">
        <w:rPr>
          <w:rFonts w:cstheme="minorHAnsi"/>
          <w:color w:val="002060"/>
          <w:sz w:val="24"/>
          <w:szCs w:val="24"/>
        </w:rPr>
        <w:t xml:space="preserve">let ISSS know when individuals are leaving AU </w:t>
      </w:r>
      <w:r>
        <w:rPr>
          <w:rFonts w:cstheme="minorHAnsi"/>
          <w:color w:val="002060"/>
          <w:sz w:val="24"/>
          <w:szCs w:val="24"/>
        </w:rPr>
        <w:t xml:space="preserve">so that we can delete their profiles from </w:t>
      </w:r>
      <w:r w:rsidR="00193C80">
        <w:rPr>
          <w:rFonts w:cstheme="minorHAnsi"/>
          <w:color w:val="002060"/>
          <w:sz w:val="24"/>
          <w:szCs w:val="24"/>
        </w:rPr>
        <w:t>Sunapsis</w:t>
      </w:r>
      <w:r>
        <w:rPr>
          <w:rFonts w:cstheme="minorHAnsi"/>
          <w:color w:val="002060"/>
          <w:sz w:val="24"/>
          <w:szCs w:val="24"/>
        </w:rPr>
        <w:t xml:space="preserve"> </w:t>
      </w:r>
      <w:r w:rsidR="00C0096C" w:rsidRPr="00FE0A2B">
        <w:rPr>
          <w:rFonts w:cstheme="minorHAnsi"/>
          <w:color w:val="002060"/>
          <w:sz w:val="24"/>
          <w:szCs w:val="24"/>
        </w:rPr>
        <w:t xml:space="preserve">and when </w:t>
      </w:r>
      <w:r>
        <w:rPr>
          <w:rFonts w:cstheme="minorHAnsi"/>
          <w:color w:val="002060"/>
          <w:sz w:val="24"/>
          <w:szCs w:val="24"/>
        </w:rPr>
        <w:t xml:space="preserve">new individuals are hired so that we can make sure they have access to </w:t>
      </w:r>
      <w:commentRangeStart w:id="145"/>
      <w:r>
        <w:rPr>
          <w:rFonts w:cstheme="minorHAnsi"/>
          <w:color w:val="002060"/>
          <w:sz w:val="24"/>
          <w:szCs w:val="24"/>
        </w:rPr>
        <w:t>submit</w:t>
      </w:r>
      <w:commentRangeEnd w:id="145"/>
      <w:r w:rsidR="00193C80">
        <w:rPr>
          <w:rStyle w:val="CommentReference"/>
          <w:rFonts w:ascii="Calibri" w:eastAsia="Times New Roman" w:hAnsi="Calibri" w:cs="Traditional Arabic"/>
          <w:lang w:bidi="ar-BH"/>
        </w:rPr>
        <w:commentReference w:id="145"/>
      </w:r>
      <w:r>
        <w:rPr>
          <w:rFonts w:cstheme="minorHAnsi"/>
          <w:color w:val="002060"/>
          <w:sz w:val="24"/>
          <w:szCs w:val="24"/>
        </w:rPr>
        <w:t xml:space="preserve"> PIIRFs</w:t>
      </w:r>
      <w:r w:rsidR="00D47E62">
        <w:rPr>
          <w:rFonts w:cstheme="minorHAnsi"/>
          <w:color w:val="002060"/>
          <w:sz w:val="24"/>
          <w:szCs w:val="24"/>
        </w:rPr>
        <w:t>.</w:t>
      </w:r>
    </w:p>
    <w:p w14:paraId="19C01373" w14:textId="78B6D9B2" w:rsidR="00F06919" w:rsidRDefault="00F06919" w:rsidP="00C0096C">
      <w:pPr>
        <w:pStyle w:val="NoSpacing"/>
        <w:rPr>
          <w:rFonts w:cstheme="minorHAnsi"/>
          <w:color w:val="1F3864" w:themeColor="accent1" w:themeShade="80"/>
          <w:sz w:val="24"/>
          <w:szCs w:val="24"/>
        </w:rPr>
      </w:pPr>
    </w:p>
    <w:p w14:paraId="49313B08" w14:textId="74697BBB" w:rsidR="009E6C80" w:rsidRPr="00045F0D" w:rsidRDefault="009E6C80" w:rsidP="00B65AA4">
      <w:pPr>
        <w:pStyle w:val="Heading4"/>
      </w:pPr>
      <w:r w:rsidRPr="00045F0D">
        <w:t>Submitting PIIRFs for Initial Students</w:t>
      </w:r>
    </w:p>
    <w:p w14:paraId="4A7B4D02" w14:textId="77777777" w:rsidR="00F06919" w:rsidRPr="00FE0A2B" w:rsidRDefault="00F06919" w:rsidP="00C0096C">
      <w:pPr>
        <w:pStyle w:val="NoSpacing"/>
        <w:rPr>
          <w:rFonts w:cstheme="minorHAnsi"/>
          <w:color w:val="1F3864" w:themeColor="accent1" w:themeShade="80"/>
          <w:sz w:val="24"/>
          <w:szCs w:val="24"/>
        </w:rPr>
      </w:pPr>
    </w:p>
    <w:p w14:paraId="299A42AA" w14:textId="58BA34C1" w:rsidR="00C0096C" w:rsidRPr="00FE0A2B" w:rsidRDefault="00C0096C" w:rsidP="00C0096C">
      <w:pPr>
        <w:pStyle w:val="NoSpacing"/>
        <w:rPr>
          <w:rFonts w:cstheme="minorHAnsi"/>
          <w:color w:val="1F3864" w:themeColor="accent1" w:themeShade="80"/>
          <w:sz w:val="24"/>
          <w:szCs w:val="24"/>
        </w:rPr>
      </w:pPr>
      <w:r w:rsidRPr="00FE0A2B">
        <w:rPr>
          <w:rFonts w:cstheme="minorHAnsi"/>
          <w:color w:val="1F3864" w:themeColor="accent1" w:themeShade="80"/>
          <w:sz w:val="24"/>
          <w:szCs w:val="24"/>
        </w:rPr>
        <w:t xml:space="preserve">For all initial incoming students (including </w:t>
      </w:r>
      <w:r w:rsidR="00ED4F88">
        <w:rPr>
          <w:rFonts w:cstheme="minorHAnsi"/>
          <w:color w:val="1F3864" w:themeColor="accent1" w:themeShade="80"/>
          <w:sz w:val="24"/>
          <w:szCs w:val="24"/>
        </w:rPr>
        <w:t xml:space="preserve">immigration </w:t>
      </w:r>
      <w:r w:rsidRPr="00FE0A2B">
        <w:rPr>
          <w:rFonts w:cstheme="minorHAnsi"/>
          <w:color w:val="1F3864" w:themeColor="accent1" w:themeShade="80"/>
          <w:sz w:val="24"/>
          <w:szCs w:val="24"/>
        </w:rPr>
        <w:t>transfer-in</w:t>
      </w:r>
      <w:r w:rsidR="00A8380A">
        <w:rPr>
          <w:rFonts w:cstheme="minorHAnsi"/>
          <w:color w:val="1F3864" w:themeColor="accent1" w:themeShade="80"/>
          <w:sz w:val="24"/>
          <w:szCs w:val="24"/>
        </w:rPr>
        <w:t>s</w:t>
      </w:r>
      <w:r w:rsidRPr="00FE0A2B">
        <w:rPr>
          <w:rFonts w:cstheme="minorHAnsi"/>
          <w:color w:val="1F3864" w:themeColor="accent1" w:themeShade="80"/>
          <w:sz w:val="24"/>
          <w:szCs w:val="24"/>
        </w:rPr>
        <w:t xml:space="preserve"> from another U</w:t>
      </w:r>
      <w:r w:rsidR="00A8380A">
        <w:rPr>
          <w:rFonts w:cstheme="minorHAnsi"/>
          <w:color w:val="1F3864" w:themeColor="accent1" w:themeShade="80"/>
          <w:sz w:val="24"/>
          <w:szCs w:val="24"/>
        </w:rPr>
        <w:t>.</w:t>
      </w:r>
      <w:r w:rsidRPr="00FE0A2B">
        <w:rPr>
          <w:rFonts w:cstheme="minorHAnsi"/>
          <w:color w:val="1F3864" w:themeColor="accent1" w:themeShade="80"/>
          <w:sz w:val="24"/>
          <w:szCs w:val="24"/>
        </w:rPr>
        <w:t>S</w:t>
      </w:r>
      <w:r w:rsidR="00A8380A">
        <w:rPr>
          <w:rFonts w:cstheme="minorHAnsi"/>
          <w:color w:val="1F3864" w:themeColor="accent1" w:themeShade="80"/>
          <w:sz w:val="24"/>
          <w:szCs w:val="24"/>
        </w:rPr>
        <w:t>.</w:t>
      </w:r>
      <w:r w:rsidRPr="00FE0A2B">
        <w:rPr>
          <w:rFonts w:cstheme="minorHAnsi"/>
          <w:color w:val="1F3864" w:themeColor="accent1" w:themeShade="80"/>
          <w:sz w:val="24"/>
          <w:szCs w:val="24"/>
        </w:rPr>
        <w:t xml:space="preserve"> institution), </w:t>
      </w:r>
      <w:r w:rsidR="00ED4F88">
        <w:rPr>
          <w:rFonts w:cstheme="minorHAnsi"/>
          <w:color w:val="1F3864" w:themeColor="accent1" w:themeShade="80"/>
          <w:sz w:val="24"/>
          <w:szCs w:val="24"/>
        </w:rPr>
        <w:t xml:space="preserve">departmental users should click </w:t>
      </w:r>
      <w:r w:rsidR="00A8380A">
        <w:rPr>
          <w:rFonts w:cstheme="minorHAnsi"/>
          <w:color w:val="1F3864" w:themeColor="accent1" w:themeShade="80"/>
          <w:sz w:val="24"/>
          <w:szCs w:val="24"/>
        </w:rPr>
        <w:t xml:space="preserve">on the “New Student” menu on the left and then choose the appropriate program. </w:t>
      </w:r>
    </w:p>
    <w:p w14:paraId="261EF788" w14:textId="77777777" w:rsidR="00C0096C" w:rsidRPr="00FE0A2B" w:rsidRDefault="00C0096C" w:rsidP="00C0096C">
      <w:pPr>
        <w:pStyle w:val="NoSpacing"/>
        <w:rPr>
          <w:rFonts w:cstheme="minorHAnsi"/>
          <w:color w:val="1F3864" w:themeColor="accent1" w:themeShade="80"/>
          <w:sz w:val="24"/>
          <w:szCs w:val="24"/>
        </w:rPr>
      </w:pPr>
    </w:p>
    <w:p w14:paraId="3406AFA7" w14:textId="028C68AB" w:rsidR="00C0096C" w:rsidRDefault="00A8380A" w:rsidP="00C0096C">
      <w:pPr>
        <w:pStyle w:val="NoSpacing"/>
        <w:rPr>
          <w:noProof/>
        </w:rPr>
      </w:pPr>
      <w:r w:rsidRPr="00A8380A">
        <w:rPr>
          <w:noProof/>
        </w:rPr>
        <w:t xml:space="preserve"> </w:t>
      </w:r>
      <w:r>
        <w:rPr>
          <w:noProof/>
        </w:rPr>
        <w:drawing>
          <wp:inline distT="0" distB="0" distL="0" distR="0" wp14:anchorId="5921D142" wp14:editId="0BCF5811">
            <wp:extent cx="5943600" cy="2651760"/>
            <wp:effectExtent l="19050" t="19050" r="19050" b="15240"/>
            <wp:docPr id="269" name="Picture 26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Graphical user interface, application, Word&#10;&#10;Description automatically generated"/>
                    <pic:cNvPicPr/>
                  </pic:nvPicPr>
                  <pic:blipFill>
                    <a:blip r:embed="rId55"/>
                    <a:stretch>
                      <a:fillRect/>
                    </a:stretch>
                  </pic:blipFill>
                  <pic:spPr>
                    <a:xfrm>
                      <a:off x="0" y="0"/>
                      <a:ext cx="5943600" cy="2651760"/>
                    </a:xfrm>
                    <a:prstGeom prst="rect">
                      <a:avLst/>
                    </a:prstGeom>
                    <a:ln>
                      <a:solidFill>
                        <a:schemeClr val="tx1"/>
                      </a:solidFill>
                    </a:ln>
                  </pic:spPr>
                </pic:pic>
              </a:graphicData>
            </a:graphic>
          </wp:inline>
        </w:drawing>
      </w:r>
    </w:p>
    <w:p w14:paraId="211F17F5" w14:textId="77777777" w:rsidR="00A8380A" w:rsidRDefault="00A8380A" w:rsidP="00A8380A">
      <w:pPr>
        <w:pStyle w:val="NoSpacing"/>
        <w:rPr>
          <w:rFonts w:cstheme="minorHAnsi"/>
          <w:color w:val="1F3864" w:themeColor="accent1" w:themeShade="80"/>
          <w:sz w:val="24"/>
          <w:szCs w:val="24"/>
        </w:rPr>
      </w:pPr>
    </w:p>
    <w:p w14:paraId="547CD1DD" w14:textId="77777777" w:rsidR="00991856" w:rsidRDefault="00991856" w:rsidP="00C0096C">
      <w:pPr>
        <w:pStyle w:val="NoSpacing"/>
        <w:rPr>
          <w:rFonts w:cstheme="minorHAnsi"/>
          <w:color w:val="1F3864" w:themeColor="accent1" w:themeShade="80"/>
          <w:sz w:val="24"/>
          <w:szCs w:val="24"/>
        </w:rPr>
      </w:pPr>
    </w:p>
    <w:p w14:paraId="73677E55" w14:textId="18E31D7A" w:rsidR="00A8380A" w:rsidRPr="00313A42" w:rsidRDefault="00ED4F88" w:rsidP="00C0096C">
      <w:pPr>
        <w:pStyle w:val="NoSpacing"/>
        <w:rPr>
          <w:rFonts w:cstheme="minorHAnsi"/>
          <w:color w:val="1F3864" w:themeColor="accent1" w:themeShade="80"/>
          <w:sz w:val="24"/>
          <w:szCs w:val="24"/>
        </w:rPr>
      </w:pPr>
      <w:r>
        <w:rPr>
          <w:rFonts w:cstheme="minorHAnsi"/>
          <w:color w:val="1F3864" w:themeColor="accent1" w:themeShade="80"/>
          <w:sz w:val="24"/>
          <w:szCs w:val="24"/>
        </w:rPr>
        <w:lastRenderedPageBreak/>
        <w:t>Next, they will t</w:t>
      </w:r>
      <w:r w:rsidR="00A8380A" w:rsidRPr="00FE0A2B">
        <w:rPr>
          <w:rFonts w:cstheme="minorHAnsi"/>
          <w:color w:val="1F3864" w:themeColor="accent1" w:themeShade="80"/>
          <w:sz w:val="24"/>
          <w:szCs w:val="24"/>
        </w:rPr>
        <w:t xml:space="preserve">ype in </w:t>
      </w:r>
      <w:r w:rsidR="00A8380A">
        <w:rPr>
          <w:rFonts w:cstheme="minorHAnsi"/>
          <w:color w:val="1F3864" w:themeColor="accent1" w:themeShade="80"/>
          <w:sz w:val="24"/>
          <w:szCs w:val="24"/>
        </w:rPr>
        <w:t>the s</w:t>
      </w:r>
      <w:r w:rsidR="00A8380A" w:rsidRPr="00FE0A2B">
        <w:rPr>
          <w:rFonts w:cstheme="minorHAnsi"/>
          <w:color w:val="1F3864" w:themeColor="accent1" w:themeShade="80"/>
          <w:sz w:val="24"/>
          <w:szCs w:val="24"/>
        </w:rPr>
        <w:t xml:space="preserve">tudent’s </w:t>
      </w:r>
      <w:r w:rsidR="00A8380A" w:rsidRPr="00FE0A2B">
        <w:rPr>
          <w:rFonts w:cstheme="minorHAnsi"/>
          <w:b/>
          <w:bCs/>
          <w:color w:val="1F3864" w:themeColor="accent1" w:themeShade="80"/>
          <w:sz w:val="24"/>
          <w:szCs w:val="24"/>
        </w:rPr>
        <w:t>University ID</w:t>
      </w:r>
      <w:r w:rsidR="00A8380A" w:rsidRPr="00FE0A2B">
        <w:rPr>
          <w:rFonts w:cstheme="minorHAnsi"/>
          <w:color w:val="1F3864" w:themeColor="accent1" w:themeShade="80"/>
          <w:sz w:val="24"/>
          <w:szCs w:val="24"/>
        </w:rPr>
        <w:t xml:space="preserve"> and </w:t>
      </w:r>
      <w:r w:rsidR="00A8380A" w:rsidRPr="00FE0A2B">
        <w:rPr>
          <w:rFonts w:cstheme="minorHAnsi"/>
          <w:b/>
          <w:bCs/>
          <w:color w:val="1F3864" w:themeColor="accent1" w:themeShade="80"/>
          <w:sz w:val="24"/>
          <w:szCs w:val="24"/>
        </w:rPr>
        <w:t>Date of Birth</w:t>
      </w:r>
      <w:r w:rsidR="00A8380A" w:rsidRPr="00FE0A2B">
        <w:rPr>
          <w:rFonts w:cstheme="minorHAnsi"/>
          <w:color w:val="1F3864" w:themeColor="accent1" w:themeShade="80"/>
          <w:sz w:val="24"/>
          <w:szCs w:val="24"/>
        </w:rPr>
        <w:t xml:space="preserve">. If </w:t>
      </w:r>
      <w:r w:rsidR="00313A42">
        <w:rPr>
          <w:rFonts w:cstheme="minorHAnsi"/>
          <w:color w:val="1F3864" w:themeColor="accent1" w:themeShade="80"/>
          <w:sz w:val="24"/>
          <w:szCs w:val="24"/>
        </w:rPr>
        <w:t xml:space="preserve">an error message appears, there could be a few reasons. First, the user should make sure there was not a typo in either the AU ID or the DOB. Admissions should also ensure that the student’s record was created in Colleague at least 24 </w:t>
      </w:r>
      <w:r w:rsidR="00DE5DA7">
        <w:rPr>
          <w:rFonts w:cstheme="minorHAnsi"/>
          <w:color w:val="1F3864" w:themeColor="accent1" w:themeShade="80"/>
          <w:sz w:val="24"/>
          <w:szCs w:val="24"/>
        </w:rPr>
        <w:t xml:space="preserve">hours </w:t>
      </w:r>
      <w:r w:rsidR="00313A42">
        <w:rPr>
          <w:rFonts w:cstheme="minorHAnsi"/>
          <w:color w:val="1F3864" w:themeColor="accent1" w:themeShade="80"/>
          <w:sz w:val="24"/>
          <w:szCs w:val="24"/>
        </w:rPr>
        <w:t>prior to submitting the PIIRF. If an error message still occurs, ISSS’s Sunapsis administrator should be contacted so they</w:t>
      </w:r>
      <w:r w:rsidR="00A8380A" w:rsidRPr="00FE0A2B">
        <w:rPr>
          <w:rFonts w:cstheme="minorHAnsi"/>
          <w:color w:val="1F3864" w:themeColor="accent1" w:themeShade="80"/>
          <w:sz w:val="24"/>
          <w:szCs w:val="24"/>
        </w:rPr>
        <w:t xml:space="preserve"> </w:t>
      </w:r>
      <w:r w:rsidR="00313A42">
        <w:rPr>
          <w:rFonts w:cstheme="minorHAnsi"/>
          <w:color w:val="1F3864" w:themeColor="accent1" w:themeShade="80"/>
          <w:sz w:val="24"/>
          <w:szCs w:val="24"/>
        </w:rPr>
        <w:t xml:space="preserve">can double check that the </w:t>
      </w:r>
      <w:proofErr w:type="spellStart"/>
      <w:r w:rsidR="00313A42">
        <w:rPr>
          <w:rFonts w:cstheme="minorHAnsi"/>
          <w:color w:val="1F3864" w:themeColor="accent1" w:themeShade="80"/>
          <w:sz w:val="24"/>
          <w:szCs w:val="24"/>
        </w:rPr>
        <w:t>datafeed</w:t>
      </w:r>
      <w:proofErr w:type="spellEnd"/>
      <w:r w:rsidR="00313A42">
        <w:rPr>
          <w:rFonts w:cstheme="minorHAnsi"/>
          <w:color w:val="1F3864" w:themeColor="accent1" w:themeShade="80"/>
          <w:sz w:val="24"/>
          <w:szCs w:val="24"/>
        </w:rPr>
        <w:t xml:space="preserve"> is working. </w:t>
      </w:r>
    </w:p>
    <w:p w14:paraId="011A5C43" w14:textId="3A3E7621" w:rsidR="00A8380A" w:rsidRPr="00FE0A2B" w:rsidRDefault="00A8380A" w:rsidP="00C0096C">
      <w:pPr>
        <w:pStyle w:val="NoSpacing"/>
        <w:rPr>
          <w:rFonts w:cstheme="minorHAnsi"/>
          <w:color w:val="1F3864" w:themeColor="accent1" w:themeShade="80"/>
          <w:sz w:val="24"/>
          <w:szCs w:val="24"/>
        </w:rPr>
      </w:pPr>
      <w:r>
        <w:rPr>
          <w:noProof/>
        </w:rPr>
        <w:drawing>
          <wp:inline distT="0" distB="0" distL="0" distR="0" wp14:anchorId="09469E97" wp14:editId="689C4CF3">
            <wp:extent cx="5943600" cy="2758440"/>
            <wp:effectExtent l="19050" t="19050" r="19050" b="22860"/>
            <wp:docPr id="280" name="Picture 28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Graphical user interface, text, application, email&#10;&#10;Description automatically generated"/>
                    <pic:cNvPicPr/>
                  </pic:nvPicPr>
                  <pic:blipFill>
                    <a:blip r:embed="rId56"/>
                    <a:stretch>
                      <a:fillRect/>
                    </a:stretch>
                  </pic:blipFill>
                  <pic:spPr>
                    <a:xfrm>
                      <a:off x="0" y="0"/>
                      <a:ext cx="5943600" cy="2758440"/>
                    </a:xfrm>
                    <a:prstGeom prst="rect">
                      <a:avLst/>
                    </a:prstGeom>
                    <a:ln>
                      <a:solidFill>
                        <a:schemeClr val="tx1"/>
                      </a:solidFill>
                    </a:ln>
                  </pic:spPr>
                </pic:pic>
              </a:graphicData>
            </a:graphic>
          </wp:inline>
        </w:drawing>
      </w:r>
    </w:p>
    <w:p w14:paraId="6E9F2D46" w14:textId="0E9CA1EB" w:rsidR="00C0096C" w:rsidRDefault="00C0096C" w:rsidP="00C0096C">
      <w:pPr>
        <w:pStyle w:val="NoSpacing"/>
        <w:rPr>
          <w:rFonts w:cstheme="minorHAnsi"/>
          <w:b/>
          <w:bCs/>
          <w:color w:val="00B050"/>
          <w:sz w:val="24"/>
          <w:szCs w:val="24"/>
        </w:rPr>
      </w:pPr>
    </w:p>
    <w:p w14:paraId="12F31546" w14:textId="77777777" w:rsidR="00ED4F88" w:rsidRDefault="00ED4F88" w:rsidP="00C0096C">
      <w:pPr>
        <w:pStyle w:val="NoSpacing"/>
        <w:rPr>
          <w:rFonts w:cstheme="minorHAnsi"/>
          <w:color w:val="1F3864" w:themeColor="accent1" w:themeShade="80"/>
          <w:sz w:val="24"/>
          <w:szCs w:val="24"/>
        </w:rPr>
      </w:pPr>
    </w:p>
    <w:p w14:paraId="29FC5C9C" w14:textId="27CD8397" w:rsidR="00DB5C56" w:rsidRPr="00ED4F88" w:rsidRDefault="00DB5C56" w:rsidP="00C0096C">
      <w:pPr>
        <w:pStyle w:val="NoSpacing"/>
        <w:rPr>
          <w:rFonts w:cstheme="minorHAnsi"/>
          <w:color w:val="1F3864" w:themeColor="accent1" w:themeShade="80"/>
          <w:sz w:val="24"/>
          <w:szCs w:val="24"/>
        </w:rPr>
      </w:pPr>
      <w:r w:rsidRPr="00ED4F88">
        <w:rPr>
          <w:rFonts w:cstheme="minorHAnsi"/>
          <w:color w:val="1F3864" w:themeColor="accent1" w:themeShade="80"/>
          <w:sz w:val="24"/>
          <w:szCs w:val="24"/>
        </w:rPr>
        <w:t xml:space="preserve">Once the student’s record has been </w:t>
      </w:r>
      <w:r w:rsidR="00ED4F88">
        <w:rPr>
          <w:rFonts w:cstheme="minorHAnsi"/>
          <w:color w:val="1F3864" w:themeColor="accent1" w:themeShade="80"/>
          <w:sz w:val="24"/>
          <w:szCs w:val="24"/>
        </w:rPr>
        <w:t xml:space="preserve">successfully </w:t>
      </w:r>
      <w:r w:rsidRPr="00ED4F88">
        <w:rPr>
          <w:rFonts w:cstheme="minorHAnsi"/>
          <w:color w:val="1F3864" w:themeColor="accent1" w:themeShade="80"/>
          <w:sz w:val="24"/>
          <w:szCs w:val="24"/>
        </w:rPr>
        <w:t>pulled up</w:t>
      </w:r>
      <w:r w:rsidR="00ED4F88">
        <w:rPr>
          <w:rFonts w:cstheme="minorHAnsi"/>
          <w:color w:val="1F3864" w:themeColor="accent1" w:themeShade="80"/>
          <w:sz w:val="24"/>
          <w:szCs w:val="24"/>
        </w:rPr>
        <w:t xml:space="preserve"> in </w:t>
      </w:r>
      <w:proofErr w:type="spellStart"/>
      <w:r w:rsidR="00ED4F88">
        <w:rPr>
          <w:rFonts w:cstheme="minorHAnsi"/>
          <w:color w:val="1F3864" w:themeColor="accent1" w:themeShade="80"/>
          <w:sz w:val="24"/>
          <w:szCs w:val="24"/>
        </w:rPr>
        <w:t>iEagle</w:t>
      </w:r>
      <w:proofErr w:type="spellEnd"/>
      <w:r w:rsidRPr="00ED4F88">
        <w:rPr>
          <w:rFonts w:cstheme="minorHAnsi"/>
          <w:color w:val="1F3864" w:themeColor="accent1" w:themeShade="80"/>
          <w:sz w:val="24"/>
          <w:szCs w:val="24"/>
        </w:rPr>
        <w:t xml:space="preserve">, </w:t>
      </w:r>
      <w:r w:rsidR="00ED4F88">
        <w:rPr>
          <w:rFonts w:cstheme="minorHAnsi"/>
          <w:color w:val="1F3864" w:themeColor="accent1" w:themeShade="80"/>
          <w:sz w:val="24"/>
          <w:szCs w:val="24"/>
        </w:rPr>
        <w:t xml:space="preserve">the departmental user should </w:t>
      </w:r>
      <w:r w:rsidRPr="00ED4F88">
        <w:rPr>
          <w:rFonts w:cstheme="minorHAnsi"/>
          <w:color w:val="1F3864" w:themeColor="accent1" w:themeShade="80"/>
          <w:sz w:val="24"/>
          <w:szCs w:val="24"/>
        </w:rPr>
        <w:t>click on “Personal and Immigration Information Request Form” to submit the PIIRF for the student.</w:t>
      </w:r>
    </w:p>
    <w:p w14:paraId="458DFD4F" w14:textId="2BACCC3C" w:rsidR="00DB5C56" w:rsidRDefault="00DB5C56" w:rsidP="00C0096C">
      <w:pPr>
        <w:pStyle w:val="NoSpacing"/>
        <w:rPr>
          <w:rFonts w:cstheme="minorHAnsi"/>
          <w:color w:val="00B050"/>
          <w:sz w:val="24"/>
          <w:szCs w:val="24"/>
        </w:rPr>
      </w:pPr>
    </w:p>
    <w:p w14:paraId="1F23E0E8" w14:textId="6757C636" w:rsidR="00DB5C56" w:rsidRPr="00920320" w:rsidRDefault="00DB5C56" w:rsidP="00C0096C">
      <w:pPr>
        <w:pStyle w:val="NoSpacing"/>
        <w:rPr>
          <w:rFonts w:cstheme="minorHAnsi"/>
          <w:color w:val="00B050"/>
          <w:sz w:val="24"/>
          <w:szCs w:val="24"/>
        </w:rPr>
      </w:pPr>
      <w:r>
        <w:rPr>
          <w:noProof/>
        </w:rPr>
        <w:lastRenderedPageBreak/>
        <w:drawing>
          <wp:inline distT="0" distB="0" distL="0" distR="0" wp14:anchorId="2D5BEA3F" wp14:editId="7EC398AA">
            <wp:extent cx="5943600" cy="3051810"/>
            <wp:effectExtent l="19050" t="19050" r="19050" b="15240"/>
            <wp:docPr id="281" name="Picture 28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Graphical user interface, text, application, email&#10;&#10;Description automatically generated"/>
                    <pic:cNvPicPr/>
                  </pic:nvPicPr>
                  <pic:blipFill>
                    <a:blip r:embed="rId57"/>
                    <a:stretch>
                      <a:fillRect/>
                    </a:stretch>
                  </pic:blipFill>
                  <pic:spPr>
                    <a:xfrm>
                      <a:off x="0" y="0"/>
                      <a:ext cx="5943600" cy="3051810"/>
                    </a:xfrm>
                    <a:prstGeom prst="rect">
                      <a:avLst/>
                    </a:prstGeom>
                    <a:ln>
                      <a:solidFill>
                        <a:schemeClr val="tx1"/>
                      </a:solidFill>
                    </a:ln>
                  </pic:spPr>
                </pic:pic>
              </a:graphicData>
            </a:graphic>
          </wp:inline>
        </w:drawing>
      </w:r>
    </w:p>
    <w:p w14:paraId="3F407C83" w14:textId="5C078B11" w:rsidR="00C0096C" w:rsidRPr="00FE0A2B" w:rsidRDefault="00C0096C" w:rsidP="00C0096C">
      <w:pPr>
        <w:pStyle w:val="Normal2"/>
        <w:ind w:left="0"/>
        <w:rPr>
          <w:rFonts w:asciiTheme="minorHAnsi" w:hAnsiTheme="minorHAnsi" w:cstheme="minorHAnsi"/>
        </w:rPr>
      </w:pPr>
    </w:p>
    <w:p w14:paraId="10B85FE1" w14:textId="77777777" w:rsidR="00C0096C" w:rsidRPr="00FE0A2B" w:rsidRDefault="00C0096C" w:rsidP="00C0096C">
      <w:pPr>
        <w:pStyle w:val="Normal2"/>
        <w:rPr>
          <w:rFonts w:asciiTheme="minorHAnsi" w:hAnsiTheme="minorHAnsi" w:cstheme="minorHAnsi"/>
        </w:rPr>
      </w:pPr>
    </w:p>
    <w:p w14:paraId="24F50611" w14:textId="77777777" w:rsidR="00F80871" w:rsidRDefault="00F80871" w:rsidP="00734B9A">
      <w:pPr>
        <w:pStyle w:val="NoSpacing"/>
        <w:rPr>
          <w:rFonts w:cstheme="minorHAnsi"/>
          <w:b/>
          <w:bCs/>
          <w:color w:val="1F3864" w:themeColor="accent1" w:themeShade="80"/>
          <w:sz w:val="24"/>
          <w:szCs w:val="24"/>
          <w:u w:val="single"/>
        </w:rPr>
      </w:pPr>
    </w:p>
    <w:p w14:paraId="091B9967" w14:textId="75003B6F" w:rsidR="00734B9A" w:rsidRPr="00FE0A2B" w:rsidRDefault="007D232E" w:rsidP="00734B9A">
      <w:pPr>
        <w:pStyle w:val="NoSpacing"/>
        <w:rPr>
          <w:rFonts w:cstheme="minorHAnsi"/>
          <w:b/>
          <w:bCs/>
          <w:color w:val="1F3864" w:themeColor="accent1" w:themeShade="80"/>
          <w:sz w:val="24"/>
          <w:szCs w:val="24"/>
        </w:rPr>
      </w:pPr>
      <w:r>
        <w:rPr>
          <w:rFonts w:cstheme="minorHAnsi"/>
          <w:b/>
          <w:bCs/>
          <w:color w:val="1F3864" w:themeColor="accent1" w:themeShade="80"/>
          <w:sz w:val="24"/>
          <w:szCs w:val="24"/>
          <w:u w:val="single"/>
        </w:rPr>
        <w:t xml:space="preserve">Information </w:t>
      </w:r>
      <w:r w:rsidR="0042348C">
        <w:rPr>
          <w:rFonts w:cstheme="minorHAnsi"/>
          <w:b/>
          <w:bCs/>
          <w:color w:val="1F3864" w:themeColor="accent1" w:themeShade="80"/>
          <w:sz w:val="24"/>
          <w:szCs w:val="24"/>
          <w:u w:val="single"/>
        </w:rPr>
        <w:t>the PIIRF will ask for</w:t>
      </w:r>
      <w:r w:rsidR="00734B9A" w:rsidRPr="00FE0A2B">
        <w:rPr>
          <w:rFonts w:cstheme="minorHAnsi"/>
          <w:b/>
          <w:bCs/>
          <w:color w:val="1F3864" w:themeColor="accent1" w:themeShade="80"/>
          <w:sz w:val="24"/>
          <w:szCs w:val="24"/>
        </w:rPr>
        <w:t xml:space="preserve">: </w:t>
      </w:r>
    </w:p>
    <w:p w14:paraId="02D8CBD4" w14:textId="77777777" w:rsidR="00734B9A" w:rsidRPr="00FE0A2B" w:rsidRDefault="00734B9A" w:rsidP="00734B9A">
      <w:pPr>
        <w:pStyle w:val="NoSpacing"/>
        <w:rPr>
          <w:rFonts w:cstheme="minorHAnsi"/>
          <w:b/>
          <w:bCs/>
          <w:color w:val="1F3864" w:themeColor="accent1" w:themeShade="80"/>
          <w:sz w:val="24"/>
          <w:szCs w:val="24"/>
        </w:rPr>
      </w:pPr>
    </w:p>
    <w:p w14:paraId="6C609643" w14:textId="1AB6ACA1" w:rsidR="00991856" w:rsidRDefault="00991856">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 xml:space="preserve">Admitted term should be chosen from the </w:t>
      </w:r>
      <w:r w:rsidR="00331642">
        <w:rPr>
          <w:rFonts w:cstheme="minorHAnsi"/>
          <w:color w:val="1F3864" w:themeColor="accent1" w:themeShade="80"/>
          <w:sz w:val="24"/>
          <w:szCs w:val="24"/>
        </w:rPr>
        <w:t>drop</w:t>
      </w:r>
      <w:r>
        <w:rPr>
          <w:rFonts w:cstheme="minorHAnsi"/>
          <w:color w:val="1F3864" w:themeColor="accent1" w:themeShade="80"/>
          <w:sz w:val="24"/>
          <w:szCs w:val="24"/>
        </w:rPr>
        <w:t xml:space="preserve">-down </w:t>
      </w:r>
      <w:proofErr w:type="gramStart"/>
      <w:r>
        <w:rPr>
          <w:rFonts w:cstheme="minorHAnsi"/>
          <w:color w:val="1F3864" w:themeColor="accent1" w:themeShade="80"/>
          <w:sz w:val="24"/>
          <w:szCs w:val="24"/>
        </w:rPr>
        <w:t>menu</w:t>
      </w:r>
      <w:proofErr w:type="gramEnd"/>
    </w:p>
    <w:p w14:paraId="6F1E2802" w14:textId="392193CA" w:rsidR="00734B9A" w:rsidRDefault="00991856">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Correct</w:t>
      </w:r>
      <w:r w:rsidR="00734B9A" w:rsidRPr="00FE0A2B">
        <w:rPr>
          <w:rFonts w:cstheme="minorHAnsi"/>
          <w:color w:val="1F3864" w:themeColor="accent1" w:themeShade="80"/>
          <w:sz w:val="24"/>
          <w:szCs w:val="24"/>
        </w:rPr>
        <w:t xml:space="preserve"> program </w:t>
      </w:r>
      <w:r w:rsidR="00F80871">
        <w:rPr>
          <w:rFonts w:cstheme="minorHAnsi"/>
          <w:color w:val="1F3864" w:themeColor="accent1" w:themeShade="80"/>
          <w:sz w:val="24"/>
          <w:szCs w:val="24"/>
        </w:rPr>
        <w:t>information</w:t>
      </w:r>
      <w:r w:rsidR="003A5DF5">
        <w:rPr>
          <w:rFonts w:cstheme="minorHAnsi"/>
          <w:color w:val="1F3864" w:themeColor="accent1" w:themeShade="80"/>
          <w:sz w:val="24"/>
          <w:szCs w:val="24"/>
        </w:rPr>
        <w:t xml:space="preserve"> </w:t>
      </w:r>
      <w:r>
        <w:rPr>
          <w:rFonts w:cstheme="minorHAnsi"/>
          <w:color w:val="1F3864" w:themeColor="accent1" w:themeShade="80"/>
          <w:sz w:val="24"/>
          <w:szCs w:val="24"/>
        </w:rPr>
        <w:t xml:space="preserve">should be noted </w:t>
      </w:r>
      <w:r w:rsidR="003A5DF5">
        <w:rPr>
          <w:rFonts w:cstheme="minorHAnsi"/>
          <w:color w:val="1F3864" w:themeColor="accent1" w:themeShade="80"/>
          <w:sz w:val="24"/>
          <w:szCs w:val="24"/>
        </w:rPr>
        <w:t>(e.g., MS- Finance</w:t>
      </w:r>
      <w:r>
        <w:rPr>
          <w:rFonts w:cstheme="minorHAnsi"/>
          <w:color w:val="1F3864" w:themeColor="accent1" w:themeShade="80"/>
          <w:sz w:val="24"/>
          <w:szCs w:val="24"/>
        </w:rPr>
        <w:t>, LLM in International Legal Studies, etc.</w:t>
      </w:r>
      <w:r w:rsidR="003A5DF5">
        <w:rPr>
          <w:rFonts w:cstheme="minorHAnsi"/>
          <w:color w:val="1F3864" w:themeColor="accent1" w:themeShade="80"/>
          <w:sz w:val="24"/>
          <w:szCs w:val="24"/>
        </w:rPr>
        <w:t>)</w:t>
      </w:r>
      <w:r w:rsidR="00734B9A" w:rsidRPr="00FE0A2B">
        <w:rPr>
          <w:rFonts w:cstheme="minorHAnsi"/>
          <w:color w:val="1F3864" w:themeColor="accent1" w:themeShade="80"/>
          <w:sz w:val="24"/>
          <w:szCs w:val="24"/>
        </w:rPr>
        <w:t xml:space="preserve"> </w:t>
      </w:r>
    </w:p>
    <w:p w14:paraId="582F919C" w14:textId="72EC2F2C" w:rsidR="0027795D" w:rsidRPr="00FE0A2B"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 xml:space="preserve">Type of immigration document needed should be chosen from the </w:t>
      </w:r>
      <w:r w:rsidR="00331642">
        <w:rPr>
          <w:rFonts w:cstheme="minorHAnsi"/>
          <w:color w:val="1F3864" w:themeColor="accent1" w:themeShade="80"/>
          <w:sz w:val="24"/>
          <w:szCs w:val="24"/>
        </w:rPr>
        <w:t>drop</w:t>
      </w:r>
      <w:r>
        <w:rPr>
          <w:rFonts w:cstheme="minorHAnsi"/>
          <w:color w:val="1F3864" w:themeColor="accent1" w:themeShade="80"/>
          <w:sz w:val="24"/>
          <w:szCs w:val="24"/>
        </w:rPr>
        <w:t>-down menu (I-20 or DS-2019)</w:t>
      </w:r>
    </w:p>
    <w:p w14:paraId="72F1D41A" w14:textId="1DAF367D" w:rsidR="00734B9A" w:rsidRPr="00FE0A2B" w:rsidRDefault="00734B9A">
      <w:pPr>
        <w:pStyle w:val="NoSpacing"/>
        <w:numPr>
          <w:ilvl w:val="0"/>
          <w:numId w:val="42"/>
        </w:numPr>
        <w:rPr>
          <w:rFonts w:cstheme="minorHAnsi"/>
          <w:color w:val="1F3864" w:themeColor="accent1" w:themeShade="80"/>
          <w:sz w:val="24"/>
          <w:szCs w:val="24"/>
        </w:rPr>
      </w:pPr>
      <w:r w:rsidRPr="00FE0A2B">
        <w:rPr>
          <w:rFonts w:cstheme="minorHAnsi"/>
          <w:color w:val="1F3864" w:themeColor="accent1" w:themeShade="80"/>
          <w:sz w:val="24"/>
          <w:szCs w:val="24"/>
        </w:rPr>
        <w:t xml:space="preserve">If the student </w:t>
      </w:r>
      <w:r w:rsidR="003A5DF5">
        <w:rPr>
          <w:rFonts w:cstheme="minorHAnsi"/>
          <w:color w:val="1F3864" w:themeColor="accent1" w:themeShade="80"/>
          <w:sz w:val="24"/>
          <w:szCs w:val="24"/>
        </w:rPr>
        <w:t>is currently enrolled at AU,</w:t>
      </w:r>
      <w:r w:rsidR="0027795D">
        <w:rPr>
          <w:rFonts w:cstheme="minorHAnsi"/>
          <w:color w:val="1F3864" w:themeColor="accent1" w:themeShade="80"/>
          <w:sz w:val="24"/>
          <w:szCs w:val="24"/>
        </w:rPr>
        <w:t xml:space="preserve"> </w:t>
      </w:r>
      <w:r w:rsidR="003A5DF5">
        <w:rPr>
          <w:rFonts w:cstheme="minorHAnsi"/>
          <w:color w:val="1F3864" w:themeColor="accent1" w:themeShade="80"/>
          <w:sz w:val="24"/>
          <w:szCs w:val="24"/>
        </w:rPr>
        <w:t xml:space="preserve">“yes” </w:t>
      </w:r>
      <w:r w:rsidR="0027795D">
        <w:rPr>
          <w:rFonts w:cstheme="minorHAnsi"/>
          <w:color w:val="1F3864" w:themeColor="accent1" w:themeShade="80"/>
          <w:sz w:val="24"/>
          <w:szCs w:val="24"/>
        </w:rPr>
        <w:t xml:space="preserve">should be selected </w:t>
      </w:r>
      <w:r w:rsidR="003A5DF5">
        <w:rPr>
          <w:rFonts w:cstheme="minorHAnsi"/>
          <w:color w:val="1F3864" w:themeColor="accent1" w:themeShade="80"/>
          <w:sz w:val="24"/>
          <w:szCs w:val="24"/>
        </w:rPr>
        <w:t>in the relevant question</w:t>
      </w:r>
      <w:r w:rsidR="0027795D">
        <w:rPr>
          <w:rFonts w:cstheme="minorHAnsi"/>
          <w:color w:val="1F3864" w:themeColor="accent1" w:themeShade="80"/>
          <w:sz w:val="24"/>
          <w:szCs w:val="24"/>
        </w:rPr>
        <w:t>. The form will then direct the user to submit the COL PIIRF instead of the New Student PIIRF</w:t>
      </w:r>
    </w:p>
    <w:p w14:paraId="4262E18E" w14:textId="0369598F" w:rsidR="00734B9A"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If the student was previously enrolled at a US institution other than AU, “yes” should be selected and the name of the school and dates of attendance should be entered. This will help ISSS determine whether a transfer-in I-20 is needed.</w:t>
      </w:r>
    </w:p>
    <w:p w14:paraId="7B9D7885" w14:textId="4862F50D" w:rsidR="0027795D"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The biographical information section will ask for the student’s country of birth, city of birth, foreign phone number, and personal email address. If unknown, this information can be pulled from the CFIS form.</w:t>
      </w:r>
    </w:p>
    <w:p w14:paraId="175FCBFE" w14:textId="5E311279" w:rsidR="0027795D" w:rsidRPr="0027795D"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 xml:space="preserve">The Passport and Financial Information section will ask for admissions to upload PDF copies of the student’s passport, CFIS, and financial documents. More spaces are provided if additional uploads are </w:t>
      </w:r>
      <w:proofErr w:type="gramStart"/>
      <w:r>
        <w:rPr>
          <w:rFonts w:cstheme="minorHAnsi"/>
          <w:color w:val="1F3864" w:themeColor="accent1" w:themeShade="80"/>
          <w:sz w:val="24"/>
          <w:szCs w:val="24"/>
        </w:rPr>
        <w:t>needed</w:t>
      </w:r>
      <w:proofErr w:type="gramEnd"/>
    </w:p>
    <w:p w14:paraId="2D8ADD3F" w14:textId="152CEA39" w:rsidR="0027795D"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 xml:space="preserve">If the student is receiving a scholarship from AU, “yes” should be selected in the relevant question, and a copy of the signed/accepted scholarship letter should be </w:t>
      </w:r>
      <w:proofErr w:type="gramStart"/>
      <w:r>
        <w:rPr>
          <w:rFonts w:cstheme="minorHAnsi"/>
          <w:color w:val="1F3864" w:themeColor="accent1" w:themeShade="80"/>
          <w:sz w:val="24"/>
          <w:szCs w:val="24"/>
        </w:rPr>
        <w:t>uploaded</w:t>
      </w:r>
      <w:proofErr w:type="gramEnd"/>
    </w:p>
    <w:p w14:paraId="77223AB6" w14:textId="0DB01E56" w:rsidR="0027795D" w:rsidRDefault="0027795D">
      <w:pPr>
        <w:pStyle w:val="NoSpacing"/>
        <w:numPr>
          <w:ilvl w:val="1"/>
          <w:numId w:val="42"/>
        </w:numPr>
        <w:rPr>
          <w:rFonts w:cstheme="minorHAnsi"/>
          <w:color w:val="1F3864" w:themeColor="accent1" w:themeShade="80"/>
          <w:sz w:val="24"/>
          <w:szCs w:val="24"/>
        </w:rPr>
      </w:pPr>
      <w:r>
        <w:rPr>
          <w:rFonts w:cstheme="minorHAnsi"/>
          <w:color w:val="1F3864" w:themeColor="accent1" w:themeShade="80"/>
          <w:sz w:val="24"/>
          <w:szCs w:val="24"/>
        </w:rPr>
        <w:lastRenderedPageBreak/>
        <w:t>The name of the scholarship should also be entered (if applicable)</w:t>
      </w:r>
    </w:p>
    <w:p w14:paraId="38887633" w14:textId="38C60335" w:rsidR="0027795D" w:rsidRDefault="0027795D">
      <w:pPr>
        <w:pStyle w:val="NoSpacing"/>
        <w:numPr>
          <w:ilvl w:val="1"/>
          <w:numId w:val="42"/>
        </w:numPr>
        <w:rPr>
          <w:rFonts w:cstheme="minorHAnsi"/>
          <w:color w:val="1F3864" w:themeColor="accent1" w:themeShade="80"/>
          <w:sz w:val="24"/>
          <w:szCs w:val="24"/>
        </w:rPr>
      </w:pPr>
      <w:r>
        <w:rPr>
          <w:rFonts w:cstheme="minorHAnsi"/>
          <w:color w:val="1F3864" w:themeColor="accent1" w:themeShade="80"/>
          <w:sz w:val="24"/>
          <w:szCs w:val="24"/>
        </w:rPr>
        <w:t xml:space="preserve">The amount the student is receiving for their first year of studies should also be </w:t>
      </w:r>
      <w:commentRangeStart w:id="146"/>
      <w:r>
        <w:rPr>
          <w:rFonts w:cstheme="minorHAnsi"/>
          <w:color w:val="1F3864" w:themeColor="accent1" w:themeShade="80"/>
          <w:sz w:val="24"/>
          <w:szCs w:val="24"/>
        </w:rPr>
        <w:t>entered</w:t>
      </w:r>
      <w:commentRangeEnd w:id="146"/>
      <w:r w:rsidR="00B14A00">
        <w:rPr>
          <w:rStyle w:val="CommentReference"/>
          <w:rFonts w:ascii="Calibri" w:eastAsia="Times New Roman" w:hAnsi="Calibri" w:cs="Traditional Arabic"/>
          <w:lang w:bidi="ar-BH"/>
        </w:rPr>
        <w:commentReference w:id="146"/>
      </w:r>
    </w:p>
    <w:p w14:paraId="66D4C928" w14:textId="01C5BABC" w:rsidR="00734B9A" w:rsidRPr="00FE0A2B" w:rsidRDefault="0027795D">
      <w:pPr>
        <w:pStyle w:val="NoSpacing"/>
        <w:numPr>
          <w:ilvl w:val="0"/>
          <w:numId w:val="42"/>
        </w:numPr>
        <w:rPr>
          <w:rFonts w:cstheme="minorHAnsi"/>
          <w:color w:val="1F3864" w:themeColor="accent1" w:themeShade="80"/>
          <w:sz w:val="24"/>
          <w:szCs w:val="24"/>
        </w:rPr>
      </w:pPr>
      <w:r>
        <w:rPr>
          <w:rFonts w:cstheme="minorHAnsi"/>
          <w:color w:val="1F3864" w:themeColor="accent1" w:themeShade="80"/>
          <w:sz w:val="24"/>
          <w:szCs w:val="24"/>
        </w:rPr>
        <w:t xml:space="preserve">The Memorandum of Agreement (MOA) section will ask if the student is coming to AU through an exchange </w:t>
      </w:r>
      <w:proofErr w:type="gramStart"/>
      <w:r>
        <w:rPr>
          <w:rFonts w:cstheme="minorHAnsi"/>
          <w:color w:val="1F3864" w:themeColor="accent1" w:themeShade="80"/>
          <w:sz w:val="24"/>
          <w:szCs w:val="24"/>
        </w:rPr>
        <w:t>agreement</w:t>
      </w:r>
      <w:proofErr w:type="gramEnd"/>
    </w:p>
    <w:p w14:paraId="0C35EBC3" w14:textId="22301914" w:rsidR="00734B9A" w:rsidRPr="00FE0A2B" w:rsidRDefault="0027795D">
      <w:pPr>
        <w:pStyle w:val="NoSpacing"/>
        <w:numPr>
          <w:ilvl w:val="1"/>
          <w:numId w:val="43"/>
        </w:numPr>
        <w:rPr>
          <w:rFonts w:cstheme="minorHAnsi"/>
          <w:color w:val="1F3864" w:themeColor="accent1" w:themeShade="80"/>
          <w:sz w:val="24"/>
          <w:szCs w:val="24"/>
        </w:rPr>
      </w:pPr>
      <w:r>
        <w:rPr>
          <w:rFonts w:cstheme="minorHAnsi"/>
          <w:color w:val="1F3864" w:themeColor="accent1" w:themeShade="80"/>
          <w:sz w:val="24"/>
          <w:szCs w:val="24"/>
        </w:rPr>
        <w:t>If yes, t</w:t>
      </w:r>
      <w:r w:rsidR="00734B9A" w:rsidRPr="00FE0A2B">
        <w:rPr>
          <w:rFonts w:cstheme="minorHAnsi"/>
          <w:color w:val="1F3864" w:themeColor="accent1" w:themeShade="80"/>
          <w:sz w:val="24"/>
          <w:szCs w:val="24"/>
        </w:rPr>
        <w:t xml:space="preserve">he name of the agreement </w:t>
      </w:r>
      <w:r>
        <w:rPr>
          <w:rFonts w:cstheme="minorHAnsi"/>
          <w:color w:val="1F3864" w:themeColor="accent1" w:themeShade="80"/>
          <w:sz w:val="24"/>
          <w:szCs w:val="24"/>
        </w:rPr>
        <w:t>should be entered (this is usually entered as “AU Department-Exchange Agreement Institution, e.g., WCL-Nanterre)</w:t>
      </w:r>
    </w:p>
    <w:p w14:paraId="0BA23E5B" w14:textId="6C734611" w:rsidR="00734B9A" w:rsidRDefault="00734B9A">
      <w:pPr>
        <w:pStyle w:val="NoSpacing"/>
        <w:numPr>
          <w:ilvl w:val="1"/>
          <w:numId w:val="43"/>
        </w:numPr>
        <w:rPr>
          <w:rFonts w:cstheme="minorHAnsi"/>
          <w:color w:val="1F3864" w:themeColor="accent1" w:themeShade="80"/>
          <w:sz w:val="24"/>
          <w:szCs w:val="24"/>
        </w:rPr>
      </w:pPr>
      <w:r w:rsidRPr="00FE0A2B">
        <w:rPr>
          <w:rFonts w:cstheme="minorHAnsi"/>
          <w:color w:val="1F3864" w:themeColor="accent1" w:themeShade="80"/>
          <w:sz w:val="24"/>
          <w:szCs w:val="24"/>
        </w:rPr>
        <w:t xml:space="preserve">The amount </w:t>
      </w:r>
      <w:r w:rsidR="003E45ED">
        <w:rPr>
          <w:rFonts w:cstheme="minorHAnsi"/>
          <w:color w:val="1F3864" w:themeColor="accent1" w:themeShade="80"/>
          <w:sz w:val="24"/>
          <w:szCs w:val="24"/>
        </w:rPr>
        <w:t xml:space="preserve">of program cost </w:t>
      </w:r>
      <w:commentRangeStart w:id="147"/>
      <w:r w:rsidR="003E45ED">
        <w:rPr>
          <w:rFonts w:cstheme="minorHAnsi"/>
          <w:color w:val="1F3864" w:themeColor="accent1" w:themeShade="80"/>
          <w:sz w:val="24"/>
          <w:szCs w:val="24"/>
        </w:rPr>
        <w:t>the</w:t>
      </w:r>
      <w:commentRangeEnd w:id="147"/>
      <w:r w:rsidR="00D12EFD">
        <w:rPr>
          <w:rStyle w:val="CommentReference"/>
          <w:rFonts w:ascii="Calibri" w:eastAsia="Times New Roman" w:hAnsi="Calibri" w:cs="Traditional Arabic"/>
          <w:lang w:bidi="ar-BH"/>
        </w:rPr>
        <w:commentReference w:id="147"/>
      </w:r>
      <w:r w:rsidRPr="00FE0A2B">
        <w:rPr>
          <w:rFonts w:cstheme="minorHAnsi"/>
          <w:color w:val="1F3864" w:themeColor="accent1" w:themeShade="80"/>
          <w:sz w:val="24"/>
          <w:szCs w:val="24"/>
        </w:rPr>
        <w:t xml:space="preserve"> exchange agreement will cover </w:t>
      </w:r>
      <w:r w:rsidR="003E45ED">
        <w:rPr>
          <w:rFonts w:cstheme="minorHAnsi"/>
          <w:color w:val="1F3864" w:themeColor="accent1" w:themeShade="80"/>
          <w:sz w:val="24"/>
          <w:szCs w:val="24"/>
        </w:rPr>
        <w:t xml:space="preserve">should also be entered. </w:t>
      </w:r>
      <w:r w:rsidR="006743BE">
        <w:rPr>
          <w:rFonts w:cstheme="minorHAnsi"/>
          <w:color w:val="1F3864" w:themeColor="accent1" w:themeShade="80"/>
          <w:sz w:val="24"/>
          <w:szCs w:val="24"/>
        </w:rPr>
        <w:t xml:space="preserve">The remaining amount the student needs to prove should also be </w:t>
      </w:r>
      <w:proofErr w:type="gramStart"/>
      <w:r w:rsidR="006743BE">
        <w:rPr>
          <w:rFonts w:cstheme="minorHAnsi"/>
          <w:color w:val="1F3864" w:themeColor="accent1" w:themeShade="80"/>
          <w:sz w:val="24"/>
          <w:szCs w:val="24"/>
        </w:rPr>
        <w:t>entered</w:t>
      </w:r>
      <w:proofErr w:type="gramEnd"/>
    </w:p>
    <w:p w14:paraId="6060D0C4" w14:textId="293BE654" w:rsidR="00D96341" w:rsidRPr="00FE0A2B" w:rsidRDefault="00D96341" w:rsidP="00D96341">
      <w:pPr>
        <w:pStyle w:val="NoSpacing"/>
        <w:numPr>
          <w:ilvl w:val="2"/>
          <w:numId w:val="43"/>
        </w:numPr>
        <w:rPr>
          <w:rFonts w:cstheme="minorHAnsi"/>
          <w:color w:val="1F3864" w:themeColor="accent1" w:themeShade="80"/>
          <w:sz w:val="24"/>
          <w:szCs w:val="24"/>
        </w:rPr>
      </w:pPr>
      <w:r>
        <w:rPr>
          <w:rFonts w:cstheme="minorHAnsi"/>
          <w:color w:val="1F3864" w:themeColor="accent1" w:themeShade="80"/>
          <w:sz w:val="24"/>
          <w:szCs w:val="24"/>
        </w:rPr>
        <w:t xml:space="preserve">NOTE: </w:t>
      </w:r>
      <w:r w:rsidRPr="00D96341">
        <w:rPr>
          <w:rFonts w:cstheme="minorHAnsi"/>
          <w:color w:val="1F3864" w:themeColor="accent1" w:themeShade="80"/>
          <w:sz w:val="24"/>
          <w:szCs w:val="24"/>
        </w:rPr>
        <w:t xml:space="preserve">the MOA must be valid for the length of the student's program. For </w:t>
      </w:r>
      <w:proofErr w:type="gramStart"/>
      <w:r w:rsidRPr="00D96341">
        <w:rPr>
          <w:rFonts w:cstheme="minorHAnsi"/>
          <w:color w:val="1F3864" w:themeColor="accent1" w:themeShade="80"/>
          <w:sz w:val="24"/>
          <w:szCs w:val="24"/>
        </w:rPr>
        <w:t>instance</w:t>
      </w:r>
      <w:proofErr w:type="gramEnd"/>
      <w:r w:rsidRPr="00D96341">
        <w:rPr>
          <w:rFonts w:cstheme="minorHAnsi"/>
          <w:color w:val="1F3864" w:themeColor="accent1" w:themeShade="80"/>
          <w:sz w:val="24"/>
          <w:szCs w:val="24"/>
        </w:rPr>
        <w:t xml:space="preserve"> if a student is coming for Fall 2023, the MOA must be valid through the entire semester. If a student is coming both Fall 2023 and Spring 2024, the MOA must not expire until after Spring 2024 ends.</w:t>
      </w:r>
    </w:p>
    <w:p w14:paraId="6A3EEA78" w14:textId="2C973CAB" w:rsidR="00734B9A" w:rsidRPr="00FE0A2B" w:rsidRDefault="00734B9A">
      <w:pPr>
        <w:pStyle w:val="NoSpacing"/>
        <w:numPr>
          <w:ilvl w:val="0"/>
          <w:numId w:val="47"/>
        </w:numPr>
        <w:rPr>
          <w:rFonts w:cstheme="minorHAnsi"/>
          <w:color w:val="1F3864" w:themeColor="accent1" w:themeShade="80"/>
          <w:sz w:val="24"/>
          <w:szCs w:val="24"/>
        </w:rPr>
      </w:pPr>
      <w:r w:rsidRPr="00FE0A2B">
        <w:rPr>
          <w:rFonts w:cstheme="minorHAnsi"/>
          <w:color w:val="1F3864" w:themeColor="accent1" w:themeShade="80"/>
          <w:sz w:val="24"/>
          <w:szCs w:val="24"/>
        </w:rPr>
        <w:t xml:space="preserve">For English Proficiency, </w:t>
      </w:r>
      <w:r w:rsidR="0041219A">
        <w:rPr>
          <w:rFonts w:cstheme="minorHAnsi"/>
          <w:color w:val="1F3864" w:themeColor="accent1" w:themeShade="80"/>
          <w:sz w:val="24"/>
          <w:szCs w:val="24"/>
        </w:rPr>
        <w:t xml:space="preserve">method of ELP can be </w:t>
      </w:r>
      <w:r w:rsidRPr="00FE0A2B">
        <w:rPr>
          <w:rFonts w:cstheme="minorHAnsi"/>
          <w:color w:val="1F3864" w:themeColor="accent1" w:themeShade="80"/>
          <w:sz w:val="24"/>
          <w:szCs w:val="24"/>
        </w:rPr>
        <w:t>select</w:t>
      </w:r>
      <w:r w:rsidR="0041219A">
        <w:rPr>
          <w:rFonts w:cstheme="minorHAnsi"/>
          <w:color w:val="1F3864" w:themeColor="accent1" w:themeShade="80"/>
          <w:sz w:val="24"/>
          <w:szCs w:val="24"/>
        </w:rPr>
        <w:t>ed</w:t>
      </w:r>
      <w:r w:rsidRPr="00FE0A2B">
        <w:rPr>
          <w:rFonts w:cstheme="minorHAnsi"/>
          <w:color w:val="1F3864" w:themeColor="accent1" w:themeShade="80"/>
          <w:sz w:val="24"/>
          <w:szCs w:val="24"/>
        </w:rPr>
        <w:t xml:space="preserve"> from the </w:t>
      </w:r>
      <w:r w:rsidR="006743BE">
        <w:rPr>
          <w:rFonts w:cstheme="minorHAnsi"/>
          <w:color w:val="1F3864" w:themeColor="accent1" w:themeShade="80"/>
          <w:sz w:val="24"/>
          <w:szCs w:val="24"/>
        </w:rPr>
        <w:t>drop</w:t>
      </w:r>
      <w:r w:rsidRPr="00FE0A2B">
        <w:rPr>
          <w:rFonts w:cstheme="minorHAnsi"/>
          <w:color w:val="1F3864" w:themeColor="accent1" w:themeShade="80"/>
          <w:sz w:val="24"/>
          <w:szCs w:val="24"/>
        </w:rPr>
        <w:t xml:space="preserve">-down </w:t>
      </w:r>
      <w:proofErr w:type="gramStart"/>
      <w:r w:rsidR="0041219A">
        <w:rPr>
          <w:rFonts w:cstheme="minorHAnsi"/>
          <w:color w:val="1F3864" w:themeColor="accent1" w:themeShade="80"/>
          <w:sz w:val="24"/>
          <w:szCs w:val="24"/>
        </w:rPr>
        <w:t>menu</w:t>
      </w:r>
      <w:proofErr w:type="gramEnd"/>
    </w:p>
    <w:p w14:paraId="0AB5ED64" w14:textId="79FFEBD8" w:rsidR="00734B9A" w:rsidRPr="00FE0A2B" w:rsidRDefault="00734B9A">
      <w:pPr>
        <w:pStyle w:val="NoSpacing"/>
        <w:numPr>
          <w:ilvl w:val="1"/>
          <w:numId w:val="47"/>
        </w:numPr>
        <w:rPr>
          <w:rFonts w:cstheme="minorHAnsi"/>
          <w:color w:val="1F3864" w:themeColor="accent1" w:themeShade="80"/>
          <w:sz w:val="24"/>
          <w:szCs w:val="24"/>
        </w:rPr>
      </w:pPr>
      <w:r w:rsidRPr="00FE0A2B">
        <w:rPr>
          <w:rFonts w:cstheme="minorHAnsi"/>
          <w:color w:val="1F3864" w:themeColor="accent1" w:themeShade="80"/>
          <w:sz w:val="24"/>
          <w:szCs w:val="24"/>
        </w:rPr>
        <w:t>ELP is always required (except for Hybrid Human Rights taught in Spanish)</w:t>
      </w:r>
    </w:p>
    <w:p w14:paraId="0060C91C" w14:textId="0F740DAE" w:rsidR="00734B9A" w:rsidRPr="00FE0A2B" w:rsidRDefault="00FF6B7E">
      <w:pPr>
        <w:pStyle w:val="NoSpacing"/>
        <w:numPr>
          <w:ilvl w:val="1"/>
          <w:numId w:val="47"/>
        </w:numPr>
        <w:rPr>
          <w:rFonts w:cstheme="minorHAnsi"/>
          <w:color w:val="1F3864" w:themeColor="accent1" w:themeShade="80"/>
          <w:sz w:val="24"/>
          <w:szCs w:val="24"/>
        </w:rPr>
      </w:pPr>
      <w:r>
        <w:rPr>
          <w:rFonts w:cstheme="minorHAnsi"/>
          <w:color w:val="1F3864" w:themeColor="accent1" w:themeShade="80"/>
          <w:sz w:val="24"/>
          <w:szCs w:val="24"/>
        </w:rPr>
        <w:t xml:space="preserve">Test scores can be input into colleague or results can be uploaded to the </w:t>
      </w:r>
      <w:proofErr w:type="gramStart"/>
      <w:r>
        <w:rPr>
          <w:rFonts w:cstheme="minorHAnsi"/>
          <w:color w:val="1F3864" w:themeColor="accent1" w:themeShade="80"/>
          <w:sz w:val="24"/>
          <w:szCs w:val="24"/>
        </w:rPr>
        <w:t>PIIRF</w:t>
      </w:r>
      <w:proofErr w:type="gramEnd"/>
    </w:p>
    <w:p w14:paraId="151EA783" w14:textId="50A2EE2D" w:rsidR="0041219A" w:rsidRPr="00FF6B7E" w:rsidRDefault="00FF6B7E">
      <w:pPr>
        <w:pStyle w:val="NoSpacing"/>
        <w:numPr>
          <w:ilvl w:val="1"/>
          <w:numId w:val="47"/>
        </w:numPr>
        <w:rPr>
          <w:rFonts w:cstheme="minorHAnsi"/>
          <w:color w:val="1F3864" w:themeColor="accent1" w:themeShade="80"/>
          <w:sz w:val="24"/>
          <w:szCs w:val="24"/>
        </w:rPr>
      </w:pPr>
      <w:r>
        <w:rPr>
          <w:rFonts w:cstheme="minorHAnsi"/>
          <w:color w:val="1F3864" w:themeColor="accent1" w:themeShade="80"/>
          <w:sz w:val="24"/>
          <w:szCs w:val="24"/>
        </w:rPr>
        <w:t xml:space="preserve">If “met-other reason” is selected, the remarks/comments field should be completed to explain how the student met the ELP </w:t>
      </w:r>
      <w:proofErr w:type="gramStart"/>
      <w:r>
        <w:rPr>
          <w:rFonts w:cstheme="minorHAnsi"/>
          <w:color w:val="1F3864" w:themeColor="accent1" w:themeShade="80"/>
          <w:sz w:val="24"/>
          <w:szCs w:val="24"/>
        </w:rPr>
        <w:t>requirements</w:t>
      </w:r>
      <w:proofErr w:type="gramEnd"/>
    </w:p>
    <w:p w14:paraId="4D8E6586" w14:textId="2C0DDFDE" w:rsidR="00734B9A" w:rsidRPr="0041219A" w:rsidRDefault="00734B9A">
      <w:pPr>
        <w:pStyle w:val="NoSpacing"/>
        <w:numPr>
          <w:ilvl w:val="0"/>
          <w:numId w:val="47"/>
        </w:numPr>
        <w:rPr>
          <w:rFonts w:cstheme="minorHAnsi"/>
          <w:color w:val="1F3864" w:themeColor="accent1" w:themeShade="80"/>
          <w:sz w:val="24"/>
          <w:szCs w:val="24"/>
        </w:rPr>
      </w:pPr>
      <w:r w:rsidRPr="0041219A">
        <w:rPr>
          <w:rFonts w:cstheme="minorHAnsi"/>
          <w:color w:val="1F3864" w:themeColor="accent1" w:themeShade="80"/>
          <w:sz w:val="24"/>
          <w:szCs w:val="24"/>
        </w:rPr>
        <w:t>If student has dependents,</w:t>
      </w:r>
      <w:r w:rsidR="0041219A" w:rsidRPr="0041219A">
        <w:rPr>
          <w:rFonts w:cstheme="minorHAnsi"/>
          <w:color w:val="1F3864" w:themeColor="accent1" w:themeShade="80"/>
          <w:sz w:val="24"/>
          <w:szCs w:val="24"/>
        </w:rPr>
        <w:t xml:space="preserve"> “yes” should be indicated in the drop-down and then a separate “Request to add dependent(s)” e-form should be submitted by the user for each </w:t>
      </w:r>
      <w:proofErr w:type="gramStart"/>
      <w:r w:rsidR="0041219A" w:rsidRPr="0041219A">
        <w:rPr>
          <w:rFonts w:cstheme="minorHAnsi"/>
          <w:color w:val="1F3864" w:themeColor="accent1" w:themeShade="80"/>
          <w:sz w:val="24"/>
          <w:szCs w:val="24"/>
        </w:rPr>
        <w:t>dependent</w:t>
      </w:r>
      <w:proofErr w:type="gramEnd"/>
    </w:p>
    <w:p w14:paraId="441D8314" w14:textId="77777777" w:rsidR="00734B9A" w:rsidRPr="00FE0A2B" w:rsidRDefault="00734B9A" w:rsidP="00734B9A">
      <w:pPr>
        <w:autoSpaceDE w:val="0"/>
        <w:autoSpaceDN w:val="0"/>
        <w:adjustRightInd w:val="0"/>
        <w:spacing w:after="0"/>
        <w:rPr>
          <w:rFonts w:asciiTheme="minorHAnsi" w:hAnsiTheme="minorHAnsi" w:cstheme="minorHAnsi"/>
          <w:color w:val="1F3864" w:themeColor="accent1" w:themeShade="80"/>
          <w:szCs w:val="24"/>
        </w:rPr>
      </w:pPr>
    </w:p>
    <w:p w14:paraId="3B3A6AB6" w14:textId="63F6BF3D" w:rsidR="00734B9A" w:rsidRPr="00FE0A2B" w:rsidRDefault="00734B9A" w:rsidP="00734B9A">
      <w:pPr>
        <w:autoSpaceDE w:val="0"/>
        <w:autoSpaceDN w:val="0"/>
        <w:adjustRightInd w:val="0"/>
        <w:spacing w:after="0"/>
        <w:rPr>
          <w:rFonts w:asciiTheme="minorHAnsi" w:hAnsiTheme="minorHAnsi" w:cstheme="minorHAnsi"/>
          <w:color w:val="1F3864" w:themeColor="accent1" w:themeShade="80"/>
          <w:szCs w:val="24"/>
        </w:rPr>
      </w:pPr>
      <w:r w:rsidRPr="00FE0A2B">
        <w:rPr>
          <w:rFonts w:asciiTheme="minorHAnsi" w:hAnsiTheme="minorHAnsi" w:cstheme="minorHAnsi"/>
          <w:color w:val="1F3864" w:themeColor="accent1" w:themeShade="80"/>
          <w:szCs w:val="24"/>
        </w:rPr>
        <w:t xml:space="preserve">After </w:t>
      </w:r>
      <w:r w:rsidR="00C636C9">
        <w:rPr>
          <w:rFonts w:asciiTheme="minorHAnsi" w:hAnsiTheme="minorHAnsi" w:cstheme="minorHAnsi"/>
          <w:color w:val="1F3864" w:themeColor="accent1" w:themeShade="80"/>
          <w:szCs w:val="24"/>
        </w:rPr>
        <w:t>completing all information above</w:t>
      </w:r>
      <w:r w:rsidRPr="00FE0A2B">
        <w:rPr>
          <w:rFonts w:asciiTheme="minorHAnsi" w:hAnsiTheme="minorHAnsi" w:cstheme="minorHAnsi"/>
          <w:color w:val="1F3864" w:themeColor="accent1" w:themeShade="80"/>
          <w:szCs w:val="24"/>
        </w:rPr>
        <w:t xml:space="preserve">, </w:t>
      </w:r>
      <w:r w:rsidR="0041219A">
        <w:rPr>
          <w:rFonts w:asciiTheme="minorHAnsi" w:hAnsiTheme="minorHAnsi" w:cstheme="minorHAnsi"/>
          <w:color w:val="1F3864" w:themeColor="accent1" w:themeShade="80"/>
          <w:szCs w:val="24"/>
        </w:rPr>
        <w:t>the user can click</w:t>
      </w:r>
      <w:r w:rsidRPr="00FE0A2B">
        <w:rPr>
          <w:rFonts w:asciiTheme="minorHAnsi" w:hAnsiTheme="minorHAnsi" w:cstheme="minorHAnsi"/>
          <w:color w:val="1F3864" w:themeColor="accent1" w:themeShade="80"/>
          <w:szCs w:val="24"/>
        </w:rPr>
        <w:t xml:space="preserve"> </w:t>
      </w:r>
      <w:r w:rsidR="00EB48A8">
        <w:rPr>
          <w:rFonts w:asciiTheme="minorHAnsi" w:hAnsiTheme="minorHAnsi" w:cstheme="minorHAnsi"/>
          <w:color w:val="1F3864" w:themeColor="accent1" w:themeShade="80"/>
          <w:szCs w:val="24"/>
        </w:rPr>
        <w:t>“</w:t>
      </w:r>
      <w:r w:rsidRPr="00FE0A2B">
        <w:rPr>
          <w:rFonts w:asciiTheme="minorHAnsi" w:hAnsiTheme="minorHAnsi" w:cstheme="minorHAnsi"/>
          <w:color w:val="1F3864" w:themeColor="accent1" w:themeShade="80"/>
          <w:szCs w:val="24"/>
        </w:rPr>
        <w:t>submit</w:t>
      </w:r>
      <w:r w:rsidR="00EB48A8">
        <w:rPr>
          <w:rFonts w:asciiTheme="minorHAnsi" w:hAnsiTheme="minorHAnsi" w:cstheme="minorHAnsi"/>
          <w:color w:val="1F3864" w:themeColor="accent1" w:themeShade="80"/>
          <w:szCs w:val="24"/>
        </w:rPr>
        <w:t>.”</w:t>
      </w:r>
    </w:p>
    <w:p w14:paraId="39C81F2C" w14:textId="717A0238"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4D60C0BD" w14:textId="77777777"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13CEDFC4" w14:textId="6EB3A891" w:rsidR="00734B9A" w:rsidRPr="00FE0A2B" w:rsidRDefault="00EB48A8" w:rsidP="00734B9A">
      <w:pPr>
        <w:autoSpaceDE w:val="0"/>
        <w:autoSpaceDN w:val="0"/>
        <w:adjustRightInd w:val="0"/>
        <w:spacing w:after="0"/>
        <w:rPr>
          <w:rFonts w:asciiTheme="minorHAnsi" w:hAnsiTheme="minorHAnsi" w:cstheme="minorHAnsi"/>
          <w:color w:val="002060"/>
          <w:szCs w:val="24"/>
        </w:rPr>
      </w:pPr>
      <w:r>
        <w:rPr>
          <w:noProof/>
        </w:rPr>
        <w:drawing>
          <wp:inline distT="0" distB="0" distL="0" distR="0" wp14:anchorId="7D56AE58" wp14:editId="0BF1DD56">
            <wp:extent cx="5943600" cy="1604010"/>
            <wp:effectExtent l="19050" t="19050" r="19050" b="15240"/>
            <wp:docPr id="282" name="Picture 28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 text, application&#10;&#10;Description automatically generated"/>
                    <pic:cNvPicPr/>
                  </pic:nvPicPr>
                  <pic:blipFill>
                    <a:blip r:embed="rId58"/>
                    <a:stretch>
                      <a:fillRect/>
                    </a:stretch>
                  </pic:blipFill>
                  <pic:spPr>
                    <a:xfrm>
                      <a:off x="0" y="0"/>
                      <a:ext cx="5943600" cy="1604010"/>
                    </a:xfrm>
                    <a:prstGeom prst="rect">
                      <a:avLst/>
                    </a:prstGeom>
                    <a:ln>
                      <a:solidFill>
                        <a:schemeClr val="tx1"/>
                      </a:solidFill>
                    </a:ln>
                  </pic:spPr>
                </pic:pic>
              </a:graphicData>
            </a:graphic>
          </wp:inline>
        </w:drawing>
      </w:r>
    </w:p>
    <w:p w14:paraId="2EC488C0" w14:textId="77777777" w:rsidR="00EB48A8" w:rsidRDefault="00EB48A8" w:rsidP="00734B9A">
      <w:pPr>
        <w:autoSpaceDE w:val="0"/>
        <w:autoSpaceDN w:val="0"/>
        <w:adjustRightInd w:val="0"/>
        <w:spacing w:after="0"/>
        <w:rPr>
          <w:rFonts w:asciiTheme="minorHAnsi" w:hAnsiTheme="minorHAnsi" w:cstheme="minorHAnsi"/>
          <w:color w:val="002060"/>
          <w:szCs w:val="24"/>
        </w:rPr>
      </w:pPr>
    </w:p>
    <w:p w14:paraId="026B1229" w14:textId="1092769D" w:rsidR="00734B9A" w:rsidRDefault="00734B9A" w:rsidP="00734B9A">
      <w:pPr>
        <w:autoSpaceDE w:val="0"/>
        <w:autoSpaceDN w:val="0"/>
        <w:adjustRightInd w:val="0"/>
        <w:spacing w:after="0"/>
        <w:rPr>
          <w:rFonts w:asciiTheme="minorHAnsi" w:hAnsiTheme="minorHAnsi" w:cstheme="minorHAnsi"/>
          <w:color w:val="002060"/>
          <w:szCs w:val="24"/>
        </w:rPr>
      </w:pPr>
      <w:r w:rsidRPr="00FE0A2B">
        <w:rPr>
          <w:rFonts w:asciiTheme="minorHAnsi" w:hAnsiTheme="minorHAnsi" w:cstheme="minorHAnsi"/>
          <w:color w:val="002060"/>
          <w:szCs w:val="24"/>
        </w:rPr>
        <w:t>An automatic acknowledgement email is sent out to the department user who has submitted the PIIRF e</w:t>
      </w:r>
      <w:r w:rsidR="00EB48A8">
        <w:rPr>
          <w:rFonts w:asciiTheme="minorHAnsi" w:hAnsiTheme="minorHAnsi" w:cstheme="minorHAnsi"/>
          <w:color w:val="002060"/>
          <w:szCs w:val="24"/>
        </w:rPr>
        <w:t>-</w:t>
      </w:r>
      <w:r w:rsidRPr="00FE0A2B">
        <w:rPr>
          <w:rFonts w:asciiTheme="minorHAnsi" w:hAnsiTheme="minorHAnsi" w:cstheme="minorHAnsi"/>
          <w:color w:val="002060"/>
          <w:szCs w:val="24"/>
        </w:rPr>
        <w:t xml:space="preserve">form. </w:t>
      </w:r>
    </w:p>
    <w:p w14:paraId="7A0279BB" w14:textId="77777777" w:rsidR="00EB48A8" w:rsidRPr="00FE0A2B" w:rsidRDefault="00EB48A8" w:rsidP="00734B9A">
      <w:pPr>
        <w:autoSpaceDE w:val="0"/>
        <w:autoSpaceDN w:val="0"/>
        <w:adjustRightInd w:val="0"/>
        <w:spacing w:after="0"/>
        <w:rPr>
          <w:rFonts w:asciiTheme="minorHAnsi" w:hAnsiTheme="minorHAnsi" w:cstheme="minorHAnsi"/>
          <w:color w:val="002060"/>
          <w:szCs w:val="24"/>
        </w:rPr>
      </w:pPr>
    </w:p>
    <w:p w14:paraId="18CEF75C" w14:textId="56F4435C" w:rsidR="003112A9" w:rsidRPr="003112A9" w:rsidRDefault="00734B9A" w:rsidP="003112A9">
      <w:pPr>
        <w:autoSpaceDE w:val="0"/>
        <w:autoSpaceDN w:val="0"/>
        <w:adjustRightInd w:val="0"/>
        <w:spacing w:after="0"/>
        <w:rPr>
          <w:rFonts w:asciiTheme="minorHAnsi" w:hAnsiTheme="minorHAnsi" w:cstheme="minorHAnsi"/>
          <w:b/>
          <w:bCs/>
          <w:color w:val="00B050"/>
          <w:sz w:val="23"/>
          <w:szCs w:val="23"/>
        </w:rPr>
      </w:pPr>
      <w:r w:rsidRPr="00FE0A2B">
        <w:rPr>
          <w:rFonts w:asciiTheme="minorHAnsi" w:hAnsiTheme="minorHAnsi" w:cstheme="minorHAnsi"/>
          <w:b/>
          <w:bCs/>
          <w:noProof/>
          <w:color w:val="0070C0"/>
          <w:sz w:val="23"/>
          <w:szCs w:val="23"/>
        </w:rPr>
        <w:lastRenderedPageBreak/>
        <w:drawing>
          <wp:inline distT="0" distB="0" distL="0" distR="0" wp14:anchorId="59061D3D" wp14:editId="5A5F1E1D">
            <wp:extent cx="4038600" cy="2817129"/>
            <wp:effectExtent l="19050" t="19050" r="19050" b="2159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77411" cy="2844202"/>
                    </a:xfrm>
                    <a:prstGeom prst="rect">
                      <a:avLst/>
                    </a:prstGeom>
                    <a:noFill/>
                    <a:ln>
                      <a:solidFill>
                        <a:schemeClr val="tx1"/>
                      </a:solidFill>
                    </a:ln>
                  </pic:spPr>
                </pic:pic>
              </a:graphicData>
            </a:graphic>
          </wp:inline>
        </w:drawing>
      </w:r>
      <w:bookmarkStart w:id="148" w:name="_Toc74041756"/>
      <w:bookmarkStart w:id="149" w:name="_Toc77246671"/>
    </w:p>
    <w:p w14:paraId="4959064D" w14:textId="2831C7E9" w:rsidR="005240C6" w:rsidRPr="00045F0D" w:rsidRDefault="005240C6" w:rsidP="00B65AA4">
      <w:pPr>
        <w:pStyle w:val="Heading4"/>
      </w:pPr>
      <w:r w:rsidRPr="00045F0D">
        <w:t xml:space="preserve">Submitting PIIRFs for Change of Level (COL) </w:t>
      </w:r>
      <w:commentRangeStart w:id="150"/>
      <w:r w:rsidRPr="00045F0D">
        <w:t>Students</w:t>
      </w:r>
      <w:commentRangeEnd w:id="150"/>
      <w:r w:rsidR="00AA31C8">
        <w:rPr>
          <w:rStyle w:val="CommentReference"/>
          <w:rFonts w:ascii="Calibri" w:hAnsi="Calibri" w:cs="Traditional Arabic"/>
          <w:i w:val="0"/>
          <w:iCs w:val="0"/>
          <w:caps w:val="0"/>
          <w:color w:val="auto"/>
          <w:kern w:val="0"/>
        </w:rPr>
        <w:commentReference w:id="150"/>
      </w:r>
    </w:p>
    <w:bookmarkEnd w:id="148"/>
    <w:bookmarkEnd w:id="149"/>
    <w:p w14:paraId="45914667" w14:textId="5A09B1CA" w:rsidR="00D96341" w:rsidRDefault="00D96341" w:rsidP="00734B9A">
      <w:pPr>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All COL I-20s must be issued before the end of the add/drop period. Admissions must consider this when submitting COL PIIRFs. </w:t>
      </w:r>
    </w:p>
    <w:p w14:paraId="48075F5D" w14:textId="77777777" w:rsidR="00D96341" w:rsidRDefault="00D96341" w:rsidP="00734B9A">
      <w:pPr>
        <w:autoSpaceDE w:val="0"/>
        <w:autoSpaceDN w:val="0"/>
        <w:adjustRightInd w:val="0"/>
        <w:spacing w:after="0"/>
        <w:rPr>
          <w:rFonts w:asciiTheme="minorHAnsi" w:hAnsiTheme="minorHAnsi" w:cstheme="minorHAnsi"/>
          <w:color w:val="002060"/>
          <w:szCs w:val="24"/>
        </w:rPr>
      </w:pPr>
    </w:p>
    <w:p w14:paraId="769BF578" w14:textId="6A07BAAC" w:rsidR="00734B9A" w:rsidRPr="00FE0A2B" w:rsidRDefault="003112A9" w:rsidP="00734B9A">
      <w:pPr>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Departmental users should submit the COL </w:t>
      </w:r>
      <w:r w:rsidR="00FA6D5E">
        <w:rPr>
          <w:rFonts w:asciiTheme="minorHAnsi" w:hAnsiTheme="minorHAnsi" w:cstheme="minorHAnsi"/>
          <w:color w:val="002060"/>
          <w:szCs w:val="24"/>
        </w:rPr>
        <w:t xml:space="preserve">IAP &amp; MAP Program </w:t>
      </w:r>
      <w:r>
        <w:rPr>
          <w:rFonts w:asciiTheme="minorHAnsi" w:hAnsiTheme="minorHAnsi" w:cstheme="minorHAnsi"/>
          <w:color w:val="002060"/>
          <w:szCs w:val="24"/>
        </w:rPr>
        <w:t>PIIRF for the groups below:</w:t>
      </w:r>
    </w:p>
    <w:p w14:paraId="5824F1B5" w14:textId="77777777"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1C598300" w14:textId="6C2A8BDB" w:rsidR="00734B9A" w:rsidRDefault="00734B9A">
      <w:pPr>
        <w:pStyle w:val="ListParagraph"/>
        <w:keepLines w:val="0"/>
        <w:numPr>
          <w:ilvl w:val="0"/>
          <w:numId w:val="4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sidRPr="00FE0A2B">
        <w:rPr>
          <w:rFonts w:asciiTheme="minorHAnsi" w:hAnsiTheme="minorHAnsi" w:cstheme="minorHAnsi"/>
          <w:color w:val="002060"/>
          <w:szCs w:val="24"/>
        </w:rPr>
        <w:t xml:space="preserve">Students progressing </w:t>
      </w:r>
      <w:r w:rsidRPr="00FE0A2B">
        <w:rPr>
          <w:rFonts w:asciiTheme="minorHAnsi" w:hAnsiTheme="minorHAnsi" w:cstheme="minorHAnsi"/>
          <w:color w:val="002060"/>
          <w:szCs w:val="24"/>
          <w:u w:val="single"/>
        </w:rPr>
        <w:t>within</w:t>
      </w:r>
      <w:r w:rsidRPr="00FE0A2B">
        <w:rPr>
          <w:rFonts w:asciiTheme="minorHAnsi" w:hAnsiTheme="minorHAnsi" w:cstheme="minorHAnsi"/>
          <w:color w:val="002060"/>
          <w:szCs w:val="24"/>
        </w:rPr>
        <w:t xml:space="preserve"> IAP </w:t>
      </w:r>
      <w:r w:rsidR="00EB48A8">
        <w:rPr>
          <w:rFonts w:asciiTheme="minorHAnsi" w:hAnsiTheme="minorHAnsi" w:cstheme="minorHAnsi"/>
          <w:color w:val="002060"/>
          <w:szCs w:val="24"/>
        </w:rPr>
        <w:t xml:space="preserve">(e.g., </w:t>
      </w:r>
      <w:r w:rsidRPr="00FE0A2B">
        <w:rPr>
          <w:rFonts w:asciiTheme="minorHAnsi" w:hAnsiTheme="minorHAnsi" w:cstheme="minorHAnsi"/>
          <w:color w:val="002060"/>
          <w:szCs w:val="24"/>
        </w:rPr>
        <w:t>from Pre-</w:t>
      </w:r>
      <w:r w:rsidR="004634BF">
        <w:rPr>
          <w:rFonts w:asciiTheme="minorHAnsi" w:hAnsiTheme="minorHAnsi" w:cstheme="minorHAnsi"/>
          <w:color w:val="002060"/>
          <w:szCs w:val="24"/>
        </w:rPr>
        <w:t>S</w:t>
      </w:r>
      <w:r w:rsidRPr="00FE0A2B">
        <w:rPr>
          <w:rFonts w:asciiTheme="minorHAnsi" w:hAnsiTheme="minorHAnsi" w:cstheme="minorHAnsi"/>
          <w:color w:val="002060"/>
          <w:szCs w:val="24"/>
        </w:rPr>
        <w:t>essional to IAP or Pre-</w:t>
      </w:r>
      <w:r w:rsidR="004634BF">
        <w:rPr>
          <w:rFonts w:asciiTheme="minorHAnsi" w:hAnsiTheme="minorHAnsi" w:cstheme="minorHAnsi"/>
          <w:color w:val="002060"/>
          <w:szCs w:val="24"/>
        </w:rPr>
        <w:t>S</w:t>
      </w:r>
      <w:r w:rsidRPr="00FE0A2B">
        <w:rPr>
          <w:rFonts w:asciiTheme="minorHAnsi" w:hAnsiTheme="minorHAnsi" w:cstheme="minorHAnsi"/>
          <w:color w:val="002060"/>
          <w:szCs w:val="24"/>
        </w:rPr>
        <w:t>essional to MAP</w:t>
      </w:r>
      <w:r w:rsidR="00EB48A8">
        <w:rPr>
          <w:rFonts w:asciiTheme="minorHAnsi" w:hAnsiTheme="minorHAnsi" w:cstheme="minorHAnsi"/>
          <w:color w:val="002060"/>
          <w:szCs w:val="24"/>
        </w:rPr>
        <w:t>)</w:t>
      </w:r>
    </w:p>
    <w:p w14:paraId="37444A9E" w14:textId="77777777" w:rsidR="00FA6D5E" w:rsidRPr="00FE0A2B" w:rsidRDefault="00FA6D5E" w:rsidP="00FA6D5E">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p>
    <w:p w14:paraId="3B223C50" w14:textId="186F4F3F" w:rsidR="00FA6D5E" w:rsidRDefault="00FA6D5E" w:rsidP="00FA6D5E">
      <w:pPr>
        <w:autoSpaceDE w:val="0"/>
        <w:autoSpaceDN w:val="0"/>
        <w:adjustRightInd w:val="0"/>
        <w:spacing w:after="0"/>
        <w:rPr>
          <w:rFonts w:asciiTheme="minorHAnsi" w:hAnsiTheme="minorHAnsi" w:cstheme="minorHAnsi"/>
          <w:color w:val="002060"/>
          <w:szCs w:val="24"/>
        </w:rPr>
      </w:pPr>
      <w:r w:rsidRPr="00FA6D5E">
        <w:rPr>
          <w:rFonts w:asciiTheme="minorHAnsi" w:hAnsiTheme="minorHAnsi" w:cstheme="minorHAnsi"/>
          <w:color w:val="002060"/>
          <w:szCs w:val="24"/>
        </w:rPr>
        <w:t xml:space="preserve">Departmental users should submit the COL </w:t>
      </w:r>
      <w:r>
        <w:rPr>
          <w:rFonts w:asciiTheme="minorHAnsi" w:hAnsiTheme="minorHAnsi" w:cstheme="minorHAnsi"/>
          <w:color w:val="002060"/>
          <w:szCs w:val="24"/>
        </w:rPr>
        <w:t>Degree Program</w:t>
      </w:r>
      <w:r w:rsidRPr="00FA6D5E">
        <w:rPr>
          <w:rFonts w:asciiTheme="minorHAnsi" w:hAnsiTheme="minorHAnsi" w:cstheme="minorHAnsi"/>
          <w:color w:val="002060"/>
          <w:szCs w:val="24"/>
        </w:rPr>
        <w:t xml:space="preserve"> PIIRF for the groups below:</w:t>
      </w:r>
    </w:p>
    <w:p w14:paraId="5E28E0AC" w14:textId="77777777" w:rsidR="00FA6D5E" w:rsidRPr="00FA6D5E" w:rsidRDefault="00FA6D5E" w:rsidP="00FA6D5E">
      <w:pPr>
        <w:autoSpaceDE w:val="0"/>
        <w:autoSpaceDN w:val="0"/>
        <w:adjustRightInd w:val="0"/>
        <w:spacing w:after="0"/>
        <w:rPr>
          <w:rFonts w:asciiTheme="minorHAnsi" w:hAnsiTheme="minorHAnsi" w:cstheme="minorHAnsi"/>
          <w:color w:val="002060"/>
          <w:szCs w:val="24"/>
        </w:rPr>
      </w:pPr>
    </w:p>
    <w:p w14:paraId="31034D19" w14:textId="3B22A50A" w:rsidR="00734B9A" w:rsidRPr="00FE0A2B" w:rsidRDefault="00734B9A">
      <w:pPr>
        <w:pStyle w:val="ListParagraph"/>
        <w:keepLines w:val="0"/>
        <w:numPr>
          <w:ilvl w:val="0"/>
          <w:numId w:val="4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sidRPr="00FE0A2B">
        <w:rPr>
          <w:rFonts w:asciiTheme="minorHAnsi" w:hAnsiTheme="minorHAnsi" w:cstheme="minorHAnsi"/>
          <w:color w:val="002060"/>
          <w:szCs w:val="24"/>
        </w:rPr>
        <w:t>Students progressing from IAP &amp;</w:t>
      </w:r>
      <w:r w:rsidR="00EB48A8">
        <w:rPr>
          <w:rFonts w:asciiTheme="minorHAnsi" w:hAnsiTheme="minorHAnsi" w:cstheme="minorHAnsi"/>
          <w:color w:val="002060"/>
          <w:szCs w:val="24"/>
        </w:rPr>
        <w:t xml:space="preserve"> </w:t>
      </w:r>
      <w:r w:rsidRPr="00FE0A2B">
        <w:rPr>
          <w:rFonts w:asciiTheme="minorHAnsi" w:hAnsiTheme="minorHAnsi" w:cstheme="minorHAnsi"/>
          <w:color w:val="002060"/>
          <w:szCs w:val="24"/>
        </w:rPr>
        <w:t>MAP to Degree Programs</w:t>
      </w:r>
    </w:p>
    <w:p w14:paraId="66B19777" w14:textId="072BD8CE" w:rsidR="00734B9A" w:rsidRDefault="004634BF">
      <w:pPr>
        <w:pStyle w:val="ListParagraph"/>
        <w:keepLines w:val="0"/>
        <w:numPr>
          <w:ilvl w:val="0"/>
          <w:numId w:val="4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Students progressing from one</w:t>
      </w:r>
      <w:r w:rsidR="00734B9A" w:rsidRPr="00FE0A2B">
        <w:rPr>
          <w:rFonts w:asciiTheme="minorHAnsi" w:hAnsiTheme="minorHAnsi" w:cstheme="minorHAnsi"/>
          <w:color w:val="002060"/>
          <w:szCs w:val="24"/>
        </w:rPr>
        <w:t xml:space="preserve"> </w:t>
      </w:r>
      <w:r>
        <w:rPr>
          <w:rFonts w:asciiTheme="minorHAnsi" w:hAnsiTheme="minorHAnsi" w:cstheme="minorHAnsi"/>
          <w:color w:val="002060"/>
          <w:szCs w:val="24"/>
        </w:rPr>
        <w:t>d</w:t>
      </w:r>
      <w:r w:rsidR="00734B9A" w:rsidRPr="00FE0A2B">
        <w:rPr>
          <w:rFonts w:asciiTheme="minorHAnsi" w:hAnsiTheme="minorHAnsi" w:cstheme="minorHAnsi"/>
          <w:color w:val="002060"/>
          <w:szCs w:val="24"/>
        </w:rPr>
        <w:t xml:space="preserve">egree program to another </w:t>
      </w:r>
      <w:r>
        <w:rPr>
          <w:rFonts w:asciiTheme="minorHAnsi" w:hAnsiTheme="minorHAnsi" w:cstheme="minorHAnsi"/>
          <w:color w:val="002060"/>
          <w:szCs w:val="24"/>
        </w:rPr>
        <w:t>d</w:t>
      </w:r>
      <w:r w:rsidR="00734B9A" w:rsidRPr="00FE0A2B">
        <w:rPr>
          <w:rFonts w:asciiTheme="minorHAnsi" w:hAnsiTheme="minorHAnsi" w:cstheme="minorHAnsi"/>
          <w:color w:val="002060"/>
          <w:szCs w:val="24"/>
        </w:rPr>
        <w:t xml:space="preserve">egree program at AU such as from </w:t>
      </w:r>
      <w:r>
        <w:rPr>
          <w:rFonts w:asciiTheme="minorHAnsi" w:hAnsiTheme="minorHAnsi" w:cstheme="minorHAnsi"/>
          <w:color w:val="002060"/>
          <w:szCs w:val="24"/>
        </w:rPr>
        <w:t>BA to MA or MA to PhD</w:t>
      </w:r>
    </w:p>
    <w:p w14:paraId="38290225" w14:textId="55D44E3B" w:rsidR="003112A9" w:rsidRPr="00FE0A2B" w:rsidRDefault="003112A9">
      <w:pPr>
        <w:pStyle w:val="ListParagraph"/>
        <w:keepLines w:val="0"/>
        <w:numPr>
          <w:ilvl w:val="0"/>
          <w:numId w:val="4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Graduate level students who want to change </w:t>
      </w:r>
      <w:proofErr w:type="gramStart"/>
      <w:r>
        <w:rPr>
          <w:rFonts w:asciiTheme="minorHAnsi" w:hAnsiTheme="minorHAnsi" w:cstheme="minorHAnsi"/>
          <w:color w:val="002060"/>
          <w:szCs w:val="24"/>
        </w:rPr>
        <w:t>programs</w:t>
      </w:r>
      <w:proofErr w:type="gramEnd"/>
    </w:p>
    <w:p w14:paraId="6B69F714" w14:textId="77777777" w:rsidR="00734B9A" w:rsidRPr="00FE0A2B" w:rsidRDefault="00734B9A" w:rsidP="00734B9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p>
    <w:p w14:paraId="5B38A437" w14:textId="0D952D7D" w:rsidR="00734B9A" w:rsidRPr="00FE0A2B" w:rsidRDefault="00EB48A8" w:rsidP="00734B9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sidRPr="00EB48A8">
        <w:rPr>
          <w:noProof/>
        </w:rPr>
        <w:lastRenderedPageBreak/>
        <w:t xml:space="preserve"> </w:t>
      </w:r>
      <w:r>
        <w:rPr>
          <w:noProof/>
        </w:rPr>
        <w:drawing>
          <wp:inline distT="0" distB="0" distL="0" distR="0" wp14:anchorId="6DB2E9B9" wp14:editId="2D7CC1D7">
            <wp:extent cx="5943600" cy="2850515"/>
            <wp:effectExtent l="19050" t="19050" r="19050" b="26035"/>
            <wp:docPr id="535" name="Picture 5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Picture 535" descr="Graphical user interface, application&#10;&#10;Description automatically generated"/>
                    <pic:cNvPicPr/>
                  </pic:nvPicPr>
                  <pic:blipFill>
                    <a:blip r:embed="rId60"/>
                    <a:stretch>
                      <a:fillRect/>
                    </a:stretch>
                  </pic:blipFill>
                  <pic:spPr>
                    <a:xfrm>
                      <a:off x="0" y="0"/>
                      <a:ext cx="5943600" cy="2850515"/>
                    </a:xfrm>
                    <a:prstGeom prst="rect">
                      <a:avLst/>
                    </a:prstGeom>
                    <a:ln>
                      <a:solidFill>
                        <a:schemeClr val="tx1"/>
                      </a:solidFill>
                    </a:ln>
                  </pic:spPr>
                </pic:pic>
              </a:graphicData>
            </a:graphic>
          </wp:inline>
        </w:drawing>
      </w:r>
    </w:p>
    <w:p w14:paraId="2700A5D4" w14:textId="77777777" w:rsidR="00734B9A" w:rsidRPr="00FE0A2B" w:rsidRDefault="00734B9A" w:rsidP="00734B9A">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p>
    <w:p w14:paraId="49E26781" w14:textId="77777777" w:rsidR="00734B9A" w:rsidRPr="003112A9" w:rsidRDefault="00734B9A" w:rsidP="003112A9">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p>
    <w:p w14:paraId="3DFEC5A0" w14:textId="5DD73731" w:rsidR="00734B9A" w:rsidRPr="00FE0A2B" w:rsidRDefault="00734B9A" w:rsidP="00753587">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ind w:left="360"/>
        <w:rPr>
          <w:rFonts w:asciiTheme="minorHAnsi" w:hAnsiTheme="minorHAnsi" w:cstheme="minorHAnsi"/>
          <w:color w:val="002060"/>
          <w:szCs w:val="24"/>
        </w:rPr>
      </w:pPr>
    </w:p>
    <w:p w14:paraId="42318287" w14:textId="34B748CE" w:rsidR="00ED1952" w:rsidRPr="00FE0A2B" w:rsidRDefault="00ED1952" w:rsidP="00ED1952">
      <w:pPr>
        <w:pStyle w:val="NoSpacing"/>
        <w:rPr>
          <w:rFonts w:cstheme="minorHAnsi"/>
          <w:b/>
          <w:bCs/>
          <w:color w:val="1F3864" w:themeColor="accent1" w:themeShade="80"/>
          <w:sz w:val="24"/>
          <w:szCs w:val="24"/>
        </w:rPr>
      </w:pPr>
      <w:r>
        <w:rPr>
          <w:rFonts w:cstheme="minorHAnsi"/>
          <w:b/>
          <w:bCs/>
          <w:color w:val="1F3864" w:themeColor="accent1" w:themeShade="80"/>
          <w:sz w:val="24"/>
          <w:szCs w:val="24"/>
          <w:u w:val="single"/>
        </w:rPr>
        <w:t xml:space="preserve">Information the </w:t>
      </w:r>
      <w:r w:rsidR="00FA6D5E">
        <w:rPr>
          <w:rFonts w:cstheme="minorHAnsi"/>
          <w:b/>
          <w:bCs/>
          <w:color w:val="1F3864" w:themeColor="accent1" w:themeShade="80"/>
          <w:sz w:val="24"/>
          <w:szCs w:val="24"/>
          <w:u w:val="single"/>
        </w:rPr>
        <w:t xml:space="preserve">COL IAP &amp; MAP Program </w:t>
      </w:r>
      <w:r>
        <w:rPr>
          <w:rFonts w:cstheme="minorHAnsi"/>
          <w:b/>
          <w:bCs/>
          <w:color w:val="1F3864" w:themeColor="accent1" w:themeShade="80"/>
          <w:sz w:val="24"/>
          <w:szCs w:val="24"/>
          <w:u w:val="single"/>
        </w:rPr>
        <w:t>PIIRF will ask for</w:t>
      </w:r>
      <w:r w:rsidRPr="00FE0A2B">
        <w:rPr>
          <w:rFonts w:cstheme="minorHAnsi"/>
          <w:b/>
          <w:bCs/>
          <w:color w:val="1F3864" w:themeColor="accent1" w:themeShade="80"/>
          <w:sz w:val="24"/>
          <w:szCs w:val="24"/>
        </w:rPr>
        <w:t xml:space="preserve">: </w:t>
      </w:r>
    </w:p>
    <w:p w14:paraId="136D138B" w14:textId="77777777"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6B1A5F10" w14:textId="31C8E1F2" w:rsidR="0054531E" w:rsidRDefault="0054531E">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bookmarkStart w:id="151" w:name="_Hlk52899523"/>
      <w:r>
        <w:rPr>
          <w:rFonts w:asciiTheme="minorHAnsi" w:hAnsiTheme="minorHAnsi" w:cstheme="minorHAnsi"/>
          <w:color w:val="002060"/>
          <w:szCs w:val="24"/>
        </w:rPr>
        <w:t>Most information is the same as the “new student” PIIRF, however, admission</w:t>
      </w:r>
      <w:r w:rsidR="00216F90">
        <w:rPr>
          <w:rFonts w:asciiTheme="minorHAnsi" w:hAnsiTheme="minorHAnsi" w:cstheme="minorHAnsi"/>
          <w:color w:val="002060"/>
          <w:szCs w:val="24"/>
        </w:rPr>
        <w:t xml:space="preserve"> offices</w:t>
      </w:r>
      <w:r>
        <w:rPr>
          <w:rFonts w:asciiTheme="minorHAnsi" w:hAnsiTheme="minorHAnsi" w:cstheme="minorHAnsi"/>
          <w:color w:val="002060"/>
          <w:szCs w:val="24"/>
        </w:rPr>
        <w:t xml:space="preserve"> should create a new admission record in APPN in colleague </w:t>
      </w:r>
      <w:r w:rsidR="00216F90">
        <w:rPr>
          <w:rFonts w:asciiTheme="minorHAnsi" w:hAnsiTheme="minorHAnsi" w:cstheme="minorHAnsi"/>
          <w:color w:val="002060"/>
          <w:szCs w:val="24"/>
        </w:rPr>
        <w:t xml:space="preserve">for the new program </w:t>
      </w:r>
      <w:r>
        <w:rPr>
          <w:rFonts w:asciiTheme="minorHAnsi" w:hAnsiTheme="minorHAnsi" w:cstheme="minorHAnsi"/>
          <w:color w:val="002060"/>
          <w:szCs w:val="24"/>
        </w:rPr>
        <w:t>BEFORE submitting the COL PIIRF</w:t>
      </w:r>
    </w:p>
    <w:bookmarkEnd w:id="151"/>
    <w:p w14:paraId="64F299AE" w14:textId="0D402E7D" w:rsidR="00734B9A" w:rsidRDefault="00FA6D5E">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Admitted term </w:t>
      </w:r>
      <w:r w:rsidR="00363692">
        <w:rPr>
          <w:rFonts w:asciiTheme="minorHAnsi" w:hAnsiTheme="minorHAnsi" w:cstheme="minorHAnsi"/>
          <w:color w:val="002060"/>
          <w:szCs w:val="24"/>
        </w:rPr>
        <w:t>for</w:t>
      </w:r>
      <w:r>
        <w:rPr>
          <w:rFonts w:asciiTheme="minorHAnsi" w:hAnsiTheme="minorHAnsi" w:cstheme="minorHAnsi"/>
          <w:color w:val="002060"/>
          <w:szCs w:val="24"/>
        </w:rPr>
        <w:t xml:space="preserve"> new program should be chosen from </w:t>
      </w:r>
      <w:proofErr w:type="gramStart"/>
      <w:r>
        <w:rPr>
          <w:rFonts w:asciiTheme="minorHAnsi" w:hAnsiTheme="minorHAnsi" w:cstheme="minorHAnsi"/>
          <w:color w:val="002060"/>
          <w:szCs w:val="24"/>
        </w:rPr>
        <w:t>drop-down</w:t>
      </w:r>
      <w:proofErr w:type="gramEnd"/>
    </w:p>
    <w:p w14:paraId="7FA10C13" w14:textId="516CDC29" w:rsidR="00FA6D5E" w:rsidRDefault="00FA6D5E">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Program information should list new program (e.g., IAP, MAP, American Access)</w:t>
      </w:r>
    </w:p>
    <w:p w14:paraId="5846E184" w14:textId="6F0508B7" w:rsidR="00FA6D5E" w:rsidRDefault="00FA6D5E">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Visa status should likely be “currently holds F-1 </w:t>
      </w:r>
      <w:proofErr w:type="gramStart"/>
      <w:r>
        <w:rPr>
          <w:rFonts w:asciiTheme="minorHAnsi" w:hAnsiTheme="minorHAnsi" w:cstheme="minorHAnsi"/>
          <w:color w:val="002060"/>
          <w:szCs w:val="24"/>
        </w:rPr>
        <w:t>visa</w:t>
      </w:r>
      <w:proofErr w:type="gramEnd"/>
      <w:r>
        <w:rPr>
          <w:rFonts w:asciiTheme="minorHAnsi" w:hAnsiTheme="minorHAnsi" w:cstheme="minorHAnsi"/>
          <w:color w:val="002060"/>
          <w:szCs w:val="24"/>
        </w:rPr>
        <w:t>”</w:t>
      </w:r>
    </w:p>
    <w:p w14:paraId="2F2C39EF" w14:textId="4D445603" w:rsidR="00FA6D5E" w:rsidRPr="00FE0A2B" w:rsidRDefault="00FA6D5E">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Current program and begin and end dates should be </w:t>
      </w:r>
      <w:proofErr w:type="gramStart"/>
      <w:r>
        <w:rPr>
          <w:rFonts w:asciiTheme="minorHAnsi" w:hAnsiTheme="minorHAnsi" w:cstheme="minorHAnsi"/>
          <w:color w:val="002060"/>
          <w:szCs w:val="24"/>
        </w:rPr>
        <w:t>listed</w:t>
      </w:r>
      <w:proofErr w:type="gramEnd"/>
      <w:r>
        <w:rPr>
          <w:rFonts w:asciiTheme="minorHAnsi" w:hAnsiTheme="minorHAnsi" w:cstheme="minorHAnsi"/>
          <w:color w:val="002060"/>
          <w:szCs w:val="24"/>
        </w:rPr>
        <w:t xml:space="preserve"> </w:t>
      </w:r>
    </w:p>
    <w:p w14:paraId="45682C08" w14:textId="012FD691" w:rsidR="00734B9A" w:rsidRPr="00B82D5B" w:rsidRDefault="00B82D5B" w:rsidP="00B82D5B">
      <w:pPr>
        <w:keepLines w:val="0"/>
        <w:numPr>
          <w:ilvl w:val="0"/>
          <w:numId w:val="45"/>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00" w:line="276" w:lineRule="auto"/>
        <w:rPr>
          <w:rFonts w:asciiTheme="minorHAnsi" w:hAnsiTheme="minorHAnsi" w:cstheme="minorHAnsi"/>
          <w:color w:val="1F3864" w:themeColor="accent1" w:themeShade="80"/>
          <w:sz w:val="22"/>
          <w:szCs w:val="22"/>
        </w:rPr>
      </w:pPr>
      <w:r>
        <w:rPr>
          <w:rStyle w:val="cf01"/>
          <w:rFonts w:asciiTheme="minorHAnsi" w:hAnsiTheme="minorHAnsi" w:cstheme="minorHAnsi"/>
          <w:color w:val="1F3864" w:themeColor="accent1" w:themeShade="80"/>
          <w:sz w:val="22"/>
          <w:szCs w:val="22"/>
        </w:rPr>
        <w:t>E</w:t>
      </w:r>
      <w:r w:rsidR="00734B9A" w:rsidRPr="00B82D5B">
        <w:rPr>
          <w:rFonts w:asciiTheme="minorHAnsi" w:hAnsiTheme="minorHAnsi" w:cstheme="minorHAnsi"/>
          <w:color w:val="002060"/>
          <w:szCs w:val="24"/>
        </w:rPr>
        <w:t>LP requirement should be</w:t>
      </w:r>
      <w:r w:rsidR="003F4D37" w:rsidRPr="00B82D5B">
        <w:rPr>
          <w:rFonts w:asciiTheme="minorHAnsi" w:hAnsiTheme="minorHAnsi" w:cstheme="minorHAnsi"/>
          <w:color w:val="002060"/>
          <w:szCs w:val="24"/>
        </w:rPr>
        <w:t xml:space="preserve"> “</w:t>
      </w:r>
      <w:r w:rsidR="00FA6D5E" w:rsidRPr="00B82D5B">
        <w:rPr>
          <w:rFonts w:asciiTheme="minorHAnsi" w:hAnsiTheme="minorHAnsi" w:cstheme="minorHAnsi"/>
          <w:color w:val="002060"/>
          <w:szCs w:val="24"/>
        </w:rPr>
        <w:t xml:space="preserve">Met Progression </w:t>
      </w:r>
      <w:proofErr w:type="gramStart"/>
      <w:r w:rsidR="00FA6D5E" w:rsidRPr="00B82D5B">
        <w:rPr>
          <w:rFonts w:asciiTheme="minorHAnsi" w:hAnsiTheme="minorHAnsi" w:cstheme="minorHAnsi"/>
          <w:color w:val="002060"/>
          <w:szCs w:val="24"/>
        </w:rPr>
        <w:t>Requirements</w:t>
      </w:r>
      <w:proofErr w:type="gramEnd"/>
      <w:r w:rsidR="00FA6D5E" w:rsidRPr="00B82D5B">
        <w:rPr>
          <w:rFonts w:asciiTheme="minorHAnsi" w:hAnsiTheme="minorHAnsi" w:cstheme="minorHAnsi"/>
          <w:color w:val="002060"/>
          <w:szCs w:val="24"/>
        </w:rPr>
        <w:t>”</w:t>
      </w:r>
    </w:p>
    <w:p w14:paraId="421EC1A2" w14:textId="2F619F11" w:rsidR="00B82D5B" w:rsidRDefault="00B82D5B" w:rsidP="00B82D5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00" w:line="276" w:lineRule="auto"/>
        <w:ind w:left="360"/>
        <w:rPr>
          <w:rStyle w:val="cf01"/>
          <w:rFonts w:asciiTheme="minorHAnsi" w:hAnsiTheme="minorHAnsi" w:cstheme="minorHAnsi"/>
          <w:color w:val="1F3864" w:themeColor="accent1" w:themeShade="80"/>
          <w:sz w:val="22"/>
          <w:szCs w:val="22"/>
        </w:rPr>
      </w:pPr>
      <w:r>
        <w:rPr>
          <w:rStyle w:val="cf01"/>
          <w:rFonts w:asciiTheme="minorHAnsi" w:hAnsiTheme="minorHAnsi" w:cstheme="minorHAnsi"/>
          <w:color w:val="1F3864" w:themeColor="accent1" w:themeShade="80"/>
          <w:sz w:val="22"/>
          <w:szCs w:val="22"/>
        </w:rPr>
        <w:t xml:space="preserve">Note: </w:t>
      </w:r>
      <w:r w:rsidRPr="00B82D5B">
        <w:rPr>
          <w:rStyle w:val="cf01"/>
          <w:rFonts w:asciiTheme="minorHAnsi" w:hAnsiTheme="minorHAnsi" w:cstheme="minorHAnsi"/>
          <w:color w:val="1F3864" w:themeColor="accent1" w:themeShade="80"/>
          <w:sz w:val="22"/>
          <w:szCs w:val="22"/>
        </w:rPr>
        <w:t>Student submits fin docs e-</w:t>
      </w:r>
      <w:proofErr w:type="gramStart"/>
      <w:r w:rsidRPr="00B82D5B">
        <w:rPr>
          <w:rStyle w:val="cf01"/>
          <w:rFonts w:asciiTheme="minorHAnsi" w:hAnsiTheme="minorHAnsi" w:cstheme="minorHAnsi"/>
          <w:color w:val="1F3864" w:themeColor="accent1" w:themeShade="80"/>
          <w:sz w:val="22"/>
          <w:szCs w:val="22"/>
        </w:rPr>
        <w:t>form</w:t>
      </w:r>
      <w:proofErr w:type="gramEnd"/>
      <w:r w:rsidRPr="00B82D5B">
        <w:rPr>
          <w:rStyle w:val="cf01"/>
          <w:rFonts w:asciiTheme="minorHAnsi" w:hAnsiTheme="minorHAnsi" w:cstheme="minorHAnsi"/>
          <w:color w:val="1F3864" w:themeColor="accent1" w:themeShade="80"/>
          <w:sz w:val="22"/>
          <w:szCs w:val="22"/>
        </w:rPr>
        <w:t xml:space="preserve"> and we review before the COL's are submitted. Therefore, once the COL PIIRFs are submitted, we have already approved the fin docs e-form so we can just issue the new I-20.</w:t>
      </w:r>
    </w:p>
    <w:p w14:paraId="486DFE8E" w14:textId="77777777" w:rsidR="00734B9A" w:rsidRPr="00FE0A2B" w:rsidRDefault="00734B9A" w:rsidP="00B82D5B">
      <w:pPr>
        <w:autoSpaceDE w:val="0"/>
        <w:autoSpaceDN w:val="0"/>
        <w:adjustRightInd w:val="0"/>
        <w:spacing w:after="0"/>
        <w:rPr>
          <w:rFonts w:asciiTheme="minorHAnsi" w:hAnsiTheme="minorHAnsi" w:cstheme="minorHAnsi"/>
          <w:color w:val="002060"/>
          <w:szCs w:val="24"/>
        </w:rPr>
      </w:pPr>
    </w:p>
    <w:p w14:paraId="3ECB6AA6" w14:textId="77777777"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763A7F32" w14:textId="0860A8DD" w:rsidR="00FA6D5E" w:rsidRPr="00FE0A2B" w:rsidRDefault="00FA6D5E" w:rsidP="00FA6D5E">
      <w:pPr>
        <w:pStyle w:val="NoSpacing"/>
        <w:rPr>
          <w:rFonts w:cstheme="minorHAnsi"/>
          <w:b/>
          <w:bCs/>
          <w:color w:val="1F3864" w:themeColor="accent1" w:themeShade="80"/>
          <w:sz w:val="24"/>
          <w:szCs w:val="24"/>
        </w:rPr>
      </w:pPr>
      <w:r>
        <w:rPr>
          <w:rFonts w:cstheme="minorHAnsi"/>
          <w:b/>
          <w:bCs/>
          <w:color w:val="1F3864" w:themeColor="accent1" w:themeShade="80"/>
          <w:sz w:val="24"/>
          <w:szCs w:val="24"/>
          <w:u w:val="single"/>
        </w:rPr>
        <w:t xml:space="preserve">Information the </w:t>
      </w:r>
      <w:r w:rsidR="00723333">
        <w:rPr>
          <w:rFonts w:cstheme="minorHAnsi"/>
          <w:b/>
          <w:bCs/>
          <w:color w:val="1F3864" w:themeColor="accent1" w:themeShade="80"/>
          <w:sz w:val="24"/>
          <w:szCs w:val="24"/>
          <w:u w:val="single"/>
        </w:rPr>
        <w:t xml:space="preserve">COL </w:t>
      </w:r>
      <w:r>
        <w:rPr>
          <w:rFonts w:cstheme="minorHAnsi"/>
          <w:b/>
          <w:bCs/>
          <w:color w:val="1F3864" w:themeColor="accent1" w:themeShade="80"/>
          <w:sz w:val="24"/>
          <w:szCs w:val="24"/>
          <w:u w:val="single"/>
        </w:rPr>
        <w:t>Degree Program PIIRF will ask for</w:t>
      </w:r>
      <w:r w:rsidRPr="00FE0A2B">
        <w:rPr>
          <w:rFonts w:cstheme="minorHAnsi"/>
          <w:b/>
          <w:bCs/>
          <w:color w:val="1F3864" w:themeColor="accent1" w:themeShade="80"/>
          <w:sz w:val="24"/>
          <w:szCs w:val="24"/>
        </w:rPr>
        <w:t xml:space="preserve">: </w:t>
      </w:r>
    </w:p>
    <w:p w14:paraId="200B03C2" w14:textId="77777777" w:rsidR="00734B9A" w:rsidRPr="00FE0A2B" w:rsidRDefault="00734B9A" w:rsidP="00734B9A">
      <w:pPr>
        <w:autoSpaceDE w:val="0"/>
        <w:autoSpaceDN w:val="0"/>
        <w:adjustRightInd w:val="0"/>
        <w:spacing w:after="0"/>
        <w:rPr>
          <w:rFonts w:asciiTheme="minorHAnsi" w:hAnsiTheme="minorHAnsi" w:cstheme="minorHAnsi"/>
          <w:color w:val="002060"/>
          <w:szCs w:val="24"/>
        </w:rPr>
      </w:pPr>
    </w:p>
    <w:p w14:paraId="02691456" w14:textId="1662A875" w:rsidR="00FA6D5E" w:rsidRDefault="00FA6D5E">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Most information is the same as the “new student” PIIRF, however, admission</w:t>
      </w:r>
      <w:r w:rsidR="00274556">
        <w:rPr>
          <w:rFonts w:asciiTheme="minorHAnsi" w:hAnsiTheme="minorHAnsi" w:cstheme="minorHAnsi"/>
          <w:color w:val="002060"/>
          <w:szCs w:val="24"/>
        </w:rPr>
        <w:t xml:space="preserve"> offices</w:t>
      </w:r>
      <w:r>
        <w:rPr>
          <w:rFonts w:asciiTheme="minorHAnsi" w:hAnsiTheme="minorHAnsi" w:cstheme="minorHAnsi"/>
          <w:color w:val="002060"/>
          <w:szCs w:val="24"/>
        </w:rPr>
        <w:t xml:space="preserve"> should create a new admission record in APPN in colleague</w:t>
      </w:r>
      <w:r w:rsidR="00274556">
        <w:rPr>
          <w:rFonts w:asciiTheme="minorHAnsi" w:hAnsiTheme="minorHAnsi" w:cstheme="minorHAnsi"/>
          <w:color w:val="002060"/>
          <w:szCs w:val="24"/>
        </w:rPr>
        <w:t xml:space="preserve"> for the new program</w:t>
      </w:r>
      <w:r>
        <w:rPr>
          <w:rFonts w:asciiTheme="minorHAnsi" w:hAnsiTheme="minorHAnsi" w:cstheme="minorHAnsi"/>
          <w:color w:val="002060"/>
          <w:szCs w:val="24"/>
        </w:rPr>
        <w:t xml:space="preserve"> BEFORE submitting the COL PIIRF</w:t>
      </w:r>
    </w:p>
    <w:p w14:paraId="5D0B7E9E" w14:textId="3BFC3A87" w:rsidR="00FA6D5E" w:rsidRDefault="00FA6D5E">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Admitted term </w:t>
      </w:r>
      <w:r w:rsidR="00274556">
        <w:rPr>
          <w:rFonts w:asciiTheme="minorHAnsi" w:hAnsiTheme="minorHAnsi" w:cstheme="minorHAnsi"/>
          <w:color w:val="002060"/>
          <w:szCs w:val="24"/>
        </w:rPr>
        <w:t>for</w:t>
      </w:r>
      <w:r>
        <w:rPr>
          <w:rFonts w:asciiTheme="minorHAnsi" w:hAnsiTheme="minorHAnsi" w:cstheme="minorHAnsi"/>
          <w:color w:val="002060"/>
          <w:szCs w:val="24"/>
        </w:rPr>
        <w:t xml:space="preserve"> new program should be chosen from </w:t>
      </w:r>
      <w:proofErr w:type="gramStart"/>
      <w:r>
        <w:rPr>
          <w:rFonts w:asciiTheme="minorHAnsi" w:hAnsiTheme="minorHAnsi" w:cstheme="minorHAnsi"/>
          <w:color w:val="002060"/>
          <w:szCs w:val="24"/>
        </w:rPr>
        <w:t>drop-down</w:t>
      </w:r>
      <w:proofErr w:type="gramEnd"/>
    </w:p>
    <w:p w14:paraId="1D05545C" w14:textId="0CDFBCD6" w:rsidR="00FA6D5E" w:rsidRDefault="00FA6D5E">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lastRenderedPageBreak/>
        <w:t>Program information should list new program (e.g., BA in Computer Science)</w:t>
      </w:r>
    </w:p>
    <w:p w14:paraId="7388BFE2" w14:textId="77777777" w:rsidR="00723333" w:rsidRDefault="00723333">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Visa status should likely be “currently holds F-1 </w:t>
      </w:r>
      <w:proofErr w:type="gramStart"/>
      <w:r>
        <w:rPr>
          <w:rFonts w:asciiTheme="minorHAnsi" w:hAnsiTheme="minorHAnsi" w:cstheme="minorHAnsi"/>
          <w:color w:val="002060"/>
          <w:szCs w:val="24"/>
        </w:rPr>
        <w:t>visa</w:t>
      </w:r>
      <w:proofErr w:type="gramEnd"/>
      <w:r>
        <w:rPr>
          <w:rFonts w:asciiTheme="minorHAnsi" w:hAnsiTheme="minorHAnsi" w:cstheme="minorHAnsi"/>
          <w:color w:val="002060"/>
          <w:szCs w:val="24"/>
        </w:rPr>
        <w:t>”</w:t>
      </w:r>
    </w:p>
    <w:p w14:paraId="603630AB" w14:textId="736D26C0" w:rsidR="00723333" w:rsidRDefault="00723333">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r>
        <w:rPr>
          <w:rFonts w:asciiTheme="minorHAnsi" w:hAnsiTheme="minorHAnsi" w:cstheme="minorHAnsi"/>
          <w:color w:val="002060"/>
          <w:szCs w:val="24"/>
        </w:rPr>
        <w:t xml:space="preserve">Current program and begin and end dates should be </w:t>
      </w:r>
      <w:proofErr w:type="gramStart"/>
      <w:r>
        <w:rPr>
          <w:rFonts w:asciiTheme="minorHAnsi" w:hAnsiTheme="minorHAnsi" w:cstheme="minorHAnsi"/>
          <w:color w:val="002060"/>
          <w:szCs w:val="24"/>
        </w:rPr>
        <w:t>listed</w:t>
      </w:r>
      <w:proofErr w:type="gramEnd"/>
      <w:r>
        <w:rPr>
          <w:rFonts w:asciiTheme="minorHAnsi" w:hAnsiTheme="minorHAnsi" w:cstheme="minorHAnsi"/>
          <w:color w:val="002060"/>
          <w:szCs w:val="24"/>
        </w:rPr>
        <w:t xml:space="preserve"> </w:t>
      </w:r>
    </w:p>
    <w:p w14:paraId="3C206C2E" w14:textId="77777777" w:rsidR="00723333" w:rsidRPr="00FE0A2B" w:rsidRDefault="00723333">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szCs w:val="24"/>
        </w:rPr>
      </w:pPr>
      <w:commentRangeStart w:id="152"/>
      <w:commentRangeStart w:id="153"/>
      <w:r w:rsidRPr="00FE0A2B">
        <w:rPr>
          <w:rFonts w:asciiTheme="minorHAnsi" w:hAnsiTheme="minorHAnsi" w:cstheme="minorHAnsi"/>
          <w:color w:val="002060"/>
          <w:szCs w:val="24"/>
        </w:rPr>
        <w:t>Student</w:t>
      </w:r>
      <w:r>
        <w:rPr>
          <w:rFonts w:asciiTheme="minorHAnsi" w:hAnsiTheme="minorHAnsi" w:cstheme="minorHAnsi"/>
          <w:color w:val="002060"/>
          <w:szCs w:val="24"/>
        </w:rPr>
        <w:t xml:space="preserve"> will submit passport, financial documents, an CFIS for new program to admissions and admissions will upload to PIIRF</w:t>
      </w:r>
      <w:r w:rsidRPr="00FE0A2B">
        <w:rPr>
          <w:rFonts w:asciiTheme="minorHAnsi" w:hAnsiTheme="minorHAnsi" w:cstheme="minorHAnsi"/>
          <w:color w:val="002060"/>
          <w:szCs w:val="24"/>
        </w:rPr>
        <w:t xml:space="preserve"> </w:t>
      </w:r>
      <w:commentRangeEnd w:id="152"/>
      <w:r>
        <w:rPr>
          <w:rStyle w:val="CommentReference"/>
        </w:rPr>
        <w:commentReference w:id="152"/>
      </w:r>
      <w:commentRangeEnd w:id="153"/>
      <w:r>
        <w:rPr>
          <w:rStyle w:val="CommentReference"/>
        </w:rPr>
        <w:commentReference w:id="153"/>
      </w:r>
    </w:p>
    <w:p w14:paraId="01EABE50" w14:textId="77777777" w:rsidR="00723333" w:rsidRDefault="00723333">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00"/>
        <w:contextualSpacing/>
        <w:rPr>
          <w:rFonts w:asciiTheme="minorHAnsi" w:hAnsiTheme="minorHAnsi" w:cstheme="minorHAnsi"/>
          <w:color w:val="002060"/>
          <w:szCs w:val="24"/>
        </w:rPr>
      </w:pPr>
      <w:r w:rsidRPr="00FE0A2B">
        <w:rPr>
          <w:rFonts w:asciiTheme="minorHAnsi" w:hAnsiTheme="minorHAnsi" w:cstheme="minorHAnsi"/>
          <w:color w:val="002060"/>
          <w:szCs w:val="24"/>
        </w:rPr>
        <w:t>ELP requirement should be</w:t>
      </w:r>
      <w:r>
        <w:rPr>
          <w:rFonts w:asciiTheme="minorHAnsi" w:hAnsiTheme="minorHAnsi" w:cstheme="minorHAnsi"/>
          <w:color w:val="002060"/>
          <w:szCs w:val="24"/>
        </w:rPr>
        <w:t xml:space="preserve"> “Met Progression Requirements,” “Grad with BA from US institution,” or “Grad with MA from US </w:t>
      </w:r>
      <w:proofErr w:type="gramStart"/>
      <w:r>
        <w:rPr>
          <w:rFonts w:asciiTheme="minorHAnsi" w:hAnsiTheme="minorHAnsi" w:cstheme="minorHAnsi"/>
          <w:color w:val="002060"/>
          <w:szCs w:val="24"/>
        </w:rPr>
        <w:t>institution</w:t>
      </w:r>
      <w:proofErr w:type="gramEnd"/>
      <w:r>
        <w:rPr>
          <w:rFonts w:asciiTheme="minorHAnsi" w:hAnsiTheme="minorHAnsi" w:cstheme="minorHAnsi"/>
          <w:color w:val="002060"/>
          <w:szCs w:val="24"/>
        </w:rPr>
        <w:t>”</w:t>
      </w:r>
    </w:p>
    <w:p w14:paraId="10F7518C" w14:textId="6E490251" w:rsidR="00723333" w:rsidRPr="00723333" w:rsidRDefault="00723333">
      <w:pPr>
        <w:keepLines w:val="0"/>
        <w:numPr>
          <w:ilvl w:val="0"/>
          <w:numId w:val="4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00"/>
        <w:contextualSpacing/>
        <w:rPr>
          <w:rFonts w:asciiTheme="minorHAnsi" w:hAnsiTheme="minorHAnsi" w:cstheme="minorHAnsi"/>
          <w:color w:val="002060"/>
          <w:szCs w:val="24"/>
        </w:rPr>
      </w:pPr>
      <w:r w:rsidRPr="00723333">
        <w:rPr>
          <w:rFonts w:asciiTheme="minorHAnsi" w:hAnsiTheme="minorHAnsi" w:cstheme="minorHAnsi"/>
          <w:color w:val="002060"/>
          <w:szCs w:val="24"/>
        </w:rPr>
        <w:t xml:space="preserve">Admissions should indicate whether the student is receiving an AU scholarship for the new </w:t>
      </w:r>
      <w:commentRangeStart w:id="154"/>
      <w:r w:rsidRPr="00723333">
        <w:rPr>
          <w:rFonts w:asciiTheme="minorHAnsi" w:hAnsiTheme="minorHAnsi" w:cstheme="minorHAnsi"/>
          <w:color w:val="002060"/>
          <w:szCs w:val="24"/>
        </w:rPr>
        <w:t>program</w:t>
      </w:r>
      <w:commentRangeEnd w:id="154"/>
      <w:r w:rsidR="0068587A">
        <w:rPr>
          <w:rStyle w:val="CommentReference"/>
        </w:rPr>
        <w:commentReference w:id="154"/>
      </w:r>
    </w:p>
    <w:p w14:paraId="472E8C75" w14:textId="7BB0A3BD" w:rsidR="00602D84" w:rsidRPr="00FE0A2B" w:rsidRDefault="00602D84" w:rsidP="00B65AA4">
      <w:pPr>
        <w:pStyle w:val="Heading2"/>
      </w:pPr>
      <w:r w:rsidRPr="00FE0A2B">
        <w:t>3.</w:t>
      </w:r>
      <w:r>
        <w:t>3</w:t>
      </w:r>
      <w:r w:rsidRPr="00FE0A2B">
        <w:t xml:space="preserve"> </w:t>
      </w:r>
      <w:r>
        <w:t>I-20/DS-2019 Distribution Policy</w:t>
      </w:r>
      <w:r w:rsidRPr="00FE0A2B">
        <w:t xml:space="preserve"> </w:t>
      </w:r>
    </w:p>
    <w:p w14:paraId="0AAB7473" w14:textId="3B1F1699" w:rsidR="00782E2C" w:rsidRDefault="00782E2C" w:rsidP="009E60DC">
      <w:pPr>
        <w:pStyle w:val="NoSpacing"/>
        <w:rPr>
          <w:rFonts w:cstheme="minorHAnsi"/>
          <w:color w:val="002060"/>
          <w:sz w:val="24"/>
          <w:szCs w:val="24"/>
        </w:rPr>
      </w:pPr>
      <w:r>
        <w:rPr>
          <w:rFonts w:cstheme="minorHAnsi"/>
          <w:color w:val="002060"/>
          <w:sz w:val="24"/>
          <w:szCs w:val="24"/>
        </w:rPr>
        <w:t xml:space="preserve">Once ISSS creates an immigration document, we will approve the </w:t>
      </w:r>
      <w:r w:rsidR="00552380">
        <w:rPr>
          <w:rFonts w:cstheme="minorHAnsi"/>
          <w:color w:val="002060"/>
          <w:sz w:val="24"/>
          <w:szCs w:val="24"/>
        </w:rPr>
        <w:t>PIIRF,</w:t>
      </w:r>
      <w:r>
        <w:rPr>
          <w:rFonts w:cstheme="minorHAnsi"/>
          <w:color w:val="002060"/>
          <w:sz w:val="24"/>
          <w:szCs w:val="24"/>
        </w:rPr>
        <w:t xml:space="preserve"> and an automatic email will be sent to the student with the admitting unit copied. </w:t>
      </w:r>
    </w:p>
    <w:p w14:paraId="5DF4C340" w14:textId="77777777" w:rsidR="00782E2C" w:rsidRDefault="00782E2C" w:rsidP="009E60DC">
      <w:pPr>
        <w:pStyle w:val="NoSpacing"/>
        <w:rPr>
          <w:rFonts w:cstheme="minorHAnsi"/>
          <w:color w:val="002060"/>
          <w:sz w:val="24"/>
          <w:szCs w:val="24"/>
        </w:rPr>
      </w:pPr>
    </w:p>
    <w:p w14:paraId="75B8A7AF" w14:textId="0F12DACA" w:rsidR="00217CD2" w:rsidRDefault="00217CD2" w:rsidP="009E60DC">
      <w:pPr>
        <w:pStyle w:val="NoSpacing"/>
        <w:rPr>
          <w:rFonts w:cstheme="minorHAnsi"/>
          <w:color w:val="002060"/>
          <w:sz w:val="24"/>
          <w:szCs w:val="24"/>
        </w:rPr>
      </w:pPr>
      <w:r>
        <w:rPr>
          <w:rFonts w:cstheme="minorHAnsi"/>
          <w:color w:val="002060"/>
          <w:sz w:val="24"/>
          <w:szCs w:val="24"/>
        </w:rPr>
        <w:t xml:space="preserve">Based on </w:t>
      </w:r>
      <w:hyperlink r:id="rId61" w:history="1">
        <w:r w:rsidRPr="00217CD2">
          <w:rPr>
            <w:rStyle w:val="Hyperlink"/>
            <w:rFonts w:cstheme="minorHAnsi"/>
            <w:sz w:val="24"/>
            <w:szCs w:val="24"/>
          </w:rPr>
          <w:t>current DHS guidance</w:t>
        </w:r>
      </w:hyperlink>
      <w:r w:rsidR="00552380">
        <w:rPr>
          <w:rFonts w:cstheme="minorHAnsi"/>
          <w:color w:val="002060"/>
          <w:sz w:val="24"/>
          <w:szCs w:val="24"/>
        </w:rPr>
        <w:t xml:space="preserve"> and </w:t>
      </w:r>
      <w:hyperlink r:id="rId62" w:history="1">
        <w:r w:rsidR="00552380" w:rsidRPr="00552380">
          <w:rPr>
            <w:rStyle w:val="Hyperlink"/>
            <w:rFonts w:cstheme="minorHAnsi"/>
            <w:sz w:val="24"/>
            <w:szCs w:val="24"/>
          </w:rPr>
          <w:t>current DOS guidance</w:t>
        </w:r>
      </w:hyperlink>
      <w:r w:rsidR="00552380">
        <w:rPr>
          <w:rFonts w:cstheme="minorHAnsi"/>
          <w:color w:val="002060"/>
          <w:sz w:val="24"/>
          <w:szCs w:val="24"/>
        </w:rPr>
        <w:t xml:space="preserve">, </w:t>
      </w:r>
      <w:r>
        <w:rPr>
          <w:rFonts w:cstheme="minorHAnsi"/>
          <w:color w:val="002060"/>
          <w:sz w:val="24"/>
          <w:szCs w:val="24"/>
        </w:rPr>
        <w:t xml:space="preserve">I-20s </w:t>
      </w:r>
      <w:r w:rsidR="00552380">
        <w:rPr>
          <w:rFonts w:cstheme="minorHAnsi"/>
          <w:color w:val="002060"/>
          <w:sz w:val="24"/>
          <w:szCs w:val="24"/>
        </w:rPr>
        <w:t xml:space="preserve">and DS-2019s </w:t>
      </w:r>
      <w:r>
        <w:rPr>
          <w:rFonts w:cstheme="minorHAnsi"/>
          <w:color w:val="002060"/>
          <w:sz w:val="24"/>
          <w:szCs w:val="24"/>
        </w:rPr>
        <w:t xml:space="preserve">are issued and signed electronically by ISSS and made available for students to download in </w:t>
      </w:r>
      <w:proofErr w:type="spellStart"/>
      <w:r>
        <w:rPr>
          <w:rFonts w:cstheme="minorHAnsi"/>
          <w:color w:val="002060"/>
          <w:sz w:val="24"/>
          <w:szCs w:val="24"/>
        </w:rPr>
        <w:t>iEagle</w:t>
      </w:r>
      <w:proofErr w:type="spellEnd"/>
      <w:r>
        <w:rPr>
          <w:rFonts w:cstheme="minorHAnsi"/>
          <w:color w:val="002060"/>
          <w:sz w:val="24"/>
          <w:szCs w:val="24"/>
        </w:rPr>
        <w:t>. Admission units do not need to mail physical copies of I-20s</w:t>
      </w:r>
      <w:r w:rsidR="00552380">
        <w:rPr>
          <w:rFonts w:cstheme="minorHAnsi"/>
          <w:color w:val="002060"/>
          <w:sz w:val="24"/>
          <w:szCs w:val="24"/>
        </w:rPr>
        <w:t xml:space="preserve"> and DS-2019s.</w:t>
      </w:r>
    </w:p>
    <w:p w14:paraId="6B9641F3" w14:textId="7E6D018F" w:rsidR="00217CD2" w:rsidRDefault="00217CD2" w:rsidP="009E60DC">
      <w:pPr>
        <w:pStyle w:val="NoSpacing"/>
        <w:rPr>
          <w:rFonts w:cstheme="minorHAnsi"/>
          <w:color w:val="002060"/>
          <w:sz w:val="24"/>
          <w:szCs w:val="24"/>
        </w:rPr>
      </w:pPr>
    </w:p>
    <w:p w14:paraId="12719F2D" w14:textId="200FD857" w:rsidR="009E60DC" w:rsidRPr="00FE0A2B" w:rsidRDefault="009E60DC" w:rsidP="00552380">
      <w:pPr>
        <w:pStyle w:val="NoSpacing"/>
        <w:rPr>
          <w:rFonts w:cstheme="minorHAnsi"/>
          <w:color w:val="002060"/>
          <w:sz w:val="24"/>
          <w:szCs w:val="24"/>
        </w:rPr>
      </w:pPr>
      <w:r w:rsidRPr="00FE0A2B">
        <w:rPr>
          <w:rFonts w:cstheme="minorHAnsi"/>
          <w:color w:val="002060"/>
          <w:sz w:val="24"/>
          <w:szCs w:val="24"/>
        </w:rPr>
        <w:t>ISSS will never</w:t>
      </w:r>
      <w:r w:rsidR="00552380">
        <w:rPr>
          <w:rFonts w:cstheme="minorHAnsi"/>
          <w:color w:val="002060"/>
          <w:sz w:val="24"/>
          <w:szCs w:val="24"/>
        </w:rPr>
        <w:t xml:space="preserve"> electronically transmit</w:t>
      </w:r>
      <w:r w:rsidRPr="00FE0A2B">
        <w:rPr>
          <w:rFonts w:cstheme="minorHAnsi"/>
          <w:color w:val="002060"/>
          <w:sz w:val="24"/>
          <w:szCs w:val="24"/>
        </w:rPr>
        <w:t xml:space="preserve"> immigration documents to anyone other than </w:t>
      </w:r>
      <w:r>
        <w:rPr>
          <w:rFonts w:cstheme="minorHAnsi"/>
          <w:color w:val="002060"/>
          <w:sz w:val="24"/>
          <w:szCs w:val="24"/>
        </w:rPr>
        <w:t xml:space="preserve">the </w:t>
      </w:r>
      <w:r w:rsidRPr="00FE0A2B">
        <w:rPr>
          <w:rFonts w:cstheme="minorHAnsi"/>
          <w:color w:val="002060"/>
          <w:sz w:val="24"/>
          <w:szCs w:val="24"/>
        </w:rPr>
        <w:t xml:space="preserve">student themselves </w:t>
      </w:r>
      <w:r w:rsidR="00552380">
        <w:rPr>
          <w:rFonts w:cstheme="minorHAnsi"/>
          <w:color w:val="002060"/>
          <w:sz w:val="24"/>
          <w:szCs w:val="24"/>
        </w:rPr>
        <w:t xml:space="preserve">via email or through upload to </w:t>
      </w:r>
      <w:proofErr w:type="spellStart"/>
      <w:r w:rsidR="00552380">
        <w:rPr>
          <w:rFonts w:cstheme="minorHAnsi"/>
          <w:color w:val="002060"/>
          <w:sz w:val="24"/>
          <w:szCs w:val="24"/>
        </w:rPr>
        <w:t>iEagle</w:t>
      </w:r>
      <w:proofErr w:type="spellEnd"/>
      <w:r w:rsidR="00552380">
        <w:rPr>
          <w:rFonts w:cstheme="minorHAnsi"/>
          <w:color w:val="002060"/>
          <w:sz w:val="24"/>
          <w:szCs w:val="24"/>
        </w:rPr>
        <w:t xml:space="preserve">. </w:t>
      </w:r>
    </w:p>
    <w:p w14:paraId="2BF435A6" w14:textId="77777777" w:rsidR="009E60DC" w:rsidRPr="00FE0A2B" w:rsidRDefault="009E60DC" w:rsidP="009E60DC">
      <w:pPr>
        <w:pStyle w:val="NoSpacing"/>
        <w:ind w:left="720"/>
        <w:rPr>
          <w:rFonts w:cstheme="minorHAnsi"/>
          <w:color w:val="002060"/>
          <w:sz w:val="24"/>
          <w:szCs w:val="24"/>
        </w:rPr>
      </w:pPr>
    </w:p>
    <w:p w14:paraId="78505999" w14:textId="1F64F092" w:rsidR="00602D84" w:rsidRDefault="00602D84" w:rsidP="00B65AA4">
      <w:pPr>
        <w:pStyle w:val="Heading2"/>
      </w:pPr>
      <w:r w:rsidRPr="00FE0A2B">
        <w:t>3.</w:t>
      </w:r>
      <w:r>
        <w:t>4</w:t>
      </w:r>
      <w:r w:rsidRPr="00FE0A2B">
        <w:t xml:space="preserve"> </w:t>
      </w:r>
      <w:r>
        <w:t>Changing Majors or Programs</w:t>
      </w:r>
      <w:r w:rsidRPr="00FE0A2B">
        <w:t xml:space="preserve"> </w:t>
      </w:r>
    </w:p>
    <w:p w14:paraId="411AE28D" w14:textId="3FB405D4" w:rsidR="009E60DC" w:rsidRPr="00217CD2" w:rsidRDefault="009E60DC" w:rsidP="00B65AA4">
      <w:pPr>
        <w:pStyle w:val="Heading4"/>
      </w:pPr>
      <w:r w:rsidRPr="00217CD2">
        <w:t>Major Changes in initial status:</w:t>
      </w:r>
    </w:p>
    <w:p w14:paraId="3F720DDE" w14:textId="352F18B7" w:rsidR="009E60DC" w:rsidRPr="00FE0A2B" w:rsidRDefault="009E60DC">
      <w:pPr>
        <w:pStyle w:val="NoSpacing"/>
        <w:numPr>
          <w:ilvl w:val="0"/>
          <w:numId w:val="38"/>
        </w:numPr>
        <w:rPr>
          <w:rFonts w:cstheme="minorHAnsi"/>
          <w:color w:val="002060"/>
          <w:sz w:val="24"/>
          <w:szCs w:val="24"/>
        </w:rPr>
      </w:pPr>
      <w:r w:rsidRPr="00FE0A2B">
        <w:rPr>
          <w:rFonts w:cstheme="minorHAnsi"/>
          <w:color w:val="002060"/>
          <w:sz w:val="24"/>
          <w:szCs w:val="24"/>
        </w:rPr>
        <w:t xml:space="preserve">Major changes for UG students can happen </w:t>
      </w:r>
      <w:r w:rsidRPr="00FE0A2B">
        <w:rPr>
          <w:rFonts w:cstheme="minorHAnsi"/>
          <w:color w:val="002060"/>
          <w:sz w:val="24"/>
          <w:szCs w:val="24"/>
          <w:u w:val="single"/>
        </w:rPr>
        <w:t>only</w:t>
      </w:r>
      <w:r w:rsidRPr="00FE0A2B">
        <w:rPr>
          <w:rFonts w:cstheme="minorHAnsi"/>
          <w:color w:val="002060"/>
          <w:sz w:val="24"/>
          <w:szCs w:val="24"/>
        </w:rPr>
        <w:t xml:space="preserve"> after </w:t>
      </w:r>
      <w:r>
        <w:rPr>
          <w:rFonts w:cstheme="minorHAnsi"/>
          <w:color w:val="002060"/>
          <w:sz w:val="24"/>
          <w:szCs w:val="24"/>
        </w:rPr>
        <w:t xml:space="preserve">the </w:t>
      </w:r>
      <w:r w:rsidRPr="00FE0A2B">
        <w:rPr>
          <w:rFonts w:cstheme="minorHAnsi"/>
          <w:color w:val="002060"/>
          <w:sz w:val="24"/>
          <w:szCs w:val="24"/>
        </w:rPr>
        <w:t>student has started the program. NO major changes are allowed when students are in initial status.</w:t>
      </w:r>
    </w:p>
    <w:p w14:paraId="158AE4E7" w14:textId="3725A254" w:rsidR="009E60DC" w:rsidRPr="00217CD2" w:rsidRDefault="00217CD2" w:rsidP="00B65AA4">
      <w:pPr>
        <w:pStyle w:val="Heading4"/>
      </w:pPr>
      <w:r>
        <w:t>Program Changes</w:t>
      </w:r>
      <w:r w:rsidR="009E60DC" w:rsidRPr="00217CD2">
        <w:t xml:space="preserve"> </w:t>
      </w:r>
      <w:r>
        <w:t>At The</w:t>
      </w:r>
      <w:r w:rsidR="009E60DC" w:rsidRPr="00217CD2">
        <w:t xml:space="preserve"> Graduate Level:</w:t>
      </w:r>
    </w:p>
    <w:p w14:paraId="62A85F2D" w14:textId="5B0F4D65" w:rsidR="00217CD2" w:rsidRDefault="00782E2C">
      <w:pPr>
        <w:pStyle w:val="NoSpacing"/>
        <w:numPr>
          <w:ilvl w:val="0"/>
          <w:numId w:val="39"/>
        </w:numPr>
        <w:rPr>
          <w:rFonts w:cstheme="minorHAnsi"/>
          <w:color w:val="002060"/>
          <w:sz w:val="24"/>
          <w:szCs w:val="24"/>
        </w:rPr>
      </w:pPr>
      <w:r>
        <w:rPr>
          <w:rFonts w:cstheme="minorHAnsi"/>
          <w:color w:val="002060"/>
          <w:sz w:val="24"/>
          <w:szCs w:val="24"/>
        </w:rPr>
        <w:t xml:space="preserve">Program changes at the graduate level are not immediate and may </w:t>
      </w:r>
      <w:r w:rsidR="009E60DC" w:rsidRPr="00FE0A2B">
        <w:rPr>
          <w:rFonts w:cstheme="minorHAnsi"/>
          <w:color w:val="002060"/>
          <w:sz w:val="24"/>
          <w:szCs w:val="24"/>
        </w:rPr>
        <w:t xml:space="preserve">only </w:t>
      </w:r>
      <w:r>
        <w:rPr>
          <w:rFonts w:cstheme="minorHAnsi"/>
          <w:color w:val="002060"/>
          <w:sz w:val="24"/>
          <w:szCs w:val="24"/>
        </w:rPr>
        <w:t xml:space="preserve">happen </w:t>
      </w:r>
      <w:r w:rsidR="009E60DC" w:rsidRPr="00FE0A2B">
        <w:rPr>
          <w:rFonts w:cstheme="minorHAnsi"/>
          <w:color w:val="002060"/>
          <w:sz w:val="24"/>
          <w:szCs w:val="24"/>
        </w:rPr>
        <w:t xml:space="preserve">if permitted by </w:t>
      </w:r>
      <w:r w:rsidR="009E60DC">
        <w:rPr>
          <w:rFonts w:cstheme="minorHAnsi"/>
          <w:color w:val="002060"/>
          <w:sz w:val="24"/>
          <w:szCs w:val="24"/>
        </w:rPr>
        <w:t xml:space="preserve">the </w:t>
      </w:r>
      <w:r w:rsidR="009E60DC" w:rsidRPr="00FE0A2B">
        <w:rPr>
          <w:rFonts w:cstheme="minorHAnsi"/>
          <w:color w:val="002060"/>
          <w:sz w:val="24"/>
          <w:szCs w:val="24"/>
        </w:rPr>
        <w:t>Academic Director</w:t>
      </w:r>
      <w:r w:rsidR="00217CD2">
        <w:rPr>
          <w:rFonts w:cstheme="minorHAnsi"/>
          <w:color w:val="002060"/>
          <w:sz w:val="24"/>
          <w:szCs w:val="24"/>
        </w:rPr>
        <w:t xml:space="preserve"> </w:t>
      </w:r>
    </w:p>
    <w:p w14:paraId="493A6B2D" w14:textId="77777777" w:rsidR="00782E2C" w:rsidRDefault="009E60DC">
      <w:pPr>
        <w:pStyle w:val="NoSpacing"/>
        <w:numPr>
          <w:ilvl w:val="0"/>
          <w:numId w:val="39"/>
        </w:numPr>
        <w:rPr>
          <w:rFonts w:cstheme="minorHAnsi"/>
          <w:color w:val="002060"/>
          <w:sz w:val="24"/>
          <w:szCs w:val="24"/>
        </w:rPr>
      </w:pPr>
      <w:r>
        <w:rPr>
          <w:rFonts w:cstheme="minorHAnsi"/>
          <w:color w:val="002060"/>
          <w:sz w:val="24"/>
          <w:szCs w:val="24"/>
        </w:rPr>
        <w:t xml:space="preserve">The student must apply for and be admitted to the new </w:t>
      </w:r>
      <w:proofErr w:type="gramStart"/>
      <w:r>
        <w:rPr>
          <w:rFonts w:cstheme="minorHAnsi"/>
          <w:color w:val="002060"/>
          <w:sz w:val="24"/>
          <w:szCs w:val="24"/>
        </w:rPr>
        <w:t>program</w:t>
      </w:r>
      <w:proofErr w:type="gramEnd"/>
    </w:p>
    <w:p w14:paraId="32EBDD04" w14:textId="30FBA312" w:rsidR="00217CD2" w:rsidRDefault="00782E2C">
      <w:pPr>
        <w:pStyle w:val="NoSpacing"/>
        <w:numPr>
          <w:ilvl w:val="0"/>
          <w:numId w:val="39"/>
        </w:numPr>
        <w:rPr>
          <w:rFonts w:cstheme="minorHAnsi"/>
          <w:color w:val="002060"/>
          <w:sz w:val="24"/>
          <w:szCs w:val="24"/>
        </w:rPr>
      </w:pPr>
      <w:r>
        <w:rPr>
          <w:rFonts w:cstheme="minorHAnsi"/>
          <w:color w:val="002060"/>
          <w:sz w:val="24"/>
          <w:szCs w:val="24"/>
        </w:rPr>
        <w:t>T</w:t>
      </w:r>
      <w:r w:rsidR="009E60DC">
        <w:rPr>
          <w:rFonts w:cstheme="minorHAnsi"/>
          <w:color w:val="002060"/>
          <w:sz w:val="24"/>
          <w:szCs w:val="24"/>
        </w:rPr>
        <w:t>he n</w:t>
      </w:r>
      <w:r w:rsidR="009E60DC" w:rsidRPr="00FE0A2B">
        <w:rPr>
          <w:rFonts w:cstheme="minorHAnsi"/>
          <w:color w:val="002060"/>
          <w:sz w:val="24"/>
          <w:szCs w:val="24"/>
        </w:rPr>
        <w:t xml:space="preserve">ew program must be added to </w:t>
      </w:r>
      <w:r w:rsidR="009E60DC">
        <w:rPr>
          <w:rFonts w:cstheme="minorHAnsi"/>
          <w:color w:val="002060"/>
          <w:sz w:val="24"/>
          <w:szCs w:val="24"/>
        </w:rPr>
        <w:t xml:space="preserve">Colleague, </w:t>
      </w:r>
      <w:r w:rsidR="009E60DC" w:rsidRPr="00FE0A2B">
        <w:rPr>
          <w:rFonts w:cstheme="minorHAnsi"/>
          <w:color w:val="002060"/>
          <w:sz w:val="24"/>
          <w:szCs w:val="24"/>
        </w:rPr>
        <w:t xml:space="preserve">and the old one </w:t>
      </w:r>
      <w:r w:rsidR="009E60DC">
        <w:rPr>
          <w:rFonts w:cstheme="minorHAnsi"/>
          <w:color w:val="002060"/>
          <w:sz w:val="24"/>
          <w:szCs w:val="24"/>
        </w:rPr>
        <w:t xml:space="preserve">must be </w:t>
      </w:r>
      <w:proofErr w:type="gramStart"/>
      <w:r w:rsidR="009E60DC" w:rsidRPr="00FE0A2B">
        <w:rPr>
          <w:rFonts w:cstheme="minorHAnsi"/>
          <w:color w:val="002060"/>
          <w:sz w:val="24"/>
          <w:szCs w:val="24"/>
        </w:rPr>
        <w:t>closed</w:t>
      </w:r>
      <w:proofErr w:type="gramEnd"/>
    </w:p>
    <w:p w14:paraId="64653677" w14:textId="57833C68" w:rsidR="00217CD2" w:rsidRDefault="009E60DC">
      <w:pPr>
        <w:pStyle w:val="NoSpacing"/>
        <w:numPr>
          <w:ilvl w:val="0"/>
          <w:numId w:val="39"/>
        </w:numPr>
        <w:rPr>
          <w:rFonts w:cstheme="minorHAnsi"/>
          <w:color w:val="002060"/>
          <w:sz w:val="24"/>
          <w:szCs w:val="24"/>
        </w:rPr>
      </w:pPr>
      <w:r>
        <w:rPr>
          <w:rFonts w:cstheme="minorHAnsi"/>
          <w:color w:val="002060"/>
          <w:sz w:val="24"/>
          <w:szCs w:val="24"/>
        </w:rPr>
        <w:t xml:space="preserve">A </w:t>
      </w:r>
      <w:r w:rsidR="00782E2C">
        <w:rPr>
          <w:rFonts w:cstheme="minorHAnsi"/>
          <w:color w:val="002060"/>
          <w:sz w:val="24"/>
          <w:szCs w:val="24"/>
        </w:rPr>
        <w:t xml:space="preserve">COL Degree Program </w:t>
      </w:r>
      <w:r w:rsidRPr="00FE0A2B">
        <w:rPr>
          <w:rFonts w:cstheme="minorHAnsi"/>
          <w:color w:val="002060"/>
          <w:sz w:val="24"/>
          <w:szCs w:val="24"/>
        </w:rPr>
        <w:t>PIIRF</w:t>
      </w:r>
      <w:r>
        <w:rPr>
          <w:rFonts w:cstheme="minorHAnsi"/>
          <w:color w:val="002060"/>
          <w:sz w:val="24"/>
          <w:szCs w:val="24"/>
        </w:rPr>
        <w:t xml:space="preserve"> for the new program</w:t>
      </w:r>
      <w:r w:rsidR="00217CD2">
        <w:rPr>
          <w:rFonts w:cstheme="minorHAnsi"/>
          <w:color w:val="002060"/>
          <w:sz w:val="24"/>
          <w:szCs w:val="24"/>
        </w:rPr>
        <w:t xml:space="preserve"> </w:t>
      </w:r>
      <w:r>
        <w:rPr>
          <w:rFonts w:cstheme="minorHAnsi"/>
          <w:color w:val="002060"/>
          <w:sz w:val="24"/>
          <w:szCs w:val="24"/>
        </w:rPr>
        <w:t xml:space="preserve">must be </w:t>
      </w:r>
      <w:r w:rsidRPr="00FE0A2B">
        <w:rPr>
          <w:rFonts w:cstheme="minorHAnsi"/>
          <w:color w:val="002060"/>
          <w:sz w:val="24"/>
          <w:szCs w:val="24"/>
        </w:rPr>
        <w:t>submitted to ISSS with new financial documents</w:t>
      </w:r>
      <w:r>
        <w:rPr>
          <w:rFonts w:cstheme="minorHAnsi"/>
          <w:color w:val="002060"/>
          <w:sz w:val="24"/>
          <w:szCs w:val="24"/>
        </w:rPr>
        <w:t xml:space="preserve"> and CFIS </w:t>
      </w:r>
      <w:proofErr w:type="gramStart"/>
      <w:r>
        <w:rPr>
          <w:rFonts w:cstheme="minorHAnsi"/>
          <w:color w:val="002060"/>
          <w:sz w:val="24"/>
          <w:szCs w:val="24"/>
        </w:rPr>
        <w:t>form</w:t>
      </w:r>
      <w:proofErr w:type="gramEnd"/>
    </w:p>
    <w:p w14:paraId="687961F8" w14:textId="77777777" w:rsidR="00782E2C" w:rsidRDefault="009E60DC">
      <w:pPr>
        <w:pStyle w:val="NoSpacing"/>
        <w:numPr>
          <w:ilvl w:val="0"/>
          <w:numId w:val="39"/>
        </w:numPr>
        <w:rPr>
          <w:rFonts w:cstheme="minorHAnsi"/>
          <w:color w:val="002060"/>
          <w:sz w:val="24"/>
          <w:szCs w:val="24"/>
        </w:rPr>
      </w:pPr>
      <w:r w:rsidRPr="00FE0A2B">
        <w:rPr>
          <w:rFonts w:cstheme="minorHAnsi"/>
          <w:color w:val="002060"/>
          <w:sz w:val="24"/>
          <w:szCs w:val="24"/>
        </w:rPr>
        <w:t xml:space="preserve">Student will receive </w:t>
      </w:r>
      <w:r w:rsidR="00782E2C">
        <w:rPr>
          <w:rFonts w:cstheme="minorHAnsi"/>
          <w:color w:val="002060"/>
          <w:sz w:val="24"/>
          <w:szCs w:val="24"/>
        </w:rPr>
        <w:t xml:space="preserve">a </w:t>
      </w:r>
      <w:r w:rsidRPr="00FE0A2B">
        <w:rPr>
          <w:rFonts w:cstheme="minorHAnsi"/>
          <w:color w:val="002060"/>
          <w:sz w:val="24"/>
          <w:szCs w:val="24"/>
        </w:rPr>
        <w:t>new immigration document I-20</w:t>
      </w:r>
      <w:r w:rsidR="00782E2C">
        <w:rPr>
          <w:rFonts w:cstheme="minorHAnsi"/>
          <w:color w:val="002060"/>
          <w:sz w:val="24"/>
          <w:szCs w:val="24"/>
        </w:rPr>
        <w:t xml:space="preserve"> and will need to submit immigration registration </w:t>
      </w:r>
      <w:proofErr w:type="gramStart"/>
      <w:r w:rsidR="00782E2C">
        <w:rPr>
          <w:rFonts w:cstheme="minorHAnsi"/>
          <w:color w:val="002060"/>
          <w:sz w:val="24"/>
          <w:szCs w:val="24"/>
        </w:rPr>
        <w:t>again</w:t>
      </w:r>
      <w:proofErr w:type="gramEnd"/>
    </w:p>
    <w:p w14:paraId="15CD2DD4" w14:textId="283EC105" w:rsidR="00734B9A" w:rsidRPr="00217CD2" w:rsidRDefault="009E60DC">
      <w:pPr>
        <w:pStyle w:val="NoSpacing"/>
        <w:numPr>
          <w:ilvl w:val="0"/>
          <w:numId w:val="39"/>
        </w:numPr>
        <w:rPr>
          <w:rFonts w:cstheme="minorHAnsi"/>
          <w:color w:val="002060"/>
          <w:sz w:val="24"/>
          <w:szCs w:val="24"/>
        </w:rPr>
      </w:pPr>
      <w:r>
        <w:rPr>
          <w:rFonts w:cstheme="minorHAnsi"/>
          <w:color w:val="002060"/>
          <w:sz w:val="24"/>
          <w:szCs w:val="24"/>
        </w:rPr>
        <w:lastRenderedPageBreak/>
        <w:t>These changes cannot be processed mid-semester</w:t>
      </w:r>
      <w:r w:rsidR="00782E2C">
        <w:rPr>
          <w:rFonts w:cstheme="minorHAnsi"/>
          <w:color w:val="002060"/>
          <w:sz w:val="24"/>
          <w:szCs w:val="24"/>
        </w:rPr>
        <w:t xml:space="preserve"> (must occur </w:t>
      </w:r>
      <w:r w:rsidR="00552380">
        <w:rPr>
          <w:rFonts w:cstheme="minorHAnsi"/>
          <w:color w:val="002060"/>
          <w:sz w:val="24"/>
          <w:szCs w:val="24"/>
        </w:rPr>
        <w:t>before the end of add/drop each semester</w:t>
      </w:r>
      <w:r w:rsidR="00782E2C">
        <w:rPr>
          <w:rFonts w:cstheme="minorHAnsi"/>
          <w:color w:val="002060"/>
          <w:sz w:val="24"/>
          <w:szCs w:val="24"/>
        </w:rPr>
        <w:t>)</w:t>
      </w:r>
    </w:p>
    <w:p w14:paraId="77DA27D8" w14:textId="7BF1229F" w:rsidR="004713B2" w:rsidRPr="005B6D69" w:rsidRDefault="00602D84" w:rsidP="00B65AA4">
      <w:pPr>
        <w:pStyle w:val="Heading2"/>
      </w:pPr>
      <w:r w:rsidRPr="005B6D69">
        <w:t>3.5 Deadlines for PIIRF Submission</w:t>
      </w:r>
    </w:p>
    <w:tbl>
      <w:tblPr>
        <w:tblStyle w:val="TableGrid"/>
        <w:tblW w:w="0" w:type="auto"/>
        <w:tblLook w:val="04A0" w:firstRow="1" w:lastRow="0" w:firstColumn="1" w:lastColumn="0" w:noHBand="0" w:noVBand="1"/>
      </w:tblPr>
      <w:tblGrid>
        <w:gridCol w:w="3138"/>
        <w:gridCol w:w="3106"/>
        <w:gridCol w:w="3106"/>
      </w:tblGrid>
      <w:tr w:rsidR="004713B2" w:rsidRPr="00FE0A2B" w14:paraId="6C921F2D" w14:textId="77777777">
        <w:tc>
          <w:tcPr>
            <w:tcW w:w="3138" w:type="dxa"/>
          </w:tcPr>
          <w:p w14:paraId="07378D1F" w14:textId="77777777" w:rsidR="004713B2" w:rsidRPr="00FE0A2B" w:rsidRDefault="004713B2">
            <w:pPr>
              <w:autoSpaceDE w:val="0"/>
              <w:autoSpaceDN w:val="0"/>
              <w:adjustRightInd w:val="0"/>
              <w:jc w:val="center"/>
              <w:rPr>
                <w:rFonts w:asciiTheme="minorHAnsi" w:hAnsiTheme="minorHAnsi" w:cstheme="minorHAnsi"/>
                <w:b/>
                <w:color w:val="002060"/>
                <w:sz w:val="22"/>
                <w:szCs w:val="22"/>
              </w:rPr>
            </w:pPr>
            <w:r w:rsidRPr="00FE0A2B">
              <w:rPr>
                <w:rFonts w:asciiTheme="minorHAnsi" w:hAnsiTheme="minorHAnsi" w:cstheme="minorHAnsi"/>
                <w:b/>
                <w:color w:val="002060"/>
                <w:sz w:val="22"/>
                <w:szCs w:val="22"/>
              </w:rPr>
              <w:t>TYPE OF STUDENT</w:t>
            </w:r>
          </w:p>
        </w:tc>
        <w:tc>
          <w:tcPr>
            <w:tcW w:w="3106" w:type="dxa"/>
          </w:tcPr>
          <w:p w14:paraId="792D9747" w14:textId="77777777" w:rsidR="004713B2" w:rsidRPr="00FE0A2B" w:rsidRDefault="004713B2">
            <w:pPr>
              <w:autoSpaceDE w:val="0"/>
              <w:autoSpaceDN w:val="0"/>
              <w:adjustRightInd w:val="0"/>
              <w:jc w:val="center"/>
              <w:rPr>
                <w:rFonts w:asciiTheme="minorHAnsi" w:hAnsiTheme="minorHAnsi" w:cstheme="minorHAnsi"/>
                <w:b/>
                <w:color w:val="002060"/>
                <w:sz w:val="22"/>
                <w:szCs w:val="22"/>
              </w:rPr>
            </w:pPr>
            <w:r w:rsidRPr="00FE0A2B">
              <w:rPr>
                <w:rFonts w:asciiTheme="minorHAnsi" w:hAnsiTheme="minorHAnsi" w:cstheme="minorHAnsi"/>
                <w:b/>
                <w:color w:val="002060"/>
                <w:sz w:val="22"/>
                <w:szCs w:val="22"/>
              </w:rPr>
              <w:t>FALL SEMESTER</w:t>
            </w:r>
          </w:p>
        </w:tc>
        <w:tc>
          <w:tcPr>
            <w:tcW w:w="3106" w:type="dxa"/>
          </w:tcPr>
          <w:p w14:paraId="651187C3" w14:textId="77777777" w:rsidR="004713B2" w:rsidRPr="00FE0A2B" w:rsidRDefault="004713B2">
            <w:pPr>
              <w:autoSpaceDE w:val="0"/>
              <w:autoSpaceDN w:val="0"/>
              <w:adjustRightInd w:val="0"/>
              <w:jc w:val="center"/>
              <w:rPr>
                <w:rFonts w:asciiTheme="minorHAnsi" w:hAnsiTheme="minorHAnsi" w:cstheme="minorHAnsi"/>
                <w:b/>
                <w:color w:val="002060"/>
                <w:sz w:val="22"/>
                <w:szCs w:val="22"/>
              </w:rPr>
            </w:pPr>
            <w:r w:rsidRPr="00FE0A2B">
              <w:rPr>
                <w:rFonts w:asciiTheme="minorHAnsi" w:hAnsiTheme="minorHAnsi" w:cstheme="minorHAnsi"/>
                <w:b/>
                <w:color w:val="002060"/>
                <w:sz w:val="22"/>
                <w:szCs w:val="22"/>
              </w:rPr>
              <w:t>SPRING SEMESTER</w:t>
            </w:r>
          </w:p>
        </w:tc>
      </w:tr>
      <w:tr w:rsidR="004713B2" w:rsidRPr="00FE0A2B" w14:paraId="4B6D32EA" w14:textId="77777777">
        <w:tc>
          <w:tcPr>
            <w:tcW w:w="3138" w:type="dxa"/>
          </w:tcPr>
          <w:p w14:paraId="3CC2EB4C" w14:textId="77777777" w:rsidR="004713B2" w:rsidRPr="00FE0A2B" w:rsidRDefault="004713B2">
            <w:pPr>
              <w:autoSpaceDE w:val="0"/>
              <w:autoSpaceDN w:val="0"/>
              <w:adjustRightInd w:val="0"/>
              <w:rPr>
                <w:rFonts w:asciiTheme="minorHAnsi" w:hAnsiTheme="minorHAnsi" w:cstheme="minorHAnsi"/>
                <w:color w:val="002060"/>
                <w:sz w:val="22"/>
                <w:szCs w:val="22"/>
              </w:rPr>
            </w:pPr>
            <w:r w:rsidRPr="00FE0A2B">
              <w:rPr>
                <w:rFonts w:asciiTheme="minorHAnsi" w:hAnsiTheme="minorHAnsi" w:cstheme="minorHAnsi"/>
                <w:color w:val="002060"/>
                <w:sz w:val="22"/>
                <w:szCs w:val="22"/>
              </w:rPr>
              <w:t>Abroad at AU &amp; Washington Semester</w:t>
            </w:r>
          </w:p>
        </w:tc>
        <w:tc>
          <w:tcPr>
            <w:tcW w:w="3106" w:type="dxa"/>
          </w:tcPr>
          <w:p w14:paraId="1CC99675"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April 15</w:t>
            </w:r>
          </w:p>
        </w:tc>
        <w:tc>
          <w:tcPr>
            <w:tcW w:w="3106" w:type="dxa"/>
          </w:tcPr>
          <w:p w14:paraId="7C9DC3CB"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November 1</w:t>
            </w:r>
          </w:p>
        </w:tc>
      </w:tr>
      <w:tr w:rsidR="004713B2" w:rsidRPr="00FE0A2B" w14:paraId="43300353" w14:textId="77777777">
        <w:tc>
          <w:tcPr>
            <w:tcW w:w="3138" w:type="dxa"/>
          </w:tcPr>
          <w:p w14:paraId="374711B3" w14:textId="77777777" w:rsidR="004713B2" w:rsidRPr="00FE0A2B" w:rsidRDefault="004713B2">
            <w:pPr>
              <w:autoSpaceDE w:val="0"/>
              <w:autoSpaceDN w:val="0"/>
              <w:adjustRightInd w:val="0"/>
              <w:rPr>
                <w:rFonts w:asciiTheme="minorHAnsi" w:hAnsiTheme="minorHAnsi" w:cstheme="minorHAnsi"/>
                <w:color w:val="002060"/>
                <w:sz w:val="22"/>
                <w:szCs w:val="22"/>
              </w:rPr>
            </w:pPr>
            <w:r w:rsidRPr="00FE0A2B">
              <w:rPr>
                <w:rFonts w:asciiTheme="minorHAnsi" w:hAnsiTheme="minorHAnsi" w:cstheme="minorHAnsi"/>
                <w:color w:val="002060"/>
                <w:sz w:val="22"/>
                <w:szCs w:val="22"/>
              </w:rPr>
              <w:t>Incoming Students</w:t>
            </w:r>
          </w:p>
        </w:tc>
        <w:tc>
          <w:tcPr>
            <w:tcW w:w="3106" w:type="dxa"/>
          </w:tcPr>
          <w:p w14:paraId="3C7EDFF0"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June 1</w:t>
            </w:r>
          </w:p>
        </w:tc>
        <w:tc>
          <w:tcPr>
            <w:tcW w:w="3106" w:type="dxa"/>
          </w:tcPr>
          <w:p w14:paraId="6A61C0D8"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October 15</w:t>
            </w:r>
          </w:p>
        </w:tc>
      </w:tr>
      <w:tr w:rsidR="004713B2" w:rsidRPr="00FE0A2B" w14:paraId="2F217B70" w14:textId="77777777">
        <w:tc>
          <w:tcPr>
            <w:tcW w:w="3138" w:type="dxa"/>
          </w:tcPr>
          <w:p w14:paraId="23FC4D5D" w14:textId="77777777" w:rsidR="004713B2" w:rsidRPr="00FE0A2B" w:rsidRDefault="004713B2">
            <w:pPr>
              <w:autoSpaceDE w:val="0"/>
              <w:autoSpaceDN w:val="0"/>
              <w:adjustRightInd w:val="0"/>
              <w:rPr>
                <w:rFonts w:asciiTheme="minorHAnsi" w:hAnsiTheme="minorHAnsi" w:cstheme="minorHAnsi"/>
                <w:color w:val="002060"/>
                <w:sz w:val="22"/>
                <w:szCs w:val="22"/>
              </w:rPr>
            </w:pPr>
            <w:r w:rsidRPr="00FE0A2B">
              <w:rPr>
                <w:rFonts w:asciiTheme="minorHAnsi" w:hAnsiTheme="minorHAnsi" w:cstheme="minorHAnsi"/>
                <w:color w:val="002060"/>
                <w:sz w:val="22"/>
                <w:szCs w:val="22"/>
              </w:rPr>
              <w:t>Immigration Transfer-In Students</w:t>
            </w:r>
          </w:p>
        </w:tc>
        <w:tc>
          <w:tcPr>
            <w:tcW w:w="3106" w:type="dxa"/>
          </w:tcPr>
          <w:p w14:paraId="2130A3D5"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July 1</w:t>
            </w:r>
          </w:p>
        </w:tc>
        <w:tc>
          <w:tcPr>
            <w:tcW w:w="3106" w:type="dxa"/>
          </w:tcPr>
          <w:p w14:paraId="6209DAF3" w14:textId="77777777" w:rsidR="004713B2" w:rsidRPr="00FE0A2B" w:rsidRDefault="004713B2">
            <w:pPr>
              <w:autoSpaceDE w:val="0"/>
              <w:autoSpaceDN w:val="0"/>
              <w:adjustRightInd w:val="0"/>
              <w:jc w:val="center"/>
              <w:rPr>
                <w:rFonts w:asciiTheme="minorHAnsi" w:hAnsiTheme="minorHAnsi" w:cstheme="minorHAnsi"/>
                <w:color w:val="002060"/>
                <w:sz w:val="22"/>
                <w:szCs w:val="22"/>
              </w:rPr>
            </w:pPr>
            <w:r w:rsidRPr="00FE0A2B">
              <w:rPr>
                <w:rFonts w:asciiTheme="minorHAnsi" w:hAnsiTheme="minorHAnsi" w:cstheme="minorHAnsi"/>
                <w:color w:val="002060"/>
                <w:sz w:val="22"/>
                <w:szCs w:val="22"/>
              </w:rPr>
              <w:t>December 1</w:t>
            </w:r>
          </w:p>
        </w:tc>
      </w:tr>
    </w:tbl>
    <w:p w14:paraId="1E28002D" w14:textId="7E78FF55" w:rsidR="00734B9A" w:rsidRDefault="00734B9A" w:rsidP="00734B9A">
      <w:pPr>
        <w:pStyle w:val="Normal2"/>
        <w:ind w:left="0"/>
        <w:rPr>
          <w:rFonts w:asciiTheme="minorHAnsi" w:hAnsiTheme="minorHAnsi" w:cstheme="minorHAnsi"/>
        </w:rPr>
      </w:pPr>
    </w:p>
    <w:p w14:paraId="3F997E3F" w14:textId="63014123" w:rsidR="00734B9A" w:rsidRPr="00533938" w:rsidRDefault="005B6D69" w:rsidP="00734B9A">
      <w:pPr>
        <w:pStyle w:val="Normal2"/>
        <w:ind w:left="0"/>
        <w:rPr>
          <w:rFonts w:asciiTheme="minorHAnsi" w:hAnsiTheme="minorHAnsi" w:cstheme="minorHAnsi"/>
          <w:color w:val="1F3864" w:themeColor="accent1" w:themeShade="80"/>
        </w:rPr>
      </w:pPr>
      <w:r w:rsidRPr="005B6D69">
        <w:rPr>
          <w:rFonts w:asciiTheme="minorHAnsi" w:hAnsiTheme="minorHAnsi" w:cstheme="minorHAnsi"/>
          <w:color w:val="1F3864" w:themeColor="accent1" w:themeShade="80"/>
        </w:rPr>
        <w:t xml:space="preserve">The above are considered priority deadlines to give the student the best chance of being able to secure a visa in time to arrive for the semester. PIIRFs can still be accepted after these dates but should be discussed with the ISSS admission team in advance of submission so we can determine the feasibility of each case. </w:t>
      </w:r>
    </w:p>
    <w:p w14:paraId="64437D76" w14:textId="4911FDC8" w:rsidR="00100D12" w:rsidRDefault="00100D12" w:rsidP="00B65AA4">
      <w:pPr>
        <w:pStyle w:val="Heading2"/>
      </w:pPr>
      <w:bookmarkStart w:id="155" w:name="_Toc77246672"/>
      <w:r w:rsidRPr="00FE0A2B">
        <w:t xml:space="preserve">3.6 </w:t>
      </w:r>
      <w:bookmarkEnd w:id="155"/>
      <w:r w:rsidR="0012032B">
        <w:t>Communication with Admission Units</w:t>
      </w:r>
    </w:p>
    <w:p w14:paraId="3FB0A7A7" w14:textId="1775CFBA" w:rsidR="00734B9A" w:rsidRPr="0078021A" w:rsidRDefault="003F4D37" w:rsidP="00734B9A">
      <w:pPr>
        <w:pStyle w:val="Normal2"/>
        <w:ind w:left="0"/>
        <w:rPr>
          <w:rFonts w:asciiTheme="minorHAnsi" w:hAnsiTheme="minorHAnsi" w:cstheme="minorHAnsi"/>
          <w:color w:val="002060"/>
        </w:rPr>
      </w:pPr>
      <w:r>
        <w:rPr>
          <w:rFonts w:asciiTheme="minorHAnsi" w:hAnsiTheme="minorHAnsi" w:cstheme="minorHAnsi"/>
          <w:color w:val="002060"/>
        </w:rPr>
        <w:t xml:space="preserve">Admission </w:t>
      </w:r>
      <w:r w:rsidR="00217CD2">
        <w:rPr>
          <w:rFonts w:asciiTheme="minorHAnsi" w:hAnsiTheme="minorHAnsi" w:cstheme="minorHAnsi"/>
          <w:color w:val="002060"/>
        </w:rPr>
        <w:t xml:space="preserve">unit </w:t>
      </w:r>
      <w:r>
        <w:rPr>
          <w:rFonts w:asciiTheme="minorHAnsi" w:hAnsiTheme="minorHAnsi" w:cstheme="minorHAnsi"/>
          <w:color w:val="002060"/>
        </w:rPr>
        <w:t xml:space="preserve">contact information can be found in the K Drive: </w:t>
      </w:r>
      <w:r w:rsidRPr="003F4D37">
        <w:rPr>
          <w:rFonts w:asciiTheme="minorHAnsi" w:hAnsiTheme="minorHAnsi" w:cstheme="minorHAnsi"/>
          <w:color w:val="002060"/>
        </w:rPr>
        <w:t>K:\ISSS\ADMISSIONS\Directory</w:t>
      </w:r>
      <w:r>
        <w:rPr>
          <w:rFonts w:asciiTheme="minorHAnsi" w:hAnsiTheme="minorHAnsi" w:cstheme="minorHAnsi"/>
          <w:color w:val="002060"/>
        </w:rPr>
        <w:t>. This information is update</w:t>
      </w:r>
      <w:r w:rsidR="00217CD2">
        <w:rPr>
          <w:rFonts w:asciiTheme="minorHAnsi" w:hAnsiTheme="minorHAnsi" w:cstheme="minorHAnsi"/>
          <w:color w:val="002060"/>
        </w:rPr>
        <w:t>d</w:t>
      </w:r>
      <w:r>
        <w:rPr>
          <w:rFonts w:asciiTheme="minorHAnsi" w:hAnsiTheme="minorHAnsi" w:cstheme="minorHAnsi"/>
          <w:color w:val="002060"/>
        </w:rPr>
        <w:t xml:space="preserve"> with any departures/new hires </w:t>
      </w:r>
      <w:r w:rsidR="00217CD2">
        <w:rPr>
          <w:rFonts w:asciiTheme="minorHAnsi" w:hAnsiTheme="minorHAnsi" w:cstheme="minorHAnsi"/>
          <w:color w:val="002060"/>
        </w:rPr>
        <w:t xml:space="preserve">as we hear of them. </w:t>
      </w:r>
    </w:p>
    <w:p w14:paraId="6098A494" w14:textId="36399979" w:rsidR="00734B9A" w:rsidRPr="00FE0A2B" w:rsidRDefault="00734B9A" w:rsidP="00734B9A">
      <w:pPr>
        <w:pStyle w:val="Normal2"/>
        <w:ind w:left="0"/>
        <w:rPr>
          <w:rFonts w:asciiTheme="minorHAnsi" w:hAnsiTheme="minorHAnsi" w:cstheme="minorHAnsi"/>
          <w:color w:val="002060"/>
        </w:rPr>
      </w:pPr>
      <w:r w:rsidRPr="00FE0A2B">
        <w:rPr>
          <w:rFonts w:asciiTheme="minorHAnsi" w:hAnsiTheme="minorHAnsi" w:cstheme="minorHAnsi"/>
          <w:color w:val="002060"/>
        </w:rPr>
        <w:t xml:space="preserve">ISSS holds two </w:t>
      </w:r>
      <w:r w:rsidR="0012032B">
        <w:rPr>
          <w:rFonts w:asciiTheme="minorHAnsi" w:hAnsiTheme="minorHAnsi" w:cstheme="minorHAnsi"/>
          <w:color w:val="002060"/>
        </w:rPr>
        <w:t xml:space="preserve">admissions </w:t>
      </w:r>
      <w:r w:rsidRPr="00FE0A2B">
        <w:rPr>
          <w:rFonts w:asciiTheme="minorHAnsi" w:hAnsiTheme="minorHAnsi" w:cstheme="minorHAnsi"/>
          <w:color w:val="002060"/>
        </w:rPr>
        <w:t xml:space="preserve">meetings </w:t>
      </w:r>
      <w:r w:rsidR="0012032B">
        <w:rPr>
          <w:rFonts w:asciiTheme="minorHAnsi" w:hAnsiTheme="minorHAnsi" w:cstheme="minorHAnsi"/>
          <w:color w:val="002060"/>
        </w:rPr>
        <w:t xml:space="preserve">with all admissions staff each year </w:t>
      </w:r>
      <w:r w:rsidRPr="00FE0A2B">
        <w:rPr>
          <w:rFonts w:asciiTheme="minorHAnsi" w:hAnsiTheme="minorHAnsi" w:cstheme="minorHAnsi"/>
          <w:color w:val="002060"/>
        </w:rPr>
        <w:t>(one before each admission cycle starts)</w:t>
      </w:r>
      <w:r w:rsidR="0012032B">
        <w:rPr>
          <w:rFonts w:asciiTheme="minorHAnsi" w:hAnsiTheme="minorHAnsi" w:cstheme="minorHAnsi"/>
          <w:color w:val="002060"/>
        </w:rPr>
        <w:t xml:space="preserve"> to discuss updates in </w:t>
      </w:r>
      <w:r w:rsidRPr="00FE0A2B">
        <w:rPr>
          <w:rFonts w:asciiTheme="minorHAnsi" w:hAnsiTheme="minorHAnsi" w:cstheme="minorHAnsi"/>
          <w:color w:val="002060"/>
        </w:rPr>
        <w:t>admission requirements, SEVP updates and guidelines, best practices and lessons learn</w:t>
      </w:r>
      <w:r w:rsidR="002E7C80">
        <w:rPr>
          <w:rFonts w:asciiTheme="minorHAnsi" w:hAnsiTheme="minorHAnsi" w:cstheme="minorHAnsi"/>
          <w:color w:val="002060"/>
        </w:rPr>
        <w:t>ed</w:t>
      </w:r>
      <w:r w:rsidRPr="00FE0A2B">
        <w:rPr>
          <w:rFonts w:asciiTheme="minorHAnsi" w:hAnsiTheme="minorHAnsi" w:cstheme="minorHAnsi"/>
          <w:color w:val="002060"/>
        </w:rPr>
        <w:t xml:space="preserve"> from each cycle</w:t>
      </w:r>
      <w:r w:rsidR="002E7C80">
        <w:rPr>
          <w:rFonts w:asciiTheme="minorHAnsi" w:hAnsiTheme="minorHAnsi" w:cstheme="minorHAnsi"/>
          <w:color w:val="002060"/>
        </w:rPr>
        <w:t>,</w:t>
      </w:r>
      <w:r w:rsidRPr="00FE0A2B">
        <w:rPr>
          <w:rFonts w:asciiTheme="minorHAnsi" w:hAnsiTheme="minorHAnsi" w:cstheme="minorHAnsi"/>
          <w:color w:val="002060"/>
        </w:rPr>
        <w:t xml:space="preserve"> and identify</w:t>
      </w:r>
      <w:r w:rsidR="002E7C80">
        <w:rPr>
          <w:rFonts w:asciiTheme="minorHAnsi" w:hAnsiTheme="minorHAnsi" w:cstheme="minorHAnsi"/>
          <w:color w:val="002060"/>
        </w:rPr>
        <w:t>ing</w:t>
      </w:r>
      <w:r w:rsidRPr="00FE0A2B">
        <w:rPr>
          <w:rFonts w:asciiTheme="minorHAnsi" w:hAnsiTheme="minorHAnsi" w:cstheme="minorHAnsi"/>
          <w:color w:val="002060"/>
        </w:rPr>
        <w:t xml:space="preserve"> needs for training.</w:t>
      </w:r>
    </w:p>
    <w:p w14:paraId="5AEEBEE5" w14:textId="608DC5AB" w:rsidR="00734B9A" w:rsidRPr="00FE0A2B" w:rsidRDefault="0012032B" w:rsidP="00734B9A">
      <w:pPr>
        <w:pStyle w:val="Normal2"/>
        <w:ind w:left="0"/>
        <w:rPr>
          <w:rFonts w:asciiTheme="minorHAnsi" w:hAnsiTheme="minorHAnsi" w:cstheme="minorHAnsi"/>
          <w:color w:val="002060"/>
        </w:rPr>
      </w:pPr>
      <w:r>
        <w:rPr>
          <w:rFonts w:asciiTheme="minorHAnsi" w:hAnsiTheme="minorHAnsi" w:cstheme="minorHAnsi"/>
          <w:color w:val="002060"/>
        </w:rPr>
        <w:t xml:space="preserve">The </w:t>
      </w:r>
      <w:r w:rsidR="00734B9A" w:rsidRPr="00FE0A2B">
        <w:rPr>
          <w:rFonts w:asciiTheme="minorHAnsi" w:hAnsiTheme="minorHAnsi" w:cstheme="minorHAnsi"/>
          <w:color w:val="002060"/>
        </w:rPr>
        <w:t xml:space="preserve">ISSS admission </w:t>
      </w:r>
      <w:r w:rsidR="002E7C80">
        <w:rPr>
          <w:rFonts w:asciiTheme="minorHAnsi" w:hAnsiTheme="minorHAnsi" w:cstheme="minorHAnsi"/>
          <w:color w:val="002060"/>
        </w:rPr>
        <w:t xml:space="preserve">team </w:t>
      </w:r>
      <w:r>
        <w:rPr>
          <w:rFonts w:asciiTheme="minorHAnsi" w:hAnsiTheme="minorHAnsi" w:cstheme="minorHAnsi"/>
          <w:color w:val="002060"/>
        </w:rPr>
        <w:t xml:space="preserve">also </w:t>
      </w:r>
      <w:r w:rsidR="00734B9A" w:rsidRPr="00FE0A2B">
        <w:rPr>
          <w:rFonts w:asciiTheme="minorHAnsi" w:hAnsiTheme="minorHAnsi" w:cstheme="minorHAnsi"/>
          <w:color w:val="002060"/>
        </w:rPr>
        <w:t xml:space="preserve">offers periodic training to Admission offices and in-depth training for each newly hired admission </w:t>
      </w:r>
      <w:r w:rsidR="00ED4F88">
        <w:rPr>
          <w:rFonts w:asciiTheme="minorHAnsi" w:hAnsiTheme="minorHAnsi" w:cstheme="minorHAnsi"/>
          <w:color w:val="002060"/>
        </w:rPr>
        <w:t>staff</w:t>
      </w:r>
      <w:r>
        <w:rPr>
          <w:rFonts w:asciiTheme="minorHAnsi" w:hAnsiTheme="minorHAnsi" w:cstheme="minorHAnsi"/>
          <w:color w:val="002060"/>
        </w:rPr>
        <w:t xml:space="preserve">, if requested. </w:t>
      </w:r>
    </w:p>
    <w:p w14:paraId="171626B9" w14:textId="46C465DC" w:rsidR="00CF0853" w:rsidRPr="0012032B" w:rsidRDefault="0012032B" w:rsidP="00217CD2">
      <w:pPr>
        <w:pStyle w:val="Normal2"/>
        <w:ind w:left="0"/>
        <w:rPr>
          <w:rFonts w:asciiTheme="minorHAnsi" w:hAnsiTheme="minorHAnsi" w:cstheme="minorHAnsi"/>
          <w:color w:val="002060"/>
        </w:rPr>
      </w:pPr>
      <w:r>
        <w:rPr>
          <w:rFonts w:asciiTheme="minorHAnsi" w:hAnsiTheme="minorHAnsi" w:cstheme="minorHAnsi"/>
          <w:color w:val="002060"/>
        </w:rPr>
        <w:t>Periodic e</w:t>
      </w:r>
      <w:r w:rsidR="00734B9A" w:rsidRPr="00FE0A2B">
        <w:rPr>
          <w:rFonts w:asciiTheme="minorHAnsi" w:hAnsiTheme="minorHAnsi" w:cstheme="minorHAnsi"/>
          <w:color w:val="002060"/>
        </w:rPr>
        <w:t xml:space="preserve">mail reminders and updates are </w:t>
      </w:r>
      <w:r>
        <w:rPr>
          <w:rFonts w:asciiTheme="minorHAnsi" w:hAnsiTheme="minorHAnsi" w:cstheme="minorHAnsi"/>
          <w:color w:val="002060"/>
        </w:rPr>
        <w:t xml:space="preserve">also </w:t>
      </w:r>
      <w:r w:rsidR="00734B9A" w:rsidRPr="00FE0A2B">
        <w:rPr>
          <w:rFonts w:asciiTheme="minorHAnsi" w:hAnsiTheme="minorHAnsi" w:cstheme="minorHAnsi"/>
          <w:color w:val="002060"/>
        </w:rPr>
        <w:t>sent before each admission cycle and after new SEVP guidance or requirements.</w:t>
      </w:r>
    </w:p>
    <w:p w14:paraId="4CB57E6D" w14:textId="7695B5BF" w:rsidR="00100D12" w:rsidRPr="00FE0A2B" w:rsidRDefault="00D821D1"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rFonts w:asciiTheme="minorHAnsi" w:hAnsiTheme="minorHAnsi" w:cstheme="minorHAnsi"/>
          <w:noProof/>
        </w:rPr>
      </w:pPr>
      <w:bookmarkStart w:id="156" w:name="_Toc77246674"/>
      <w:r w:rsidRPr="00FE0A2B">
        <w:rPr>
          <w:rFonts w:asciiTheme="minorHAnsi" w:hAnsiTheme="minorHAnsi" w:cstheme="minorHAnsi"/>
          <w:noProof/>
        </w:rPr>
        <w:lastRenderedPageBreak/>
        <w:t>Creat</w:t>
      </w:r>
      <w:r w:rsidR="00FE0A2B">
        <w:rPr>
          <w:rFonts w:asciiTheme="minorHAnsi" w:hAnsiTheme="minorHAnsi" w:cstheme="minorHAnsi"/>
          <w:noProof/>
        </w:rPr>
        <w:t>ing</w:t>
      </w:r>
      <w:r w:rsidRPr="00FE0A2B">
        <w:rPr>
          <w:rFonts w:asciiTheme="minorHAnsi" w:hAnsiTheme="minorHAnsi" w:cstheme="minorHAnsi"/>
          <w:noProof/>
        </w:rPr>
        <w:t xml:space="preserve"> Immigration Documents</w:t>
      </w:r>
      <w:bookmarkEnd w:id="156"/>
      <w:r w:rsidRPr="00FE0A2B">
        <w:rPr>
          <w:rFonts w:asciiTheme="minorHAnsi" w:hAnsiTheme="minorHAnsi" w:cstheme="minorHAnsi"/>
          <w:noProof/>
        </w:rPr>
        <w:t xml:space="preserve"> </w:t>
      </w:r>
    </w:p>
    <w:p w14:paraId="47857BC3" w14:textId="77777777" w:rsidR="007B7685" w:rsidRDefault="007B7685" w:rsidP="007B7685">
      <w:pPr>
        <w:pStyle w:val="NoSpacing"/>
        <w:rPr>
          <w:rFonts w:cstheme="minorHAnsi"/>
          <w:color w:val="1F3864" w:themeColor="accent1" w:themeShade="80"/>
          <w:sz w:val="24"/>
          <w:szCs w:val="24"/>
        </w:rPr>
      </w:pPr>
      <w:bookmarkStart w:id="157" w:name="_Toc77246675"/>
    </w:p>
    <w:p w14:paraId="304FB0BA" w14:textId="022A85AD" w:rsidR="007B7685" w:rsidRDefault="007B7685" w:rsidP="007B7685">
      <w:pPr>
        <w:pStyle w:val="NoSpacing"/>
        <w:rPr>
          <w:rFonts w:cstheme="minorHAnsi"/>
          <w:color w:val="1F3864" w:themeColor="accent1" w:themeShade="80"/>
          <w:sz w:val="24"/>
          <w:szCs w:val="24"/>
        </w:rPr>
      </w:pPr>
      <w:r w:rsidRPr="00FE0A2B">
        <w:rPr>
          <w:rFonts w:cstheme="minorHAnsi"/>
          <w:color w:val="1F3864" w:themeColor="accent1" w:themeShade="80"/>
          <w:sz w:val="24"/>
          <w:szCs w:val="24"/>
        </w:rPr>
        <w:t xml:space="preserve">Incoming PIIRFs </w:t>
      </w:r>
      <w:r>
        <w:rPr>
          <w:rFonts w:cstheme="minorHAnsi"/>
          <w:color w:val="1F3864" w:themeColor="accent1" w:themeShade="80"/>
          <w:sz w:val="24"/>
          <w:szCs w:val="24"/>
        </w:rPr>
        <w:t xml:space="preserve">will be received </w:t>
      </w:r>
      <w:r w:rsidRPr="00FE0A2B">
        <w:rPr>
          <w:rFonts w:cstheme="minorHAnsi"/>
          <w:color w:val="1F3864" w:themeColor="accent1" w:themeShade="80"/>
          <w:sz w:val="24"/>
          <w:szCs w:val="24"/>
        </w:rPr>
        <w:t xml:space="preserve">for the following </w:t>
      </w:r>
      <w:r>
        <w:rPr>
          <w:rFonts w:cstheme="minorHAnsi"/>
          <w:color w:val="1F3864" w:themeColor="accent1" w:themeShade="80"/>
          <w:sz w:val="24"/>
          <w:szCs w:val="24"/>
        </w:rPr>
        <w:t>t</w:t>
      </w:r>
      <w:r w:rsidRPr="00FE0A2B">
        <w:rPr>
          <w:rFonts w:cstheme="minorHAnsi"/>
          <w:color w:val="1F3864" w:themeColor="accent1" w:themeShade="80"/>
          <w:sz w:val="24"/>
          <w:szCs w:val="24"/>
        </w:rPr>
        <w:t xml:space="preserve">ypes of </w:t>
      </w:r>
      <w:r>
        <w:rPr>
          <w:rFonts w:cstheme="minorHAnsi"/>
          <w:color w:val="1F3864" w:themeColor="accent1" w:themeShade="80"/>
          <w:sz w:val="24"/>
          <w:szCs w:val="24"/>
        </w:rPr>
        <w:t>s</w:t>
      </w:r>
      <w:r w:rsidRPr="00FE0A2B">
        <w:rPr>
          <w:rFonts w:cstheme="minorHAnsi"/>
          <w:color w:val="1F3864" w:themeColor="accent1" w:themeShade="80"/>
          <w:sz w:val="24"/>
          <w:szCs w:val="24"/>
        </w:rPr>
        <w:t>tudents:</w:t>
      </w:r>
    </w:p>
    <w:p w14:paraId="3456DF6B" w14:textId="77777777" w:rsidR="000C06A4" w:rsidRPr="00FE0A2B" w:rsidRDefault="000C06A4" w:rsidP="007B7685">
      <w:pPr>
        <w:pStyle w:val="NoSpacing"/>
        <w:rPr>
          <w:rFonts w:cstheme="minorHAnsi"/>
          <w:color w:val="1F3864" w:themeColor="accent1" w:themeShade="80"/>
          <w:sz w:val="24"/>
          <w:szCs w:val="24"/>
        </w:rPr>
      </w:pPr>
    </w:p>
    <w:p w14:paraId="7C3BAFB3" w14:textId="31511D3E" w:rsidR="007B7685" w:rsidRPr="00FE0A2B" w:rsidRDefault="007B7685">
      <w:pPr>
        <w:pStyle w:val="NoSpacing"/>
        <w:numPr>
          <w:ilvl w:val="0"/>
          <w:numId w:val="104"/>
        </w:numPr>
        <w:rPr>
          <w:rFonts w:cstheme="minorHAnsi"/>
          <w:color w:val="1F3864" w:themeColor="accent1" w:themeShade="80"/>
          <w:sz w:val="24"/>
          <w:szCs w:val="24"/>
        </w:rPr>
      </w:pPr>
      <w:r w:rsidRPr="00FE0A2B">
        <w:rPr>
          <w:rFonts w:cstheme="minorHAnsi"/>
          <w:color w:val="1F3864" w:themeColor="accent1" w:themeShade="80"/>
          <w:sz w:val="24"/>
          <w:szCs w:val="24"/>
        </w:rPr>
        <w:t xml:space="preserve">Initial attendance – Students who are applying </w:t>
      </w:r>
      <w:r w:rsidR="000C06A4">
        <w:rPr>
          <w:rFonts w:cstheme="minorHAnsi"/>
          <w:color w:val="1F3864" w:themeColor="accent1" w:themeShade="80"/>
          <w:sz w:val="24"/>
          <w:szCs w:val="24"/>
        </w:rPr>
        <w:t xml:space="preserve">for a visa </w:t>
      </w:r>
      <w:r w:rsidRPr="00FE0A2B">
        <w:rPr>
          <w:rFonts w:cstheme="minorHAnsi"/>
          <w:color w:val="1F3864" w:themeColor="accent1" w:themeShade="80"/>
          <w:sz w:val="24"/>
          <w:szCs w:val="24"/>
        </w:rPr>
        <w:t>from overseas.</w:t>
      </w:r>
    </w:p>
    <w:p w14:paraId="18D067F5" w14:textId="77777777" w:rsidR="007B7685" w:rsidRPr="00FE0A2B" w:rsidRDefault="007B7685">
      <w:pPr>
        <w:pStyle w:val="NoSpacing"/>
        <w:numPr>
          <w:ilvl w:val="0"/>
          <w:numId w:val="104"/>
        </w:numPr>
        <w:rPr>
          <w:rFonts w:cstheme="minorHAnsi"/>
          <w:color w:val="1F3864" w:themeColor="accent1" w:themeShade="80"/>
          <w:sz w:val="24"/>
          <w:szCs w:val="24"/>
        </w:rPr>
      </w:pPr>
      <w:r w:rsidRPr="00FE0A2B">
        <w:rPr>
          <w:rFonts w:cstheme="minorHAnsi"/>
          <w:color w:val="1F3864" w:themeColor="accent1" w:themeShade="80"/>
          <w:sz w:val="24"/>
          <w:szCs w:val="24"/>
        </w:rPr>
        <w:t xml:space="preserve">Transfer – Students who </w:t>
      </w:r>
      <w:r>
        <w:rPr>
          <w:rFonts w:cstheme="minorHAnsi"/>
          <w:color w:val="1F3864" w:themeColor="accent1" w:themeShade="80"/>
          <w:sz w:val="24"/>
          <w:szCs w:val="24"/>
        </w:rPr>
        <w:t xml:space="preserve">currently </w:t>
      </w:r>
      <w:r w:rsidRPr="00FE0A2B">
        <w:rPr>
          <w:rFonts w:cstheme="minorHAnsi"/>
          <w:color w:val="1F3864" w:themeColor="accent1" w:themeShade="80"/>
          <w:sz w:val="24"/>
          <w:szCs w:val="24"/>
        </w:rPr>
        <w:t xml:space="preserve">hold a valid F-1 </w:t>
      </w:r>
      <w:r>
        <w:rPr>
          <w:rFonts w:cstheme="minorHAnsi"/>
          <w:color w:val="1F3864" w:themeColor="accent1" w:themeShade="80"/>
          <w:sz w:val="24"/>
          <w:szCs w:val="24"/>
        </w:rPr>
        <w:t xml:space="preserve">or J-1 </w:t>
      </w:r>
      <w:r w:rsidRPr="00FE0A2B">
        <w:rPr>
          <w:rFonts w:cstheme="minorHAnsi"/>
          <w:color w:val="1F3864" w:themeColor="accent1" w:themeShade="80"/>
          <w:sz w:val="24"/>
          <w:szCs w:val="24"/>
        </w:rPr>
        <w:t xml:space="preserve">visa </w:t>
      </w:r>
      <w:proofErr w:type="gramStart"/>
      <w:r w:rsidRPr="00FE0A2B">
        <w:rPr>
          <w:rFonts w:cstheme="minorHAnsi"/>
          <w:color w:val="1F3864" w:themeColor="accent1" w:themeShade="80"/>
          <w:sz w:val="24"/>
          <w:szCs w:val="24"/>
        </w:rPr>
        <w:t>at</w:t>
      </w:r>
      <w:proofErr w:type="gramEnd"/>
      <w:r w:rsidRPr="00FE0A2B">
        <w:rPr>
          <w:rFonts w:cstheme="minorHAnsi"/>
          <w:color w:val="1F3864" w:themeColor="accent1" w:themeShade="80"/>
          <w:sz w:val="24"/>
          <w:szCs w:val="24"/>
        </w:rPr>
        <w:t xml:space="preserve"> another US institution.</w:t>
      </w:r>
    </w:p>
    <w:p w14:paraId="0E30D449" w14:textId="77777777" w:rsidR="007B7685" w:rsidRPr="00FE0A2B" w:rsidRDefault="007B7685">
      <w:pPr>
        <w:pStyle w:val="NoSpacing"/>
        <w:numPr>
          <w:ilvl w:val="0"/>
          <w:numId w:val="104"/>
        </w:numPr>
        <w:rPr>
          <w:rFonts w:cstheme="minorHAnsi"/>
          <w:color w:val="1F3864" w:themeColor="accent1" w:themeShade="80"/>
          <w:sz w:val="24"/>
          <w:szCs w:val="24"/>
        </w:rPr>
      </w:pPr>
      <w:r w:rsidRPr="00FE0A2B">
        <w:rPr>
          <w:rFonts w:cstheme="minorHAnsi"/>
          <w:color w:val="1F3864" w:themeColor="accent1" w:themeShade="80"/>
          <w:sz w:val="24"/>
          <w:szCs w:val="24"/>
        </w:rPr>
        <w:t xml:space="preserve">Change of Status – Students on another visa category who are applying to </w:t>
      </w:r>
      <w:r>
        <w:rPr>
          <w:rFonts w:cstheme="minorHAnsi"/>
          <w:color w:val="1F3864" w:themeColor="accent1" w:themeShade="80"/>
          <w:sz w:val="24"/>
          <w:szCs w:val="24"/>
        </w:rPr>
        <w:t xml:space="preserve">change to </w:t>
      </w:r>
      <w:r w:rsidRPr="00FE0A2B">
        <w:rPr>
          <w:rFonts w:cstheme="minorHAnsi"/>
          <w:color w:val="1F3864" w:themeColor="accent1" w:themeShade="80"/>
          <w:sz w:val="24"/>
          <w:szCs w:val="24"/>
        </w:rPr>
        <w:t>F-1 or J-1 status.</w:t>
      </w:r>
    </w:p>
    <w:p w14:paraId="059B426B" w14:textId="6D76953B" w:rsidR="007B7685" w:rsidRDefault="007B7685">
      <w:pPr>
        <w:pStyle w:val="NoSpacing"/>
        <w:numPr>
          <w:ilvl w:val="0"/>
          <w:numId w:val="104"/>
        </w:numPr>
        <w:rPr>
          <w:rFonts w:cstheme="minorHAnsi"/>
          <w:color w:val="1F3864" w:themeColor="accent1" w:themeShade="80"/>
          <w:sz w:val="24"/>
          <w:szCs w:val="24"/>
        </w:rPr>
      </w:pPr>
      <w:r w:rsidRPr="00FE0A2B">
        <w:rPr>
          <w:rFonts w:cstheme="minorHAnsi"/>
          <w:color w:val="1F3864" w:themeColor="accent1" w:themeShade="80"/>
          <w:sz w:val="24"/>
          <w:szCs w:val="24"/>
        </w:rPr>
        <w:t xml:space="preserve">Change of Level – Current students at AU who are completing their program </w:t>
      </w:r>
      <w:r>
        <w:rPr>
          <w:rFonts w:cstheme="minorHAnsi"/>
          <w:color w:val="1F3864" w:themeColor="accent1" w:themeShade="80"/>
          <w:sz w:val="24"/>
          <w:szCs w:val="24"/>
        </w:rPr>
        <w:t>and have been admitted to another program at AU.</w:t>
      </w:r>
    </w:p>
    <w:p w14:paraId="7947E141" w14:textId="55997F4F" w:rsidR="00CD7024" w:rsidRDefault="00CD7024" w:rsidP="00CD7024">
      <w:pPr>
        <w:pStyle w:val="NoSpacing"/>
        <w:rPr>
          <w:rFonts w:cstheme="minorHAnsi"/>
          <w:color w:val="1F3864" w:themeColor="accent1" w:themeShade="80"/>
          <w:sz w:val="24"/>
          <w:szCs w:val="24"/>
        </w:rPr>
      </w:pPr>
    </w:p>
    <w:p w14:paraId="7CB5EDE9" w14:textId="5D553EB3" w:rsidR="00CD7024" w:rsidRDefault="00CD7024" w:rsidP="00CD7024">
      <w:pPr>
        <w:pStyle w:val="NoSpacing"/>
        <w:rPr>
          <w:rFonts w:cstheme="minorHAnsi"/>
          <w:color w:val="1F3864" w:themeColor="accent1" w:themeShade="80"/>
          <w:sz w:val="24"/>
          <w:szCs w:val="24"/>
        </w:rPr>
      </w:pPr>
      <w:r>
        <w:rPr>
          <w:rFonts w:cstheme="minorHAnsi"/>
          <w:color w:val="1F3864" w:themeColor="accent1" w:themeShade="80"/>
          <w:sz w:val="24"/>
          <w:szCs w:val="24"/>
        </w:rPr>
        <w:t xml:space="preserve">PIIRFs for initial attendance and transfer-in </w:t>
      </w:r>
      <w:r w:rsidR="003E530D">
        <w:rPr>
          <w:rFonts w:cstheme="minorHAnsi"/>
          <w:color w:val="1F3864" w:themeColor="accent1" w:themeShade="80"/>
          <w:sz w:val="24"/>
          <w:szCs w:val="24"/>
        </w:rPr>
        <w:t xml:space="preserve">students </w:t>
      </w:r>
      <w:r>
        <w:rPr>
          <w:rFonts w:cstheme="minorHAnsi"/>
          <w:color w:val="1F3864" w:themeColor="accent1" w:themeShade="80"/>
          <w:sz w:val="24"/>
          <w:szCs w:val="24"/>
        </w:rPr>
        <w:t xml:space="preserve">will be submitted under the “New Student” menu </w:t>
      </w:r>
      <w:r w:rsidR="003E530D">
        <w:rPr>
          <w:rFonts w:cstheme="minorHAnsi"/>
          <w:color w:val="1F3864" w:themeColor="accent1" w:themeShade="80"/>
          <w:sz w:val="24"/>
          <w:szCs w:val="24"/>
        </w:rPr>
        <w:t xml:space="preserve">in either the “Degree,” “IAP &amp; MAP,” or “ABAU, WSP, ELTA” category. </w:t>
      </w:r>
    </w:p>
    <w:p w14:paraId="2AAB0609" w14:textId="7E13496E" w:rsidR="003E530D" w:rsidRDefault="003E530D" w:rsidP="00CD7024">
      <w:pPr>
        <w:pStyle w:val="NoSpacing"/>
        <w:rPr>
          <w:rFonts w:cstheme="minorHAnsi"/>
          <w:color w:val="1F3864" w:themeColor="accent1" w:themeShade="80"/>
          <w:sz w:val="24"/>
          <w:szCs w:val="24"/>
        </w:rPr>
      </w:pPr>
    </w:p>
    <w:p w14:paraId="44F4E9B6" w14:textId="3E98F18C" w:rsidR="003E530D" w:rsidRDefault="003E530D" w:rsidP="00CD7024">
      <w:pPr>
        <w:pStyle w:val="NoSpacing"/>
        <w:rPr>
          <w:rFonts w:cstheme="minorHAnsi"/>
          <w:color w:val="1F3864" w:themeColor="accent1" w:themeShade="80"/>
          <w:sz w:val="24"/>
          <w:szCs w:val="24"/>
        </w:rPr>
      </w:pPr>
      <w:r>
        <w:rPr>
          <w:rFonts w:cstheme="minorHAnsi"/>
          <w:color w:val="1F3864" w:themeColor="accent1" w:themeShade="80"/>
          <w:sz w:val="24"/>
          <w:szCs w:val="24"/>
        </w:rPr>
        <w:t>PIIRFs for Change of Status st</w:t>
      </w:r>
      <w:r w:rsidR="00BD3005">
        <w:rPr>
          <w:rFonts w:cstheme="minorHAnsi"/>
          <w:color w:val="1F3864" w:themeColor="accent1" w:themeShade="80"/>
          <w:sz w:val="24"/>
          <w:szCs w:val="24"/>
        </w:rPr>
        <w:t>udents may come in one of two different ways:</w:t>
      </w:r>
    </w:p>
    <w:p w14:paraId="17F52253" w14:textId="760015EB" w:rsidR="00BD3005" w:rsidRDefault="00BD3005">
      <w:pPr>
        <w:pStyle w:val="NoSpacing"/>
        <w:numPr>
          <w:ilvl w:val="0"/>
          <w:numId w:val="102"/>
        </w:numPr>
        <w:rPr>
          <w:rFonts w:cstheme="minorHAnsi"/>
          <w:color w:val="1F3864" w:themeColor="accent1" w:themeShade="80"/>
          <w:sz w:val="24"/>
          <w:szCs w:val="24"/>
        </w:rPr>
      </w:pPr>
      <w:r>
        <w:rPr>
          <w:rFonts w:cstheme="minorHAnsi"/>
          <w:color w:val="1F3864" w:themeColor="accent1" w:themeShade="80"/>
          <w:sz w:val="24"/>
          <w:szCs w:val="24"/>
        </w:rPr>
        <w:t xml:space="preserve">A new admit that will change to F-1 or J-1 to start their program at AU will be submitted by the admission unit in the “New Student” </w:t>
      </w:r>
      <w:proofErr w:type="gramStart"/>
      <w:r>
        <w:rPr>
          <w:rFonts w:cstheme="minorHAnsi"/>
          <w:color w:val="1F3864" w:themeColor="accent1" w:themeShade="80"/>
          <w:sz w:val="24"/>
          <w:szCs w:val="24"/>
        </w:rPr>
        <w:t>menu</w:t>
      </w:r>
      <w:proofErr w:type="gramEnd"/>
    </w:p>
    <w:p w14:paraId="706D7144" w14:textId="096888DD" w:rsidR="00363C56" w:rsidRPr="00363C56" w:rsidRDefault="003C6053">
      <w:pPr>
        <w:pStyle w:val="NoSpacing"/>
        <w:numPr>
          <w:ilvl w:val="0"/>
          <w:numId w:val="102"/>
        </w:numPr>
        <w:rPr>
          <w:rFonts w:cstheme="minorHAnsi"/>
          <w:color w:val="1F3864" w:themeColor="accent1" w:themeShade="80"/>
          <w:sz w:val="24"/>
          <w:szCs w:val="24"/>
        </w:rPr>
      </w:pPr>
      <w:r>
        <w:rPr>
          <w:rFonts w:cstheme="minorHAnsi"/>
          <w:color w:val="1F3864" w:themeColor="accent1" w:themeShade="80"/>
          <w:sz w:val="24"/>
          <w:szCs w:val="24"/>
        </w:rPr>
        <w:t xml:space="preserve">A continuing student that would like to change status mid-program can submit the request themselves using the “Request I-20” form under the “International Office” menu in </w:t>
      </w:r>
      <w:proofErr w:type="spellStart"/>
      <w:r>
        <w:rPr>
          <w:rFonts w:cstheme="minorHAnsi"/>
          <w:color w:val="1F3864" w:themeColor="accent1" w:themeShade="80"/>
          <w:sz w:val="24"/>
          <w:szCs w:val="24"/>
        </w:rPr>
        <w:t>iEagl</w:t>
      </w:r>
      <w:r w:rsidR="00363C56">
        <w:rPr>
          <w:rFonts w:cstheme="minorHAnsi"/>
          <w:color w:val="1F3864" w:themeColor="accent1" w:themeShade="80"/>
          <w:sz w:val="24"/>
          <w:szCs w:val="24"/>
        </w:rPr>
        <w:t>e</w:t>
      </w:r>
      <w:proofErr w:type="spellEnd"/>
      <w:r w:rsidR="00363C56">
        <w:rPr>
          <w:rFonts w:cstheme="minorHAnsi"/>
          <w:color w:val="1F3864" w:themeColor="accent1" w:themeShade="80"/>
          <w:sz w:val="24"/>
          <w:szCs w:val="24"/>
        </w:rPr>
        <w:t xml:space="preserve">. Students returning from a Temporary Leave of Absence also use the “Request I-20” e-form to request a new I-20 when they are ready to return to AU. </w:t>
      </w:r>
    </w:p>
    <w:p w14:paraId="5773E20F" w14:textId="77777777" w:rsidR="00424372" w:rsidRDefault="00424372" w:rsidP="00424372">
      <w:pPr>
        <w:pStyle w:val="NoSpacing"/>
        <w:ind w:left="720"/>
        <w:rPr>
          <w:rFonts w:cstheme="minorHAnsi"/>
          <w:color w:val="1F3864" w:themeColor="accent1" w:themeShade="80"/>
          <w:sz w:val="24"/>
          <w:szCs w:val="24"/>
        </w:rPr>
      </w:pPr>
    </w:p>
    <w:p w14:paraId="401F6E55" w14:textId="54C5D6FF" w:rsidR="00424372" w:rsidRPr="007B7685" w:rsidRDefault="00424372" w:rsidP="00424372">
      <w:pPr>
        <w:pStyle w:val="NoSpacing"/>
        <w:rPr>
          <w:rFonts w:cstheme="minorHAnsi"/>
          <w:color w:val="1F3864" w:themeColor="accent1" w:themeShade="80"/>
          <w:sz w:val="24"/>
          <w:szCs w:val="24"/>
        </w:rPr>
      </w:pPr>
      <w:r>
        <w:rPr>
          <w:rFonts w:cstheme="minorHAnsi"/>
          <w:color w:val="1F3864" w:themeColor="accent1" w:themeShade="80"/>
          <w:sz w:val="24"/>
          <w:szCs w:val="24"/>
        </w:rPr>
        <w:t xml:space="preserve">PIIRFs for Change of Level students will be submitted under the “Change of Academic Level” menu in either the “IAP” or “Degree” category. </w:t>
      </w:r>
    </w:p>
    <w:p w14:paraId="52FD741A" w14:textId="40D6EA26" w:rsidR="00F908BF" w:rsidRPr="007B7685" w:rsidRDefault="00FB1E67" w:rsidP="00B65AA4">
      <w:pPr>
        <w:pStyle w:val="Heading2"/>
        <w:rPr>
          <w:smallCaps/>
        </w:rPr>
      </w:pPr>
      <w:r w:rsidRPr="00FE0A2B">
        <w:t>4.1 Initial Immigration Documents</w:t>
      </w:r>
      <w:bookmarkEnd w:id="157"/>
    </w:p>
    <w:p w14:paraId="605BE20C" w14:textId="15010F74" w:rsidR="00F908BF" w:rsidRPr="00FE0A2B" w:rsidRDefault="00F908BF" w:rsidP="00F908BF">
      <w:pPr>
        <w:rPr>
          <w:rFonts w:asciiTheme="minorHAnsi" w:hAnsiTheme="minorHAnsi" w:cstheme="minorHAnsi"/>
          <w:color w:val="1F3864" w:themeColor="accent1" w:themeShade="80"/>
          <w:szCs w:val="24"/>
          <w:u w:val="single"/>
        </w:rPr>
      </w:pPr>
      <w:r w:rsidRPr="00FE0A2B">
        <w:rPr>
          <w:rFonts w:asciiTheme="minorHAnsi" w:hAnsiTheme="minorHAnsi" w:cstheme="minorHAnsi"/>
          <w:color w:val="1F3864" w:themeColor="accent1" w:themeShade="80"/>
          <w:szCs w:val="24"/>
          <w:u w:val="single"/>
        </w:rPr>
        <w:t xml:space="preserve">Evaluating and Processing PIIRFs </w:t>
      </w:r>
      <w:r w:rsidR="002516B6">
        <w:rPr>
          <w:rFonts w:asciiTheme="minorHAnsi" w:hAnsiTheme="minorHAnsi" w:cstheme="minorHAnsi"/>
          <w:color w:val="1F3864" w:themeColor="accent1" w:themeShade="80"/>
          <w:szCs w:val="24"/>
          <w:u w:val="single"/>
        </w:rPr>
        <w:t xml:space="preserve">for </w:t>
      </w:r>
      <w:r w:rsidR="009E1E4F">
        <w:rPr>
          <w:rFonts w:asciiTheme="minorHAnsi" w:hAnsiTheme="minorHAnsi" w:cstheme="minorHAnsi"/>
          <w:color w:val="1F3864" w:themeColor="accent1" w:themeShade="80"/>
          <w:szCs w:val="24"/>
          <w:u w:val="single"/>
        </w:rPr>
        <w:t>Initial Attendance</w:t>
      </w:r>
    </w:p>
    <w:p w14:paraId="6F07FE76" w14:textId="23F8005B" w:rsidR="00B26552" w:rsidRPr="00B26552" w:rsidRDefault="00B26552">
      <w:pPr>
        <w:pStyle w:val="ListParagraph"/>
        <w:numPr>
          <w:ilvl w:val="0"/>
          <w:numId w:val="103"/>
        </w:numPr>
        <w:rPr>
          <w:rFonts w:asciiTheme="minorHAnsi" w:hAnsiTheme="minorHAnsi" w:cstheme="minorHAnsi"/>
          <w:b/>
          <w:bCs/>
          <w:color w:val="1F3864" w:themeColor="accent1" w:themeShade="80"/>
          <w:szCs w:val="24"/>
        </w:rPr>
      </w:pPr>
      <w:r w:rsidRPr="00B26552">
        <w:rPr>
          <w:rFonts w:asciiTheme="minorHAnsi" w:hAnsiTheme="minorHAnsi" w:cstheme="minorHAnsi"/>
          <w:b/>
          <w:bCs/>
          <w:color w:val="1F3864" w:themeColor="accent1" w:themeShade="80"/>
          <w:szCs w:val="24"/>
        </w:rPr>
        <w:t xml:space="preserve">Access the </w:t>
      </w:r>
      <w:r w:rsidR="0079206E">
        <w:rPr>
          <w:rFonts w:asciiTheme="minorHAnsi" w:hAnsiTheme="minorHAnsi" w:cstheme="minorHAnsi"/>
          <w:b/>
          <w:bCs/>
          <w:color w:val="1F3864" w:themeColor="accent1" w:themeShade="80"/>
          <w:szCs w:val="24"/>
        </w:rPr>
        <w:t>Checklist</w:t>
      </w:r>
    </w:p>
    <w:p w14:paraId="3FFBCB5D" w14:textId="1478880C" w:rsidR="00F908BF" w:rsidRDefault="00291B4A">
      <w:pPr>
        <w:pStyle w:val="ListParagraph"/>
        <w:numPr>
          <w:ilvl w:val="1"/>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Once logged into Sunapsis, click on “Checklist Management” under “Workflow Management</w:t>
      </w:r>
      <w:r w:rsidR="00E311F8">
        <w:rPr>
          <w:rFonts w:asciiTheme="minorHAnsi" w:hAnsiTheme="minorHAnsi" w:cstheme="minorHAnsi"/>
          <w:color w:val="1F3864" w:themeColor="accent1" w:themeShade="80"/>
          <w:szCs w:val="24"/>
        </w:rPr>
        <w:t>”</w:t>
      </w:r>
    </w:p>
    <w:p w14:paraId="2520B2B1" w14:textId="3349633E" w:rsidR="003867E9" w:rsidRPr="003867E9" w:rsidRDefault="003867E9" w:rsidP="00544CDC">
      <w:pPr>
        <w:jc w:val="center"/>
        <w:rPr>
          <w:rFonts w:asciiTheme="minorHAnsi" w:hAnsiTheme="minorHAnsi" w:cstheme="minorHAnsi"/>
          <w:color w:val="1F3864" w:themeColor="accent1" w:themeShade="80"/>
          <w:szCs w:val="24"/>
        </w:rPr>
      </w:pPr>
      <w:r w:rsidRPr="003867E9">
        <w:rPr>
          <w:rFonts w:asciiTheme="minorHAnsi" w:hAnsiTheme="minorHAnsi" w:cstheme="minorHAnsi"/>
          <w:noProof/>
          <w:color w:val="1F3864" w:themeColor="accent1" w:themeShade="80"/>
          <w:szCs w:val="24"/>
        </w:rPr>
        <w:lastRenderedPageBreak/>
        <w:drawing>
          <wp:inline distT="0" distB="0" distL="0" distR="0" wp14:anchorId="24A98A3F" wp14:editId="2AC4A9BE">
            <wp:extent cx="4419600" cy="3367583"/>
            <wp:effectExtent l="19050" t="19050" r="19050" b="2349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63"/>
                    <a:stretch>
                      <a:fillRect/>
                    </a:stretch>
                  </pic:blipFill>
                  <pic:spPr>
                    <a:xfrm>
                      <a:off x="0" y="0"/>
                      <a:ext cx="4451856" cy="3392161"/>
                    </a:xfrm>
                    <a:prstGeom prst="rect">
                      <a:avLst/>
                    </a:prstGeom>
                    <a:ln>
                      <a:solidFill>
                        <a:schemeClr val="tx1"/>
                      </a:solidFill>
                    </a:ln>
                  </pic:spPr>
                </pic:pic>
              </a:graphicData>
            </a:graphic>
          </wp:inline>
        </w:drawing>
      </w:r>
    </w:p>
    <w:p w14:paraId="518D20C6" w14:textId="253B3CA4" w:rsidR="00E06145" w:rsidRDefault="00E06145">
      <w:pPr>
        <w:pStyle w:val="ListParagraph"/>
        <w:numPr>
          <w:ilvl w:val="1"/>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The checklist</w:t>
      </w:r>
      <w:r w:rsidR="00900499">
        <w:rPr>
          <w:rFonts w:asciiTheme="minorHAnsi" w:hAnsiTheme="minorHAnsi" w:cstheme="minorHAnsi"/>
          <w:color w:val="1F3864" w:themeColor="accent1" w:themeShade="80"/>
          <w:szCs w:val="24"/>
        </w:rPr>
        <w:t>s for new students w</w:t>
      </w:r>
      <w:r w:rsidR="00E27B84">
        <w:rPr>
          <w:rFonts w:asciiTheme="minorHAnsi" w:hAnsiTheme="minorHAnsi" w:cstheme="minorHAnsi"/>
          <w:color w:val="1F3864" w:themeColor="accent1" w:themeShade="80"/>
          <w:szCs w:val="24"/>
        </w:rPr>
        <w:t>ill</w:t>
      </w:r>
      <w:r w:rsidR="00900499">
        <w:rPr>
          <w:rFonts w:asciiTheme="minorHAnsi" w:hAnsiTheme="minorHAnsi" w:cstheme="minorHAnsi"/>
          <w:color w:val="1F3864" w:themeColor="accent1" w:themeShade="80"/>
          <w:szCs w:val="24"/>
        </w:rPr>
        <w:t xml:space="preserve"> be differentiated by </w:t>
      </w:r>
      <w:r w:rsidR="00F64483">
        <w:rPr>
          <w:rFonts w:asciiTheme="minorHAnsi" w:hAnsiTheme="minorHAnsi" w:cstheme="minorHAnsi"/>
          <w:color w:val="1F3864" w:themeColor="accent1" w:themeShade="80"/>
          <w:szCs w:val="24"/>
        </w:rPr>
        <w:t xml:space="preserve">student group and by checklist stage. </w:t>
      </w:r>
    </w:p>
    <w:p w14:paraId="55939665" w14:textId="0F1D9AF7" w:rsidR="00F535E8" w:rsidRDefault="00F64483">
      <w:pPr>
        <w:pStyle w:val="ListParagraph"/>
        <w:numPr>
          <w:ilvl w:val="2"/>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For i</w:t>
      </w:r>
      <w:r w:rsidR="009774B8">
        <w:rPr>
          <w:rFonts w:asciiTheme="minorHAnsi" w:hAnsiTheme="minorHAnsi" w:cstheme="minorHAnsi"/>
          <w:color w:val="1F3864" w:themeColor="accent1" w:themeShade="80"/>
          <w:szCs w:val="24"/>
        </w:rPr>
        <w:t>ncoming</w:t>
      </w:r>
      <w:r>
        <w:rPr>
          <w:rFonts w:asciiTheme="minorHAnsi" w:hAnsiTheme="minorHAnsi" w:cstheme="minorHAnsi"/>
          <w:color w:val="1F3864" w:themeColor="accent1" w:themeShade="80"/>
          <w:szCs w:val="24"/>
        </w:rPr>
        <w:t xml:space="preserve"> degree</w:t>
      </w:r>
      <w:r w:rsidR="009774B8">
        <w:rPr>
          <w:rFonts w:asciiTheme="minorHAnsi" w:hAnsiTheme="minorHAnsi" w:cstheme="minorHAnsi"/>
          <w:color w:val="1F3864" w:themeColor="accent1" w:themeShade="80"/>
          <w:szCs w:val="24"/>
        </w:rPr>
        <w:t>-seeking</w:t>
      </w:r>
      <w:r>
        <w:rPr>
          <w:rFonts w:asciiTheme="minorHAnsi" w:hAnsiTheme="minorHAnsi" w:cstheme="minorHAnsi"/>
          <w:color w:val="1F3864" w:themeColor="accent1" w:themeShade="80"/>
          <w:szCs w:val="24"/>
        </w:rPr>
        <w:t xml:space="preserve"> students, the checklist to review is “</w:t>
      </w:r>
      <w:r w:rsidR="009774B8">
        <w:rPr>
          <w:rFonts w:asciiTheme="minorHAnsi" w:hAnsiTheme="minorHAnsi" w:cstheme="minorHAnsi"/>
          <w:color w:val="1F3864" w:themeColor="accent1" w:themeShade="80"/>
          <w:szCs w:val="24"/>
        </w:rPr>
        <w:t xml:space="preserve">New Student—Degree </w:t>
      </w:r>
      <w:r w:rsidR="00F74508">
        <w:rPr>
          <w:rFonts w:asciiTheme="minorHAnsi" w:hAnsiTheme="minorHAnsi" w:cstheme="minorHAnsi"/>
          <w:color w:val="1F3864" w:themeColor="accent1" w:themeShade="80"/>
          <w:szCs w:val="24"/>
        </w:rPr>
        <w:t>Programs</w:t>
      </w:r>
      <w:r>
        <w:rPr>
          <w:rFonts w:asciiTheme="minorHAnsi" w:hAnsiTheme="minorHAnsi" w:cstheme="minorHAnsi"/>
          <w:color w:val="1F3864" w:themeColor="accent1" w:themeShade="80"/>
          <w:szCs w:val="24"/>
        </w:rPr>
        <w:t xml:space="preserve"> – PIIRF Submitted” </w:t>
      </w:r>
      <w:proofErr w:type="gramStart"/>
      <w:r>
        <w:rPr>
          <w:rFonts w:asciiTheme="minorHAnsi" w:hAnsiTheme="minorHAnsi" w:cstheme="minorHAnsi"/>
          <w:color w:val="1F3864" w:themeColor="accent1" w:themeShade="80"/>
          <w:szCs w:val="24"/>
        </w:rPr>
        <w:t>stage</w:t>
      </w:r>
      <w:proofErr w:type="gramEnd"/>
    </w:p>
    <w:p w14:paraId="4A99E78F" w14:textId="41BC0840" w:rsidR="009774B8" w:rsidRDefault="009774B8">
      <w:pPr>
        <w:pStyle w:val="ListParagraph"/>
        <w:numPr>
          <w:ilvl w:val="2"/>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For incoming IAP &amp; MAP students, the checklist to review is “</w:t>
      </w:r>
      <w:r w:rsidR="000F7C0A">
        <w:rPr>
          <w:rFonts w:asciiTheme="minorHAnsi" w:hAnsiTheme="minorHAnsi" w:cstheme="minorHAnsi"/>
          <w:color w:val="1F3864" w:themeColor="accent1" w:themeShade="80"/>
          <w:szCs w:val="24"/>
        </w:rPr>
        <w:t xml:space="preserve">New Student – IAP </w:t>
      </w:r>
      <w:r w:rsidR="00F74508">
        <w:rPr>
          <w:rFonts w:asciiTheme="minorHAnsi" w:hAnsiTheme="minorHAnsi" w:cstheme="minorHAnsi"/>
          <w:color w:val="1F3864" w:themeColor="accent1" w:themeShade="80"/>
          <w:szCs w:val="24"/>
        </w:rPr>
        <w:t xml:space="preserve">&amp; MAP Programs – PIIRF Submitted” </w:t>
      </w:r>
      <w:proofErr w:type="gramStart"/>
      <w:r w:rsidR="00F74508">
        <w:rPr>
          <w:rFonts w:asciiTheme="minorHAnsi" w:hAnsiTheme="minorHAnsi" w:cstheme="minorHAnsi"/>
          <w:color w:val="1F3864" w:themeColor="accent1" w:themeShade="80"/>
          <w:szCs w:val="24"/>
        </w:rPr>
        <w:t>stage</w:t>
      </w:r>
      <w:proofErr w:type="gramEnd"/>
    </w:p>
    <w:p w14:paraId="65955318" w14:textId="48A43D6F" w:rsidR="00F74508" w:rsidRDefault="00F74508">
      <w:pPr>
        <w:pStyle w:val="ListParagraph"/>
        <w:numPr>
          <w:ilvl w:val="2"/>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For incoming ABAU, ELTA, and WSP students, the checklist to review is “New Student – ABAU, ELTA, and WSP students – PIIRF Submitted” </w:t>
      </w:r>
      <w:proofErr w:type="gramStart"/>
      <w:r>
        <w:rPr>
          <w:rFonts w:asciiTheme="minorHAnsi" w:hAnsiTheme="minorHAnsi" w:cstheme="minorHAnsi"/>
          <w:color w:val="1F3864" w:themeColor="accent1" w:themeShade="80"/>
          <w:szCs w:val="24"/>
        </w:rPr>
        <w:t>stage</w:t>
      </w:r>
      <w:proofErr w:type="gramEnd"/>
    </w:p>
    <w:p w14:paraId="5FD5A5FC" w14:textId="4B3CFE23" w:rsidR="00C70DC9" w:rsidRDefault="00C70DC9">
      <w:pPr>
        <w:pStyle w:val="ListParagraph"/>
        <w:numPr>
          <w:ilvl w:val="1"/>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After double clicking on the checklist you are reviewing, submitted PIIRFs will be indicated with a red exclamation </w:t>
      </w:r>
      <w:proofErr w:type="gramStart"/>
      <w:r>
        <w:rPr>
          <w:rFonts w:asciiTheme="minorHAnsi" w:hAnsiTheme="minorHAnsi" w:cstheme="minorHAnsi"/>
          <w:color w:val="1F3864" w:themeColor="accent1" w:themeShade="80"/>
          <w:szCs w:val="24"/>
        </w:rPr>
        <w:t>mark</w:t>
      </w:r>
      <w:proofErr w:type="gramEnd"/>
    </w:p>
    <w:p w14:paraId="4394B4A2" w14:textId="17760917" w:rsidR="00C70DC9" w:rsidRDefault="009F3615" w:rsidP="009F3615">
      <w:pPr>
        <w:jc w:val="center"/>
        <w:rPr>
          <w:rFonts w:asciiTheme="minorHAnsi" w:hAnsiTheme="minorHAnsi" w:cstheme="minorHAnsi"/>
          <w:color w:val="1F3864" w:themeColor="accent1" w:themeShade="80"/>
          <w:szCs w:val="24"/>
        </w:rPr>
      </w:pPr>
      <w:r w:rsidRPr="009F3615">
        <w:rPr>
          <w:rFonts w:asciiTheme="minorHAnsi" w:hAnsiTheme="minorHAnsi" w:cstheme="minorHAnsi"/>
          <w:noProof/>
          <w:color w:val="1F3864" w:themeColor="accent1" w:themeShade="80"/>
          <w:szCs w:val="24"/>
        </w:rPr>
        <w:lastRenderedPageBreak/>
        <w:drawing>
          <wp:inline distT="0" distB="0" distL="0" distR="0" wp14:anchorId="6D6354AA" wp14:editId="00E67429">
            <wp:extent cx="4781550" cy="3611705"/>
            <wp:effectExtent l="19050" t="19050" r="19050" b="27305"/>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64"/>
                    <a:stretch>
                      <a:fillRect/>
                    </a:stretch>
                  </pic:blipFill>
                  <pic:spPr>
                    <a:xfrm>
                      <a:off x="0" y="0"/>
                      <a:ext cx="4791638" cy="3619325"/>
                    </a:xfrm>
                    <a:prstGeom prst="rect">
                      <a:avLst/>
                    </a:prstGeom>
                    <a:ln>
                      <a:solidFill>
                        <a:schemeClr val="tx1"/>
                      </a:solidFill>
                    </a:ln>
                  </pic:spPr>
                </pic:pic>
              </a:graphicData>
            </a:graphic>
          </wp:inline>
        </w:drawing>
      </w:r>
    </w:p>
    <w:p w14:paraId="26478090" w14:textId="201BD98C" w:rsidR="005D2030" w:rsidRDefault="005D2030" w:rsidP="009F3615">
      <w:pPr>
        <w:jc w:val="center"/>
        <w:rPr>
          <w:rFonts w:asciiTheme="minorHAnsi" w:hAnsiTheme="minorHAnsi" w:cstheme="minorHAnsi"/>
          <w:color w:val="1F3864" w:themeColor="accent1" w:themeShade="80"/>
          <w:szCs w:val="24"/>
        </w:rPr>
      </w:pPr>
    </w:p>
    <w:p w14:paraId="6775A367" w14:textId="3C2C5175" w:rsidR="005D2030" w:rsidRPr="00C70DC9" w:rsidRDefault="00B8392E" w:rsidP="009F3615">
      <w:pPr>
        <w:jc w:val="center"/>
        <w:rPr>
          <w:rFonts w:asciiTheme="minorHAnsi" w:hAnsiTheme="minorHAnsi" w:cstheme="minorHAnsi"/>
          <w:color w:val="1F3864" w:themeColor="accent1" w:themeShade="80"/>
          <w:szCs w:val="24"/>
        </w:rPr>
      </w:pPr>
      <w:r w:rsidRPr="00B8392E">
        <w:rPr>
          <w:rFonts w:asciiTheme="minorHAnsi" w:hAnsiTheme="minorHAnsi" w:cstheme="minorHAnsi"/>
          <w:noProof/>
          <w:color w:val="1F3864" w:themeColor="accent1" w:themeShade="80"/>
          <w:szCs w:val="24"/>
        </w:rPr>
        <w:drawing>
          <wp:inline distT="0" distB="0" distL="0" distR="0" wp14:anchorId="0B3DCB9A" wp14:editId="2E2A49BE">
            <wp:extent cx="4765716" cy="3547301"/>
            <wp:effectExtent l="19050" t="19050" r="15875" b="15240"/>
            <wp:docPr id="321" name="Picture 32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descr="Graphical user interface, application, table, Excel&#10;&#10;Description automatically generated"/>
                    <pic:cNvPicPr/>
                  </pic:nvPicPr>
                  <pic:blipFill>
                    <a:blip r:embed="rId65"/>
                    <a:stretch>
                      <a:fillRect/>
                    </a:stretch>
                  </pic:blipFill>
                  <pic:spPr>
                    <a:xfrm>
                      <a:off x="0" y="0"/>
                      <a:ext cx="4780835" cy="3558555"/>
                    </a:xfrm>
                    <a:prstGeom prst="rect">
                      <a:avLst/>
                    </a:prstGeom>
                    <a:ln>
                      <a:solidFill>
                        <a:schemeClr val="tx1"/>
                      </a:solidFill>
                    </a:ln>
                  </pic:spPr>
                </pic:pic>
              </a:graphicData>
            </a:graphic>
          </wp:inline>
        </w:drawing>
      </w:r>
    </w:p>
    <w:p w14:paraId="0A78D5B8" w14:textId="77777777" w:rsidR="007C5B83" w:rsidRPr="007C5B83" w:rsidRDefault="007C5B83">
      <w:pPr>
        <w:pStyle w:val="ListParagraph"/>
        <w:numPr>
          <w:ilvl w:val="0"/>
          <w:numId w:val="103"/>
        </w:numPr>
        <w:rPr>
          <w:rFonts w:asciiTheme="minorHAnsi" w:hAnsiTheme="minorHAnsi" w:cstheme="minorHAnsi"/>
          <w:b/>
          <w:bCs/>
          <w:color w:val="1F3864" w:themeColor="accent1" w:themeShade="80"/>
          <w:szCs w:val="24"/>
        </w:rPr>
      </w:pPr>
      <w:r w:rsidRPr="007C5B83">
        <w:rPr>
          <w:rFonts w:asciiTheme="minorHAnsi" w:hAnsiTheme="minorHAnsi" w:cstheme="minorHAnsi"/>
          <w:b/>
          <w:bCs/>
          <w:color w:val="1F3864" w:themeColor="accent1" w:themeShade="80"/>
          <w:szCs w:val="24"/>
        </w:rPr>
        <w:lastRenderedPageBreak/>
        <w:t>Evaluate Student PIIRF</w:t>
      </w:r>
    </w:p>
    <w:p w14:paraId="7DB382CE" w14:textId="2C31B851" w:rsidR="00F908BF" w:rsidRDefault="00672DC6">
      <w:pPr>
        <w:pStyle w:val="ListParagraph"/>
        <w:numPr>
          <w:ilvl w:val="1"/>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After double clicking the student’s name, their Sunapsis profile will </w:t>
      </w:r>
      <w:proofErr w:type="gramStart"/>
      <w:r>
        <w:rPr>
          <w:rFonts w:asciiTheme="minorHAnsi" w:hAnsiTheme="minorHAnsi" w:cstheme="minorHAnsi"/>
          <w:color w:val="1F3864" w:themeColor="accent1" w:themeShade="80"/>
          <w:szCs w:val="24"/>
        </w:rPr>
        <w:t>open</w:t>
      </w:r>
      <w:proofErr w:type="gramEnd"/>
    </w:p>
    <w:p w14:paraId="2ADD5DB4" w14:textId="26BAFB4F" w:rsidR="00672DC6" w:rsidRDefault="00554EF7">
      <w:pPr>
        <w:pStyle w:val="ListParagraph"/>
        <w:numPr>
          <w:ilvl w:val="1"/>
          <w:numId w:val="103"/>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Click on Workflow Management</w:t>
      </w:r>
      <w:r w:rsidR="00702B98">
        <w:rPr>
          <w:rFonts w:asciiTheme="minorHAnsi" w:hAnsiTheme="minorHAnsi" w:cstheme="minorHAnsi"/>
          <w:color w:val="1F3864" w:themeColor="accent1" w:themeShade="80"/>
          <w:szCs w:val="24"/>
        </w:rPr>
        <w:t>,</w:t>
      </w:r>
      <w:r>
        <w:rPr>
          <w:rFonts w:asciiTheme="minorHAnsi" w:hAnsiTheme="minorHAnsi" w:cstheme="minorHAnsi"/>
          <w:color w:val="1F3864" w:themeColor="accent1" w:themeShade="80"/>
          <w:szCs w:val="24"/>
        </w:rPr>
        <w:t xml:space="preserve">” and then double click the PIIRF </w:t>
      </w:r>
      <w:r w:rsidR="006D4E72">
        <w:rPr>
          <w:rFonts w:asciiTheme="minorHAnsi" w:hAnsiTheme="minorHAnsi" w:cstheme="minorHAnsi"/>
          <w:color w:val="1F3864" w:themeColor="accent1" w:themeShade="80"/>
          <w:szCs w:val="24"/>
        </w:rPr>
        <w:t xml:space="preserve">e-form </w:t>
      </w:r>
      <w:r>
        <w:rPr>
          <w:rFonts w:asciiTheme="minorHAnsi" w:hAnsiTheme="minorHAnsi" w:cstheme="minorHAnsi"/>
          <w:color w:val="1F3864" w:themeColor="accent1" w:themeShade="80"/>
          <w:szCs w:val="24"/>
        </w:rPr>
        <w:t>(Degree Programs, IAP &amp; MAP Programs, etc.)</w:t>
      </w:r>
    </w:p>
    <w:p w14:paraId="0DEB003C" w14:textId="0E04A087" w:rsidR="00E311F8" w:rsidRPr="004B63B8" w:rsidRDefault="004B63B8" w:rsidP="00E311F8">
      <w:pPr>
        <w:jc w:val="center"/>
        <w:rPr>
          <w:rFonts w:asciiTheme="minorHAnsi" w:hAnsiTheme="minorHAnsi" w:cstheme="minorHAnsi"/>
          <w:color w:val="1F3864" w:themeColor="accent1" w:themeShade="80"/>
          <w:szCs w:val="24"/>
        </w:rPr>
      </w:pPr>
      <w:r w:rsidRPr="004B63B8">
        <w:rPr>
          <w:rFonts w:asciiTheme="minorHAnsi" w:hAnsiTheme="minorHAnsi" w:cstheme="minorHAnsi"/>
          <w:noProof/>
          <w:color w:val="1F3864" w:themeColor="accent1" w:themeShade="80"/>
          <w:szCs w:val="24"/>
        </w:rPr>
        <w:drawing>
          <wp:inline distT="0" distB="0" distL="0" distR="0" wp14:anchorId="36F480F0" wp14:editId="58238351">
            <wp:extent cx="4572000" cy="3496896"/>
            <wp:effectExtent l="19050" t="19050" r="19050" b="27940"/>
            <wp:docPr id="322" name="Picture 3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Graphical user interface, application&#10;&#10;Description automatically generated"/>
                    <pic:cNvPicPr/>
                  </pic:nvPicPr>
                  <pic:blipFill>
                    <a:blip r:embed="rId66"/>
                    <a:stretch>
                      <a:fillRect/>
                    </a:stretch>
                  </pic:blipFill>
                  <pic:spPr>
                    <a:xfrm>
                      <a:off x="0" y="0"/>
                      <a:ext cx="4577725" cy="3501275"/>
                    </a:xfrm>
                    <a:prstGeom prst="rect">
                      <a:avLst/>
                    </a:prstGeom>
                    <a:ln>
                      <a:solidFill>
                        <a:schemeClr val="tx1"/>
                      </a:solidFill>
                    </a:ln>
                  </pic:spPr>
                </pic:pic>
              </a:graphicData>
            </a:graphic>
          </wp:inline>
        </w:drawing>
      </w:r>
    </w:p>
    <w:p w14:paraId="2F01BDB7" w14:textId="6DD31F46" w:rsidR="00750044" w:rsidRDefault="0020543C">
      <w:pPr>
        <w:pStyle w:val="ListParagraph"/>
        <w:keepLines w:val="0"/>
        <w:numPr>
          <w:ilvl w:val="1"/>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sidRPr="0069438B">
        <w:rPr>
          <w:rFonts w:asciiTheme="minorHAnsi" w:hAnsiTheme="minorHAnsi" w:cstheme="minorHAnsi"/>
          <w:color w:val="1F3864" w:themeColor="accent1" w:themeShade="80"/>
          <w:szCs w:val="24"/>
        </w:rPr>
        <w:t xml:space="preserve">Review the information in the PIIRF </w:t>
      </w:r>
      <w:r w:rsidR="001D4353" w:rsidRPr="0069438B">
        <w:rPr>
          <w:rFonts w:asciiTheme="minorHAnsi" w:hAnsiTheme="minorHAnsi" w:cstheme="minorHAnsi"/>
          <w:color w:val="1F3864" w:themeColor="accent1" w:themeShade="80"/>
          <w:szCs w:val="24"/>
        </w:rPr>
        <w:t>to understand which school and program the</w:t>
      </w:r>
      <w:r w:rsidR="00A8256D" w:rsidRPr="0069438B">
        <w:rPr>
          <w:rFonts w:asciiTheme="minorHAnsi" w:hAnsiTheme="minorHAnsi" w:cstheme="minorHAnsi"/>
          <w:color w:val="1F3864" w:themeColor="accent1" w:themeShade="80"/>
          <w:szCs w:val="24"/>
        </w:rPr>
        <w:t xml:space="preserve"> student is </w:t>
      </w:r>
      <w:r w:rsidR="001D4353" w:rsidRPr="0069438B">
        <w:rPr>
          <w:rFonts w:asciiTheme="minorHAnsi" w:hAnsiTheme="minorHAnsi" w:cstheme="minorHAnsi"/>
          <w:color w:val="1F3864" w:themeColor="accent1" w:themeShade="80"/>
          <w:szCs w:val="24"/>
        </w:rPr>
        <w:t xml:space="preserve">admitted to and which immigration document they are </w:t>
      </w:r>
      <w:proofErr w:type="gramStart"/>
      <w:r w:rsidR="001D4353" w:rsidRPr="0069438B">
        <w:rPr>
          <w:rFonts w:asciiTheme="minorHAnsi" w:hAnsiTheme="minorHAnsi" w:cstheme="minorHAnsi"/>
          <w:color w:val="1F3864" w:themeColor="accent1" w:themeShade="80"/>
          <w:szCs w:val="24"/>
        </w:rPr>
        <w:t>requesting</w:t>
      </w:r>
      <w:proofErr w:type="gramEnd"/>
    </w:p>
    <w:p w14:paraId="5763B9D0" w14:textId="163A5530" w:rsidR="00E06949" w:rsidRDefault="00E06949">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Verify that the student’s Immigration Status in </w:t>
      </w:r>
      <w:r w:rsidR="0021501E">
        <w:rPr>
          <w:rFonts w:asciiTheme="minorHAnsi" w:hAnsiTheme="minorHAnsi" w:cstheme="minorHAnsi"/>
          <w:color w:val="1F3864" w:themeColor="accent1" w:themeShade="80"/>
          <w:szCs w:val="24"/>
        </w:rPr>
        <w:t>Sunapsis</w:t>
      </w:r>
      <w:r>
        <w:rPr>
          <w:rFonts w:asciiTheme="minorHAnsi" w:hAnsiTheme="minorHAnsi" w:cstheme="minorHAnsi"/>
          <w:color w:val="1F3864" w:themeColor="accent1" w:themeShade="80"/>
          <w:szCs w:val="24"/>
        </w:rPr>
        <w:t xml:space="preserve"> corresponds with the requested immigration document in the PIIRF (Record Management – Biographical Information – Core Biographical)</w:t>
      </w:r>
    </w:p>
    <w:p w14:paraId="384C3C54" w14:textId="673020F4" w:rsidR="00750044" w:rsidRPr="005E2963" w:rsidRDefault="00391EDF">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cstheme="minorHAnsi"/>
          <w:color w:val="1F3864" w:themeColor="accent1" w:themeShade="80"/>
          <w:szCs w:val="24"/>
        </w:rPr>
        <w:t xml:space="preserve">Verify that there is an admission record in </w:t>
      </w:r>
      <w:r w:rsidR="00A43583">
        <w:rPr>
          <w:rFonts w:cstheme="minorHAnsi"/>
          <w:color w:val="1F3864" w:themeColor="accent1" w:themeShade="80"/>
          <w:szCs w:val="24"/>
        </w:rPr>
        <w:t>Sunapsis</w:t>
      </w:r>
      <w:r>
        <w:rPr>
          <w:rFonts w:cstheme="minorHAnsi"/>
          <w:color w:val="1F3864" w:themeColor="accent1" w:themeShade="80"/>
          <w:szCs w:val="24"/>
        </w:rPr>
        <w:t xml:space="preserve"> that corresponds with the admitted term </w:t>
      </w:r>
      <w:r w:rsidR="00EB672E">
        <w:rPr>
          <w:rFonts w:cstheme="minorHAnsi"/>
          <w:color w:val="1F3864" w:themeColor="accent1" w:themeShade="80"/>
          <w:szCs w:val="24"/>
        </w:rPr>
        <w:t xml:space="preserve">and program </w:t>
      </w:r>
      <w:r>
        <w:rPr>
          <w:rFonts w:cstheme="minorHAnsi"/>
          <w:color w:val="1F3864" w:themeColor="accent1" w:themeShade="80"/>
          <w:szCs w:val="24"/>
        </w:rPr>
        <w:t>listed in the PIIRF (</w:t>
      </w:r>
      <w:r w:rsidR="005E2963">
        <w:rPr>
          <w:rFonts w:cstheme="minorHAnsi"/>
          <w:color w:val="1F3864" w:themeColor="accent1" w:themeShade="80"/>
          <w:szCs w:val="24"/>
        </w:rPr>
        <w:t xml:space="preserve">Record Management – Student Admission Information – Admission </w:t>
      </w:r>
      <w:commentRangeStart w:id="158"/>
      <w:r w:rsidR="005E2963">
        <w:rPr>
          <w:rFonts w:cstheme="minorHAnsi"/>
          <w:color w:val="1F3864" w:themeColor="accent1" w:themeShade="80"/>
          <w:szCs w:val="24"/>
        </w:rPr>
        <w:t>Information</w:t>
      </w:r>
      <w:commentRangeEnd w:id="158"/>
      <w:r w:rsidR="00303D34">
        <w:rPr>
          <w:rStyle w:val="CommentReference"/>
        </w:rPr>
        <w:commentReference w:id="158"/>
      </w:r>
      <w:r w:rsidR="005E2963">
        <w:rPr>
          <w:rFonts w:cstheme="minorHAnsi"/>
          <w:color w:val="1F3864" w:themeColor="accent1" w:themeShade="80"/>
          <w:szCs w:val="24"/>
        </w:rPr>
        <w:t>)</w:t>
      </w:r>
    </w:p>
    <w:p w14:paraId="65AE9578" w14:textId="789A15C6" w:rsidR="005E2963" w:rsidRPr="00EB672E" w:rsidRDefault="005E2963">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cstheme="minorHAnsi"/>
          <w:color w:val="1F3864" w:themeColor="accent1" w:themeShade="80"/>
          <w:szCs w:val="24"/>
        </w:rPr>
        <w:t xml:space="preserve">Verify that </w:t>
      </w:r>
      <w:r w:rsidR="00EB672E">
        <w:rPr>
          <w:rFonts w:cstheme="minorHAnsi"/>
          <w:color w:val="1F3864" w:themeColor="accent1" w:themeShade="80"/>
          <w:szCs w:val="24"/>
        </w:rPr>
        <w:t xml:space="preserve">there is a program record that </w:t>
      </w:r>
      <w:r w:rsidR="008678EA">
        <w:rPr>
          <w:rFonts w:cstheme="minorHAnsi"/>
          <w:color w:val="1F3864" w:themeColor="accent1" w:themeShade="80"/>
          <w:szCs w:val="24"/>
        </w:rPr>
        <w:t>matches</w:t>
      </w:r>
      <w:r w:rsidR="00EB672E">
        <w:rPr>
          <w:rFonts w:cstheme="minorHAnsi"/>
          <w:color w:val="1F3864" w:themeColor="accent1" w:themeShade="80"/>
          <w:szCs w:val="24"/>
        </w:rPr>
        <w:t xml:space="preserve"> the program in the PIIRF (Record Management – Student Academic Program Information – Program Information)</w:t>
      </w:r>
    </w:p>
    <w:p w14:paraId="66F5CC16" w14:textId="65D10323" w:rsidR="00C84CA1" w:rsidRPr="007A25B2" w:rsidRDefault="00EB672E">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cstheme="minorHAnsi"/>
          <w:color w:val="1F3864" w:themeColor="accent1" w:themeShade="80"/>
          <w:szCs w:val="24"/>
        </w:rPr>
        <w:t xml:space="preserve">If there are any discrepancies between the PIIRF and this information in Sunapsis, the admission unit may need to be contacted for </w:t>
      </w:r>
      <w:proofErr w:type="gramStart"/>
      <w:r>
        <w:rPr>
          <w:rFonts w:cstheme="minorHAnsi"/>
          <w:color w:val="1F3864" w:themeColor="accent1" w:themeShade="80"/>
          <w:szCs w:val="24"/>
        </w:rPr>
        <w:t>clarification</w:t>
      </w:r>
      <w:proofErr w:type="gramEnd"/>
    </w:p>
    <w:p w14:paraId="1E292A4C" w14:textId="76DAD7FF" w:rsidR="00AC4339" w:rsidRDefault="00AC4339">
      <w:pPr>
        <w:pStyle w:val="ListParagraph"/>
        <w:keepLines w:val="0"/>
        <w:numPr>
          <w:ilvl w:val="1"/>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Review the English Language Proficiency </w:t>
      </w:r>
      <w:r w:rsidR="0036532D">
        <w:rPr>
          <w:rFonts w:asciiTheme="minorHAnsi" w:hAnsiTheme="minorHAnsi" w:cstheme="minorHAnsi"/>
          <w:color w:val="1F3864" w:themeColor="accent1" w:themeShade="80"/>
          <w:szCs w:val="24"/>
        </w:rPr>
        <w:t xml:space="preserve">in the PIIRF </w:t>
      </w:r>
      <w:r>
        <w:rPr>
          <w:rFonts w:asciiTheme="minorHAnsi" w:hAnsiTheme="minorHAnsi" w:cstheme="minorHAnsi"/>
          <w:color w:val="1F3864" w:themeColor="accent1" w:themeShade="80"/>
          <w:szCs w:val="24"/>
        </w:rPr>
        <w:t>and ensure that test scores are either uploaded as a PDF or stored in Student Admission Information – English Proficiency Scores</w:t>
      </w:r>
      <w:r w:rsidR="0036532D">
        <w:rPr>
          <w:rFonts w:asciiTheme="minorHAnsi" w:hAnsiTheme="minorHAnsi" w:cstheme="minorHAnsi"/>
          <w:color w:val="1F3864" w:themeColor="accent1" w:themeShade="80"/>
          <w:szCs w:val="24"/>
        </w:rPr>
        <w:t>. If “Met-Other Reason” is listed, the reason should be documented in the remarks section</w:t>
      </w:r>
      <w:r w:rsidR="003B0A9C">
        <w:rPr>
          <w:rFonts w:asciiTheme="minorHAnsi" w:hAnsiTheme="minorHAnsi" w:cstheme="minorHAnsi"/>
          <w:color w:val="1F3864" w:themeColor="accent1" w:themeShade="80"/>
          <w:szCs w:val="24"/>
        </w:rPr>
        <w:t xml:space="preserve">. </w:t>
      </w:r>
      <w:r w:rsidR="00351AB5">
        <w:rPr>
          <w:rFonts w:asciiTheme="minorHAnsi" w:hAnsiTheme="minorHAnsi" w:cstheme="minorHAnsi"/>
          <w:color w:val="1F3864" w:themeColor="accent1" w:themeShade="80"/>
          <w:szCs w:val="24"/>
        </w:rPr>
        <w:t xml:space="preserve">For more information on acceptable proof of English Proficiency, please see section 2.6 of this </w:t>
      </w:r>
      <w:r w:rsidR="00087F5C">
        <w:rPr>
          <w:rFonts w:asciiTheme="minorHAnsi" w:hAnsiTheme="minorHAnsi" w:cstheme="minorHAnsi"/>
          <w:color w:val="1F3864" w:themeColor="accent1" w:themeShade="80"/>
          <w:szCs w:val="24"/>
        </w:rPr>
        <w:t>manual.</w:t>
      </w:r>
    </w:p>
    <w:p w14:paraId="333911FA" w14:textId="07EB2AFA" w:rsidR="00D03B21" w:rsidRDefault="00D03B21">
      <w:pPr>
        <w:pStyle w:val="ListParagraph"/>
        <w:keepLines w:val="0"/>
        <w:numPr>
          <w:ilvl w:val="1"/>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lastRenderedPageBreak/>
        <w:t xml:space="preserve">Review the foreign address and U.S. address (if a transfer-in). These are found in Record Management </w:t>
      </w:r>
      <w:r w:rsidR="00A13D41">
        <w:rPr>
          <w:rFonts w:asciiTheme="minorHAnsi" w:hAnsiTheme="minorHAnsi" w:cstheme="minorHAnsi"/>
          <w:color w:val="1F3864" w:themeColor="accent1" w:themeShade="80"/>
          <w:szCs w:val="24"/>
        </w:rPr>
        <w:t>–</w:t>
      </w:r>
      <w:r>
        <w:rPr>
          <w:rFonts w:asciiTheme="minorHAnsi" w:hAnsiTheme="minorHAnsi" w:cstheme="minorHAnsi"/>
          <w:color w:val="1F3864" w:themeColor="accent1" w:themeShade="80"/>
          <w:szCs w:val="24"/>
        </w:rPr>
        <w:t xml:space="preserve"> </w:t>
      </w:r>
      <w:r w:rsidR="00A13D41">
        <w:rPr>
          <w:rFonts w:asciiTheme="minorHAnsi" w:hAnsiTheme="minorHAnsi" w:cstheme="minorHAnsi"/>
          <w:color w:val="1F3864" w:themeColor="accent1" w:themeShade="80"/>
          <w:szCs w:val="24"/>
        </w:rPr>
        <w:t xml:space="preserve">Biographical Information – Addresses </w:t>
      </w:r>
    </w:p>
    <w:p w14:paraId="63DC5CDC" w14:textId="77777777" w:rsidR="00967BA0" w:rsidRDefault="00967BA0" w:rsidP="00967BA0">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ind w:left="1440"/>
        <w:rPr>
          <w:rFonts w:asciiTheme="minorHAnsi" w:hAnsiTheme="minorHAnsi" w:cstheme="minorHAnsi"/>
          <w:color w:val="1F3864" w:themeColor="accent1" w:themeShade="80"/>
          <w:szCs w:val="24"/>
        </w:rPr>
      </w:pPr>
    </w:p>
    <w:p w14:paraId="78283B21" w14:textId="77777777" w:rsidR="007C5B83" w:rsidRPr="007C5B83" w:rsidRDefault="007C5B83">
      <w:pPr>
        <w:pStyle w:val="ListParagraph"/>
        <w:keepLines w:val="0"/>
        <w:numPr>
          <w:ilvl w:val="0"/>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b/>
          <w:bCs/>
          <w:color w:val="1F3864" w:themeColor="accent1" w:themeShade="80"/>
          <w:szCs w:val="24"/>
        </w:rPr>
      </w:pPr>
      <w:r w:rsidRPr="007C5B83">
        <w:rPr>
          <w:rFonts w:asciiTheme="minorHAnsi" w:hAnsiTheme="minorHAnsi" w:cstheme="minorHAnsi"/>
          <w:b/>
          <w:bCs/>
          <w:color w:val="1F3864" w:themeColor="accent1" w:themeShade="80"/>
          <w:szCs w:val="24"/>
        </w:rPr>
        <w:t>Review Supporting Documents</w:t>
      </w:r>
    </w:p>
    <w:p w14:paraId="42566C60" w14:textId="17E34BED" w:rsidR="00F908BF" w:rsidRDefault="00B040F0">
      <w:pPr>
        <w:pStyle w:val="ListParagraph"/>
        <w:keepLines w:val="0"/>
        <w:numPr>
          <w:ilvl w:val="1"/>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Documents can be opened directly within the PIIRF e-form and are also stored in “Document </w:t>
      </w:r>
      <w:proofErr w:type="gramStart"/>
      <w:r>
        <w:rPr>
          <w:rFonts w:asciiTheme="minorHAnsi" w:hAnsiTheme="minorHAnsi" w:cstheme="minorHAnsi"/>
          <w:color w:val="1F3864" w:themeColor="accent1" w:themeShade="80"/>
          <w:szCs w:val="24"/>
        </w:rPr>
        <w:t>Management</w:t>
      </w:r>
      <w:proofErr w:type="gramEnd"/>
      <w:r>
        <w:rPr>
          <w:rFonts w:asciiTheme="minorHAnsi" w:hAnsiTheme="minorHAnsi" w:cstheme="minorHAnsi"/>
          <w:color w:val="1F3864" w:themeColor="accent1" w:themeShade="80"/>
          <w:szCs w:val="24"/>
        </w:rPr>
        <w:t>”</w:t>
      </w:r>
    </w:p>
    <w:p w14:paraId="32A29C57" w14:textId="5A2480AF" w:rsidR="00B040F0" w:rsidRDefault="00B040F0" w:rsidP="009F4DEE">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p>
    <w:p w14:paraId="4569A7CB" w14:textId="2341A44A" w:rsidR="009F4DEE" w:rsidRDefault="009F4DEE" w:rsidP="009F4DEE">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jc w:val="center"/>
        <w:rPr>
          <w:rFonts w:asciiTheme="minorHAnsi" w:hAnsiTheme="minorHAnsi" w:cstheme="minorHAnsi"/>
          <w:color w:val="1F3864" w:themeColor="accent1" w:themeShade="80"/>
          <w:szCs w:val="24"/>
        </w:rPr>
      </w:pPr>
      <w:r w:rsidRPr="009F4DEE">
        <w:rPr>
          <w:rFonts w:asciiTheme="minorHAnsi" w:hAnsiTheme="minorHAnsi" w:cstheme="minorHAnsi"/>
          <w:noProof/>
          <w:color w:val="1F3864" w:themeColor="accent1" w:themeShade="80"/>
          <w:szCs w:val="24"/>
        </w:rPr>
        <w:drawing>
          <wp:inline distT="0" distB="0" distL="0" distR="0" wp14:anchorId="7CFC5819" wp14:editId="75A3AD70">
            <wp:extent cx="4644384" cy="3507105"/>
            <wp:effectExtent l="19050" t="19050" r="23495" b="17145"/>
            <wp:docPr id="323" name="Picture 3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descr="Graphical user interface, text, application&#10;&#10;Description automatically generated"/>
                    <pic:cNvPicPr/>
                  </pic:nvPicPr>
                  <pic:blipFill>
                    <a:blip r:embed="rId67"/>
                    <a:stretch>
                      <a:fillRect/>
                    </a:stretch>
                  </pic:blipFill>
                  <pic:spPr>
                    <a:xfrm>
                      <a:off x="0" y="0"/>
                      <a:ext cx="4646677" cy="3508837"/>
                    </a:xfrm>
                    <a:prstGeom prst="rect">
                      <a:avLst/>
                    </a:prstGeom>
                    <a:ln>
                      <a:solidFill>
                        <a:schemeClr val="tx1"/>
                      </a:solidFill>
                    </a:ln>
                  </pic:spPr>
                </pic:pic>
              </a:graphicData>
            </a:graphic>
          </wp:inline>
        </w:drawing>
      </w:r>
    </w:p>
    <w:p w14:paraId="28487570" w14:textId="7ECE1942" w:rsidR="009F4DEE" w:rsidRDefault="009F4DEE" w:rsidP="009F4DEE">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jc w:val="center"/>
        <w:rPr>
          <w:rFonts w:asciiTheme="minorHAnsi" w:hAnsiTheme="minorHAnsi" w:cstheme="minorHAnsi"/>
          <w:color w:val="1F3864" w:themeColor="accent1" w:themeShade="80"/>
          <w:szCs w:val="24"/>
        </w:rPr>
      </w:pPr>
    </w:p>
    <w:p w14:paraId="43ABF56F" w14:textId="18F7CFBF" w:rsidR="009F4DEE" w:rsidRPr="0069438B" w:rsidRDefault="00F617ED" w:rsidP="009F4DEE">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jc w:val="center"/>
        <w:rPr>
          <w:rFonts w:asciiTheme="minorHAnsi" w:hAnsiTheme="minorHAnsi" w:cstheme="minorHAnsi"/>
          <w:color w:val="1F3864" w:themeColor="accent1" w:themeShade="80"/>
          <w:szCs w:val="24"/>
        </w:rPr>
      </w:pPr>
      <w:r w:rsidRPr="00F617ED">
        <w:rPr>
          <w:rFonts w:asciiTheme="minorHAnsi" w:hAnsiTheme="minorHAnsi" w:cstheme="minorHAnsi"/>
          <w:noProof/>
          <w:color w:val="1F3864" w:themeColor="accent1" w:themeShade="80"/>
          <w:szCs w:val="24"/>
        </w:rPr>
        <w:lastRenderedPageBreak/>
        <w:drawing>
          <wp:inline distT="0" distB="0" distL="0" distR="0" wp14:anchorId="75E995D2" wp14:editId="65A238A1">
            <wp:extent cx="4630120" cy="3525520"/>
            <wp:effectExtent l="19050" t="19050" r="18415" b="17780"/>
            <wp:docPr id="340" name="Picture 3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40" descr="A screenshot of a computer&#10;&#10;Description automatically generated"/>
                    <pic:cNvPicPr/>
                  </pic:nvPicPr>
                  <pic:blipFill>
                    <a:blip r:embed="rId68"/>
                    <a:stretch>
                      <a:fillRect/>
                    </a:stretch>
                  </pic:blipFill>
                  <pic:spPr>
                    <a:xfrm>
                      <a:off x="0" y="0"/>
                      <a:ext cx="4632044" cy="3526985"/>
                    </a:xfrm>
                    <a:prstGeom prst="rect">
                      <a:avLst/>
                    </a:prstGeom>
                    <a:ln>
                      <a:solidFill>
                        <a:schemeClr val="tx1"/>
                      </a:solidFill>
                    </a:ln>
                  </pic:spPr>
                </pic:pic>
              </a:graphicData>
            </a:graphic>
          </wp:inline>
        </w:drawing>
      </w:r>
    </w:p>
    <w:p w14:paraId="473D9790" w14:textId="77777777" w:rsidR="005612CF" w:rsidRDefault="005612CF" w:rsidP="00DE7505">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ind w:left="2160"/>
        <w:rPr>
          <w:rFonts w:asciiTheme="minorHAnsi" w:hAnsiTheme="minorHAnsi" w:cstheme="minorHAnsi"/>
          <w:color w:val="1F3864" w:themeColor="accent1" w:themeShade="80"/>
          <w:szCs w:val="24"/>
        </w:rPr>
      </w:pPr>
    </w:p>
    <w:p w14:paraId="280C6608" w14:textId="19B6763B" w:rsidR="007641ED" w:rsidRDefault="00F908BF">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sidRPr="00FE0A2B">
        <w:rPr>
          <w:rFonts w:asciiTheme="minorHAnsi" w:hAnsiTheme="minorHAnsi" w:cstheme="minorHAnsi"/>
          <w:color w:val="1F3864" w:themeColor="accent1" w:themeShade="80"/>
          <w:szCs w:val="24"/>
        </w:rPr>
        <w:t xml:space="preserve">First, check </w:t>
      </w:r>
      <w:r w:rsidR="005612CF">
        <w:rPr>
          <w:rFonts w:asciiTheme="minorHAnsi" w:hAnsiTheme="minorHAnsi" w:cstheme="minorHAnsi"/>
          <w:color w:val="1F3864" w:themeColor="accent1" w:themeShade="80"/>
          <w:szCs w:val="24"/>
        </w:rPr>
        <w:t xml:space="preserve">that the passport MRZ name </w:t>
      </w:r>
      <w:r w:rsidR="00DE7505">
        <w:rPr>
          <w:rFonts w:asciiTheme="minorHAnsi" w:hAnsiTheme="minorHAnsi" w:cstheme="minorHAnsi"/>
          <w:color w:val="1F3864" w:themeColor="accent1" w:themeShade="80"/>
          <w:szCs w:val="24"/>
        </w:rPr>
        <w:t>matches the name in the student’s Sunapsis profile (Record Management – Name Management)</w:t>
      </w:r>
      <w:r w:rsidR="0076164D">
        <w:rPr>
          <w:rFonts w:asciiTheme="minorHAnsi" w:hAnsiTheme="minorHAnsi" w:cstheme="minorHAnsi"/>
          <w:color w:val="1F3864" w:themeColor="accent1" w:themeShade="80"/>
          <w:szCs w:val="24"/>
        </w:rPr>
        <w:t xml:space="preserve">, the Date of Birth matches the DOB in </w:t>
      </w:r>
      <w:r w:rsidR="00AF769B">
        <w:rPr>
          <w:rFonts w:asciiTheme="minorHAnsi" w:hAnsiTheme="minorHAnsi" w:cstheme="minorHAnsi"/>
          <w:color w:val="1F3864" w:themeColor="accent1" w:themeShade="80"/>
          <w:szCs w:val="24"/>
        </w:rPr>
        <w:t>Sunapsis</w:t>
      </w:r>
      <w:r w:rsidR="0076164D">
        <w:rPr>
          <w:rFonts w:asciiTheme="minorHAnsi" w:hAnsiTheme="minorHAnsi" w:cstheme="minorHAnsi"/>
          <w:color w:val="1F3864" w:themeColor="accent1" w:themeShade="80"/>
          <w:szCs w:val="24"/>
        </w:rPr>
        <w:t xml:space="preserve"> (Record Management</w:t>
      </w:r>
      <w:r w:rsidR="000425A7">
        <w:rPr>
          <w:rFonts w:asciiTheme="minorHAnsi" w:hAnsiTheme="minorHAnsi" w:cstheme="minorHAnsi"/>
          <w:color w:val="1F3864" w:themeColor="accent1" w:themeShade="80"/>
          <w:szCs w:val="24"/>
        </w:rPr>
        <w:t xml:space="preserve"> – Core Biographical), and the Country of Citizenship matches in </w:t>
      </w:r>
      <w:r w:rsidR="00AF769B">
        <w:rPr>
          <w:rFonts w:asciiTheme="minorHAnsi" w:hAnsiTheme="minorHAnsi" w:cstheme="minorHAnsi"/>
          <w:color w:val="1F3864" w:themeColor="accent1" w:themeShade="80"/>
          <w:szCs w:val="24"/>
        </w:rPr>
        <w:t>Sunapsis</w:t>
      </w:r>
      <w:r w:rsidR="000425A7">
        <w:rPr>
          <w:rFonts w:asciiTheme="minorHAnsi" w:hAnsiTheme="minorHAnsi" w:cstheme="minorHAnsi"/>
          <w:color w:val="1F3864" w:themeColor="accent1" w:themeShade="80"/>
          <w:szCs w:val="24"/>
        </w:rPr>
        <w:t xml:space="preserve"> (</w:t>
      </w:r>
      <w:proofErr w:type="gramStart"/>
      <w:r w:rsidR="000425A7">
        <w:rPr>
          <w:rFonts w:asciiTheme="minorHAnsi" w:hAnsiTheme="minorHAnsi" w:cstheme="minorHAnsi"/>
          <w:color w:val="1F3864" w:themeColor="accent1" w:themeShade="80"/>
          <w:szCs w:val="24"/>
        </w:rPr>
        <w:t>Record  Management</w:t>
      </w:r>
      <w:proofErr w:type="gramEnd"/>
      <w:r w:rsidR="000425A7">
        <w:rPr>
          <w:rFonts w:asciiTheme="minorHAnsi" w:hAnsiTheme="minorHAnsi" w:cstheme="minorHAnsi"/>
          <w:color w:val="1F3864" w:themeColor="accent1" w:themeShade="80"/>
          <w:szCs w:val="24"/>
        </w:rPr>
        <w:t xml:space="preserve"> – Core </w:t>
      </w:r>
      <w:commentRangeStart w:id="159"/>
      <w:r w:rsidR="000425A7">
        <w:rPr>
          <w:rFonts w:asciiTheme="minorHAnsi" w:hAnsiTheme="minorHAnsi" w:cstheme="minorHAnsi"/>
          <w:color w:val="1F3864" w:themeColor="accent1" w:themeShade="80"/>
          <w:szCs w:val="24"/>
        </w:rPr>
        <w:t>Biographical</w:t>
      </w:r>
      <w:commentRangeEnd w:id="159"/>
      <w:r w:rsidR="009030D9">
        <w:rPr>
          <w:rStyle w:val="CommentReference"/>
        </w:rPr>
        <w:commentReference w:id="159"/>
      </w:r>
      <w:r w:rsidR="000425A7">
        <w:rPr>
          <w:rFonts w:asciiTheme="minorHAnsi" w:hAnsiTheme="minorHAnsi" w:cstheme="minorHAnsi"/>
          <w:color w:val="1F3864" w:themeColor="accent1" w:themeShade="80"/>
          <w:szCs w:val="24"/>
        </w:rPr>
        <w:t>)</w:t>
      </w:r>
      <w:r w:rsidR="00053A8C">
        <w:rPr>
          <w:rFonts w:asciiTheme="minorHAnsi" w:hAnsiTheme="minorHAnsi" w:cstheme="minorHAnsi"/>
          <w:color w:val="1F3864" w:themeColor="accent1" w:themeShade="80"/>
          <w:szCs w:val="24"/>
        </w:rPr>
        <w:t xml:space="preserve">. </w:t>
      </w:r>
      <w:r w:rsidR="00053A8C" w:rsidRPr="00053A8C">
        <w:rPr>
          <w:rFonts w:asciiTheme="minorHAnsi" w:hAnsiTheme="minorHAnsi" w:cstheme="minorHAnsi"/>
          <w:color w:val="1F3864" w:themeColor="accent1" w:themeShade="80"/>
          <w:szCs w:val="24"/>
        </w:rPr>
        <w:t>City of birth is listed on the PIIRF. Double check that it matches the passport if it appears on the passport, or what the student entered in their CFIS form.</w:t>
      </w:r>
    </w:p>
    <w:p w14:paraId="6D9761C0" w14:textId="53B604A0" w:rsidR="003B0A9C" w:rsidRDefault="003B0A9C">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Next, open the student’s CFIS form and review it according to the standards listed in Section 2.5 of this </w:t>
      </w:r>
      <w:proofErr w:type="gramStart"/>
      <w:r>
        <w:rPr>
          <w:rFonts w:asciiTheme="minorHAnsi" w:hAnsiTheme="minorHAnsi" w:cstheme="minorHAnsi"/>
          <w:color w:val="1F3864" w:themeColor="accent1" w:themeShade="80"/>
          <w:szCs w:val="24"/>
        </w:rPr>
        <w:t>manual</w:t>
      </w:r>
      <w:proofErr w:type="gramEnd"/>
    </w:p>
    <w:p w14:paraId="1F996DE5" w14:textId="77777777" w:rsidR="00DB796F" w:rsidRDefault="003B0A9C">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Finally, review the student’s financial documentation according to the standards in section 2.5 of this </w:t>
      </w:r>
      <w:proofErr w:type="gramStart"/>
      <w:r>
        <w:rPr>
          <w:rFonts w:asciiTheme="minorHAnsi" w:hAnsiTheme="minorHAnsi" w:cstheme="minorHAnsi"/>
          <w:color w:val="1F3864" w:themeColor="accent1" w:themeShade="80"/>
          <w:szCs w:val="24"/>
        </w:rPr>
        <w:t>manual</w:t>
      </w:r>
      <w:proofErr w:type="gramEnd"/>
      <w:r>
        <w:rPr>
          <w:rFonts w:asciiTheme="minorHAnsi" w:hAnsiTheme="minorHAnsi" w:cstheme="minorHAnsi"/>
          <w:color w:val="1F3864" w:themeColor="accent1" w:themeShade="80"/>
          <w:szCs w:val="24"/>
        </w:rPr>
        <w:t xml:space="preserve"> </w:t>
      </w:r>
    </w:p>
    <w:p w14:paraId="4EA2D186" w14:textId="04D19510" w:rsidR="00E631B2" w:rsidRDefault="00F908BF">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sidRPr="00DB796F">
        <w:rPr>
          <w:rFonts w:asciiTheme="minorHAnsi" w:hAnsiTheme="minorHAnsi" w:cstheme="minorHAnsi"/>
          <w:color w:val="1F3864" w:themeColor="accent1" w:themeShade="80"/>
          <w:szCs w:val="24"/>
        </w:rPr>
        <w:t xml:space="preserve">Do any XE conversions and upload </w:t>
      </w:r>
      <w:r w:rsidR="003364BF">
        <w:rPr>
          <w:rFonts w:asciiTheme="minorHAnsi" w:hAnsiTheme="minorHAnsi" w:cstheme="minorHAnsi"/>
          <w:color w:val="1F3864" w:themeColor="accent1" w:themeShade="80"/>
          <w:szCs w:val="24"/>
        </w:rPr>
        <w:t xml:space="preserve">a screenshot </w:t>
      </w:r>
      <w:r w:rsidRPr="00DB796F">
        <w:rPr>
          <w:rFonts w:asciiTheme="minorHAnsi" w:hAnsiTheme="minorHAnsi" w:cstheme="minorHAnsi"/>
          <w:color w:val="1F3864" w:themeColor="accent1" w:themeShade="80"/>
          <w:szCs w:val="24"/>
        </w:rPr>
        <w:t xml:space="preserve">to </w:t>
      </w:r>
      <w:r w:rsidR="0020543C" w:rsidRPr="00DB796F">
        <w:rPr>
          <w:rFonts w:asciiTheme="minorHAnsi" w:hAnsiTheme="minorHAnsi" w:cstheme="minorHAnsi"/>
          <w:color w:val="1F3864" w:themeColor="accent1" w:themeShade="80"/>
          <w:szCs w:val="24"/>
        </w:rPr>
        <w:t>Document Management</w:t>
      </w:r>
      <w:r w:rsidR="007A25B2">
        <w:t xml:space="preserve"> – </w:t>
      </w:r>
      <w:r w:rsidR="004F6EC0" w:rsidRPr="00DB796F">
        <w:rPr>
          <w:rFonts w:asciiTheme="minorHAnsi" w:hAnsiTheme="minorHAnsi" w:cstheme="minorHAnsi"/>
          <w:color w:val="1F3864" w:themeColor="accent1" w:themeShade="80"/>
          <w:szCs w:val="24"/>
        </w:rPr>
        <w:t>AU – Admission</w:t>
      </w:r>
      <w:r w:rsidR="007A25B2">
        <w:rPr>
          <w:rFonts w:asciiTheme="minorHAnsi" w:hAnsiTheme="minorHAnsi" w:cstheme="minorHAnsi"/>
          <w:color w:val="1F3864" w:themeColor="accent1" w:themeShade="80"/>
          <w:szCs w:val="24"/>
        </w:rPr>
        <w:t xml:space="preserve"> – </w:t>
      </w:r>
      <w:r w:rsidR="004F6EC0" w:rsidRPr="00DB796F">
        <w:rPr>
          <w:rFonts w:asciiTheme="minorHAnsi" w:hAnsiTheme="minorHAnsi" w:cstheme="minorHAnsi"/>
          <w:color w:val="1F3864" w:themeColor="accent1" w:themeShade="80"/>
          <w:szCs w:val="24"/>
        </w:rPr>
        <w:t xml:space="preserve">Currency </w:t>
      </w:r>
      <w:r w:rsidR="00642B54" w:rsidRPr="00DB796F">
        <w:rPr>
          <w:rFonts w:asciiTheme="minorHAnsi" w:hAnsiTheme="minorHAnsi" w:cstheme="minorHAnsi"/>
          <w:color w:val="1F3864" w:themeColor="accent1" w:themeShade="80"/>
          <w:szCs w:val="24"/>
        </w:rPr>
        <w:t>Conversion.</w:t>
      </w:r>
      <w:r w:rsidRPr="00DB796F">
        <w:rPr>
          <w:rFonts w:asciiTheme="minorHAnsi" w:hAnsiTheme="minorHAnsi" w:cstheme="minorHAnsi"/>
          <w:color w:val="1F3864" w:themeColor="accent1" w:themeShade="80"/>
          <w:szCs w:val="24"/>
        </w:rPr>
        <w:t xml:space="preserve"> You can upload files by clicking on the </w:t>
      </w:r>
      <w:r w:rsidR="004F6EC0" w:rsidRPr="00DB796F">
        <w:rPr>
          <w:rFonts w:asciiTheme="minorHAnsi" w:hAnsiTheme="minorHAnsi" w:cstheme="minorHAnsi"/>
          <w:color w:val="1F3864" w:themeColor="accent1" w:themeShade="80"/>
          <w:szCs w:val="24"/>
        </w:rPr>
        <w:t>“</w:t>
      </w:r>
      <w:r w:rsidRPr="00DB796F">
        <w:rPr>
          <w:rFonts w:asciiTheme="minorHAnsi" w:hAnsiTheme="minorHAnsi" w:cstheme="minorHAnsi"/>
          <w:color w:val="1F3864" w:themeColor="accent1" w:themeShade="80"/>
          <w:szCs w:val="24"/>
        </w:rPr>
        <w:t>up</w:t>
      </w:r>
      <w:r w:rsidR="004F6EC0" w:rsidRPr="00DB796F">
        <w:rPr>
          <w:rFonts w:asciiTheme="minorHAnsi" w:hAnsiTheme="minorHAnsi" w:cstheme="minorHAnsi"/>
          <w:color w:val="1F3864" w:themeColor="accent1" w:themeShade="80"/>
          <w:szCs w:val="24"/>
        </w:rPr>
        <w:t>”</w:t>
      </w:r>
      <w:r w:rsidRPr="00DB796F">
        <w:rPr>
          <w:rFonts w:asciiTheme="minorHAnsi" w:hAnsiTheme="minorHAnsi" w:cstheme="minorHAnsi"/>
          <w:color w:val="1F3864" w:themeColor="accent1" w:themeShade="80"/>
          <w:szCs w:val="24"/>
        </w:rPr>
        <w:t xml:space="preserve"> arrow icon, finding the document on your computer</w:t>
      </w:r>
      <w:r w:rsidR="006753E9" w:rsidRPr="00DB796F">
        <w:rPr>
          <w:rFonts w:asciiTheme="minorHAnsi" w:hAnsiTheme="minorHAnsi" w:cstheme="minorHAnsi"/>
          <w:color w:val="1F3864" w:themeColor="accent1" w:themeShade="80"/>
          <w:szCs w:val="24"/>
        </w:rPr>
        <w:t>,</w:t>
      </w:r>
      <w:r w:rsidRPr="00DB796F">
        <w:rPr>
          <w:rFonts w:asciiTheme="minorHAnsi" w:hAnsiTheme="minorHAnsi" w:cstheme="minorHAnsi"/>
          <w:color w:val="1F3864" w:themeColor="accent1" w:themeShade="80"/>
          <w:szCs w:val="24"/>
        </w:rPr>
        <w:t xml:space="preserve"> and saving it to the correct </w:t>
      </w:r>
      <w:r w:rsidR="004F6EC0" w:rsidRPr="00DB796F">
        <w:rPr>
          <w:rFonts w:asciiTheme="minorHAnsi" w:hAnsiTheme="minorHAnsi" w:cstheme="minorHAnsi"/>
          <w:color w:val="1F3864" w:themeColor="accent1" w:themeShade="80"/>
          <w:szCs w:val="24"/>
        </w:rPr>
        <w:t xml:space="preserve">category </w:t>
      </w:r>
      <w:r w:rsidRPr="00DB796F">
        <w:rPr>
          <w:rFonts w:asciiTheme="minorHAnsi" w:hAnsiTheme="minorHAnsi" w:cstheme="minorHAnsi"/>
          <w:color w:val="1F3864" w:themeColor="accent1" w:themeShade="80"/>
          <w:szCs w:val="24"/>
        </w:rPr>
        <w:t>(in this case it will go in AU-Admissions)</w:t>
      </w:r>
    </w:p>
    <w:p w14:paraId="77504513" w14:textId="0C53A651" w:rsidR="00E40391" w:rsidRDefault="00E40391">
      <w:pPr>
        <w:pStyle w:val="ListParagraph"/>
        <w:keepLines w:val="0"/>
        <w:numPr>
          <w:ilvl w:val="2"/>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If the student is receiving an AU scholarship, please review the guidance for this documentation in section 2.5 of this manual. If the student is a J-1 exchange student coming to AU through an MOA, please review section </w:t>
      </w:r>
      <w:r w:rsidR="008C33D9">
        <w:rPr>
          <w:rFonts w:asciiTheme="minorHAnsi" w:hAnsiTheme="minorHAnsi" w:cstheme="minorHAnsi"/>
          <w:color w:val="1F3864" w:themeColor="accent1" w:themeShade="80"/>
          <w:szCs w:val="24"/>
        </w:rPr>
        <w:t xml:space="preserve">2.7 of this manual before issuing an immigration document. </w:t>
      </w:r>
    </w:p>
    <w:p w14:paraId="002033E4" w14:textId="77777777" w:rsidR="00623EC2" w:rsidRPr="00DB796F" w:rsidRDefault="00623EC2" w:rsidP="00623EC2">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ind w:left="2160"/>
        <w:rPr>
          <w:rFonts w:asciiTheme="minorHAnsi" w:hAnsiTheme="minorHAnsi" w:cstheme="minorHAnsi"/>
          <w:color w:val="1F3864" w:themeColor="accent1" w:themeShade="80"/>
          <w:szCs w:val="24"/>
        </w:rPr>
      </w:pPr>
    </w:p>
    <w:p w14:paraId="6A3EF541" w14:textId="77777777" w:rsidR="00623EC2" w:rsidRPr="00623EC2" w:rsidRDefault="00623EC2">
      <w:pPr>
        <w:pStyle w:val="ListParagraph"/>
        <w:keepLines w:val="0"/>
        <w:numPr>
          <w:ilvl w:val="0"/>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b/>
          <w:bCs/>
          <w:color w:val="1F3864" w:themeColor="accent1" w:themeShade="80"/>
          <w:szCs w:val="24"/>
        </w:rPr>
      </w:pPr>
      <w:r w:rsidRPr="00623EC2">
        <w:rPr>
          <w:rFonts w:cstheme="minorHAnsi"/>
          <w:b/>
          <w:bCs/>
          <w:color w:val="1F3864" w:themeColor="accent1" w:themeShade="80"/>
          <w:szCs w:val="24"/>
        </w:rPr>
        <w:t>Approve Checklist Tasks or Follow-Up with Student</w:t>
      </w:r>
    </w:p>
    <w:p w14:paraId="6CAA0C38" w14:textId="64F370E5" w:rsidR="0091271F" w:rsidRPr="005C1537" w:rsidRDefault="00FA3B1F">
      <w:pPr>
        <w:pStyle w:val="ListParagraph"/>
        <w:keepLines w:val="0"/>
        <w:numPr>
          <w:ilvl w:val="1"/>
          <w:numId w:val="103"/>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color w:val="1F3864" w:themeColor="accent1" w:themeShade="80"/>
          <w:szCs w:val="24"/>
        </w:rPr>
      </w:pPr>
      <w:r>
        <w:rPr>
          <w:rFonts w:cstheme="minorHAnsi"/>
          <w:color w:val="1F3864" w:themeColor="accent1" w:themeShade="80"/>
          <w:szCs w:val="24"/>
        </w:rPr>
        <w:lastRenderedPageBreak/>
        <w:t xml:space="preserve">If everything looks good, </w:t>
      </w:r>
      <w:r w:rsidR="00513F2A">
        <w:rPr>
          <w:rFonts w:cstheme="minorHAnsi"/>
          <w:color w:val="1F3864" w:themeColor="accent1" w:themeShade="80"/>
          <w:szCs w:val="24"/>
        </w:rPr>
        <w:t xml:space="preserve">the checklist tasks </w:t>
      </w:r>
      <w:r w:rsidR="003364BF">
        <w:rPr>
          <w:rFonts w:cstheme="minorHAnsi"/>
          <w:color w:val="1F3864" w:themeColor="accent1" w:themeShade="80"/>
          <w:szCs w:val="24"/>
        </w:rPr>
        <w:t>should be</w:t>
      </w:r>
      <w:r w:rsidR="00513F2A">
        <w:rPr>
          <w:rFonts w:cstheme="minorHAnsi"/>
          <w:color w:val="1F3864" w:themeColor="accent1" w:themeShade="80"/>
          <w:szCs w:val="24"/>
        </w:rPr>
        <w:t xml:space="preserve"> approved by right clicking on the corresponding task. </w:t>
      </w:r>
      <w:r w:rsidR="00F007F8">
        <w:rPr>
          <w:rFonts w:cstheme="minorHAnsi"/>
          <w:color w:val="1F3864" w:themeColor="accent1" w:themeShade="80"/>
          <w:szCs w:val="24"/>
        </w:rPr>
        <w:t xml:space="preserve">Instructions for issuing the I-20 and approving the e-form can be found in the next section. </w:t>
      </w:r>
    </w:p>
    <w:p w14:paraId="2BD230DA" w14:textId="09D17483" w:rsidR="005C1537" w:rsidRPr="005C1537" w:rsidRDefault="005C1537" w:rsidP="005C1537">
      <w:pPr>
        <w:keepLines w:val="0"/>
        <w:tabs>
          <w:tab w:val="clear" w:pos="851"/>
          <w:tab w:val="clear" w:pos="1701"/>
          <w:tab w:val="clear" w:pos="2552"/>
          <w:tab w:val="clear" w:pos="3402"/>
          <w:tab w:val="clear" w:pos="4253"/>
          <w:tab w:val="clear" w:pos="5103"/>
          <w:tab w:val="clear" w:pos="5954"/>
          <w:tab w:val="clear" w:pos="6804"/>
          <w:tab w:val="clear" w:pos="7655"/>
        </w:tabs>
        <w:spacing w:after="200"/>
        <w:jc w:val="center"/>
        <w:rPr>
          <w:rFonts w:asciiTheme="minorHAnsi" w:hAnsiTheme="minorHAnsi" w:cstheme="minorHAnsi"/>
          <w:color w:val="1F3864" w:themeColor="accent1" w:themeShade="80"/>
          <w:szCs w:val="24"/>
        </w:rPr>
      </w:pPr>
      <w:r w:rsidRPr="005C1537">
        <w:rPr>
          <w:rFonts w:asciiTheme="minorHAnsi" w:hAnsiTheme="minorHAnsi" w:cstheme="minorHAnsi"/>
          <w:noProof/>
          <w:color w:val="1F3864" w:themeColor="accent1" w:themeShade="80"/>
          <w:szCs w:val="24"/>
        </w:rPr>
        <w:drawing>
          <wp:inline distT="0" distB="0" distL="0" distR="0" wp14:anchorId="436F6FD9" wp14:editId="7A0A0F65">
            <wp:extent cx="4950206" cy="3749675"/>
            <wp:effectExtent l="19050" t="19050" r="22225" b="22225"/>
            <wp:docPr id="341" name="Picture 3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41" descr="Graphical user interface, text, application&#10;&#10;Description automatically generated"/>
                    <pic:cNvPicPr/>
                  </pic:nvPicPr>
                  <pic:blipFill>
                    <a:blip r:embed="rId69"/>
                    <a:stretch>
                      <a:fillRect/>
                    </a:stretch>
                  </pic:blipFill>
                  <pic:spPr>
                    <a:xfrm>
                      <a:off x="0" y="0"/>
                      <a:ext cx="4958442" cy="3755913"/>
                    </a:xfrm>
                    <a:prstGeom prst="rect">
                      <a:avLst/>
                    </a:prstGeom>
                    <a:ln>
                      <a:solidFill>
                        <a:schemeClr val="tx1"/>
                      </a:solidFill>
                    </a:ln>
                  </pic:spPr>
                </pic:pic>
              </a:graphicData>
            </a:graphic>
          </wp:inline>
        </w:drawing>
      </w:r>
    </w:p>
    <w:p w14:paraId="7EC43BF3" w14:textId="3DBCC28E" w:rsidR="00F908BF" w:rsidRDefault="00262AEC">
      <w:pPr>
        <w:pStyle w:val="NoSpacing"/>
        <w:numPr>
          <w:ilvl w:val="1"/>
          <w:numId w:val="103"/>
        </w:numPr>
        <w:rPr>
          <w:rFonts w:cstheme="minorHAnsi"/>
          <w:color w:val="1F3864" w:themeColor="accent1" w:themeShade="80"/>
          <w:sz w:val="24"/>
          <w:szCs w:val="24"/>
        </w:rPr>
      </w:pPr>
      <w:r w:rsidRPr="00706A71">
        <w:rPr>
          <w:rFonts w:cstheme="minorHAnsi"/>
          <w:color w:val="1F3864" w:themeColor="accent1" w:themeShade="80"/>
          <w:sz w:val="24"/>
          <w:szCs w:val="28"/>
        </w:rPr>
        <w:t xml:space="preserve">If there are issues with </w:t>
      </w:r>
      <w:r w:rsidR="00F21DC7" w:rsidRPr="00706A71">
        <w:rPr>
          <w:rFonts w:cstheme="minorHAnsi"/>
          <w:color w:val="1F3864" w:themeColor="accent1" w:themeShade="80"/>
          <w:sz w:val="24"/>
          <w:szCs w:val="28"/>
        </w:rPr>
        <w:t>documents that the student has provided</w:t>
      </w:r>
      <w:r w:rsidR="00F21DC7" w:rsidRPr="00AC77AE">
        <w:rPr>
          <w:rFonts w:cstheme="minorHAnsi"/>
          <w:color w:val="1F3864" w:themeColor="accent1" w:themeShade="80"/>
          <w:szCs w:val="24"/>
        </w:rPr>
        <w:t>,</w:t>
      </w:r>
      <w:r w:rsidR="00F007F8" w:rsidRPr="00AC77AE">
        <w:rPr>
          <w:rFonts w:cstheme="minorHAnsi"/>
          <w:color w:val="1F3864" w:themeColor="accent1" w:themeShade="80"/>
          <w:szCs w:val="24"/>
        </w:rPr>
        <w:t xml:space="preserve"> </w:t>
      </w:r>
      <w:r w:rsidR="00F21DC7" w:rsidRPr="00AC77AE">
        <w:rPr>
          <w:rFonts w:cstheme="minorHAnsi"/>
          <w:color w:val="1F3864" w:themeColor="accent1" w:themeShade="80"/>
          <w:sz w:val="24"/>
          <w:szCs w:val="24"/>
        </w:rPr>
        <w:t>s</w:t>
      </w:r>
      <w:r w:rsidR="00F007F8" w:rsidRPr="00AC77AE">
        <w:rPr>
          <w:rFonts w:cstheme="minorHAnsi"/>
          <w:color w:val="1F3864" w:themeColor="accent1" w:themeShade="80"/>
          <w:sz w:val="24"/>
          <w:szCs w:val="24"/>
        </w:rPr>
        <w:t xml:space="preserve">end an email to </w:t>
      </w:r>
      <w:r w:rsidR="00F21DC7" w:rsidRPr="00AC77AE">
        <w:rPr>
          <w:rFonts w:cstheme="minorHAnsi"/>
          <w:color w:val="1F3864" w:themeColor="accent1" w:themeShade="80"/>
          <w:sz w:val="24"/>
          <w:szCs w:val="24"/>
        </w:rPr>
        <w:t xml:space="preserve">the student through Sunapsis. The email should be sent from </w:t>
      </w:r>
      <w:hyperlink r:id="rId70" w:history="1">
        <w:r w:rsidR="00F21DC7" w:rsidRPr="00AC77AE">
          <w:rPr>
            <w:rStyle w:val="Hyperlink"/>
            <w:rFonts w:cstheme="minorHAnsi"/>
            <w:sz w:val="24"/>
            <w:szCs w:val="24"/>
          </w:rPr>
          <w:t>isssdocuments@american.edu</w:t>
        </w:r>
      </w:hyperlink>
      <w:r w:rsidR="00F21DC7" w:rsidRPr="00AC77AE">
        <w:rPr>
          <w:rFonts w:cstheme="minorHAnsi"/>
          <w:color w:val="1F3864" w:themeColor="accent1" w:themeShade="80"/>
          <w:sz w:val="24"/>
          <w:szCs w:val="24"/>
        </w:rPr>
        <w:t xml:space="preserve"> and should </w:t>
      </w:r>
      <w:r w:rsidR="00AC77AE" w:rsidRPr="00AC77AE">
        <w:rPr>
          <w:rFonts w:cstheme="minorHAnsi"/>
          <w:color w:val="1F3864" w:themeColor="accent1" w:themeShade="80"/>
          <w:sz w:val="24"/>
          <w:szCs w:val="24"/>
        </w:rPr>
        <w:t xml:space="preserve">be sent to both the student’s personal and AU email. </w:t>
      </w:r>
      <w:r w:rsidR="00F007F8" w:rsidRPr="00AC77AE">
        <w:rPr>
          <w:rFonts w:cstheme="minorHAnsi"/>
          <w:color w:val="1F3864" w:themeColor="accent1" w:themeShade="80"/>
          <w:sz w:val="24"/>
          <w:szCs w:val="24"/>
        </w:rPr>
        <w:t xml:space="preserve">The email templates for ISSS admissions are saved in the K-drive in the “Admissions” folder. </w:t>
      </w:r>
      <w:r w:rsidR="00774CCC">
        <w:rPr>
          <w:rFonts w:cstheme="minorHAnsi"/>
          <w:color w:val="1F3864" w:themeColor="accent1" w:themeShade="80"/>
          <w:sz w:val="24"/>
          <w:szCs w:val="24"/>
        </w:rPr>
        <w:t>Typically, admission units like to be copied on these emails so that they keep track of their PIIRFs.</w:t>
      </w:r>
      <w:r w:rsidR="00B6530B">
        <w:rPr>
          <w:rFonts w:cstheme="minorHAnsi"/>
          <w:color w:val="1F3864" w:themeColor="accent1" w:themeShade="80"/>
          <w:sz w:val="24"/>
          <w:szCs w:val="24"/>
        </w:rPr>
        <w:t xml:space="preserve"> Checklist tasks that need follow-up should be marked on the checklists as “follow-up” </w:t>
      </w:r>
      <w:commentRangeStart w:id="160"/>
      <w:r w:rsidR="00B6530B">
        <w:rPr>
          <w:rFonts w:cstheme="minorHAnsi"/>
          <w:color w:val="1F3864" w:themeColor="accent1" w:themeShade="80"/>
          <w:sz w:val="24"/>
          <w:szCs w:val="24"/>
        </w:rPr>
        <w:t>status</w:t>
      </w:r>
      <w:commentRangeEnd w:id="160"/>
      <w:r w:rsidR="00A66EF1">
        <w:rPr>
          <w:rStyle w:val="CommentReference"/>
          <w:rFonts w:ascii="Calibri" w:eastAsia="Times New Roman" w:hAnsi="Calibri" w:cs="Traditional Arabic"/>
          <w:lang w:bidi="ar-BH"/>
        </w:rPr>
        <w:commentReference w:id="160"/>
      </w:r>
      <w:r w:rsidR="00B6530B">
        <w:rPr>
          <w:rFonts w:cstheme="minorHAnsi"/>
          <w:color w:val="1F3864" w:themeColor="accent1" w:themeShade="80"/>
          <w:sz w:val="24"/>
          <w:szCs w:val="24"/>
        </w:rPr>
        <w:t xml:space="preserve">. </w:t>
      </w:r>
      <w:r w:rsidR="00053A8C" w:rsidRPr="00053A8C">
        <w:rPr>
          <w:rFonts w:cstheme="minorHAnsi"/>
          <w:color w:val="1F3864" w:themeColor="accent1" w:themeShade="80"/>
          <w:sz w:val="24"/>
          <w:szCs w:val="24"/>
        </w:rPr>
        <w:t>If the student is ABAU/WSP/IAP, follow up with the contact through the appropriate communication platform (email or Smartsheet) regarding need for more or different documentation.</w:t>
      </w:r>
      <w:r w:rsidR="00053A8C">
        <w:rPr>
          <w:rFonts w:cstheme="minorHAnsi"/>
          <w:color w:val="1F3864" w:themeColor="accent1" w:themeShade="80"/>
          <w:sz w:val="24"/>
          <w:szCs w:val="24"/>
        </w:rPr>
        <w:t xml:space="preserve"> Do not email the student directly in these cases.</w:t>
      </w:r>
    </w:p>
    <w:p w14:paraId="637A64D0" w14:textId="3E7A76DC" w:rsidR="00B6530B" w:rsidRPr="00AC77AE" w:rsidRDefault="008D08AB" w:rsidP="008D08AB">
      <w:pPr>
        <w:pStyle w:val="NoSpacing"/>
        <w:jc w:val="center"/>
        <w:rPr>
          <w:rFonts w:cstheme="minorHAnsi"/>
          <w:color w:val="1F3864" w:themeColor="accent1" w:themeShade="80"/>
          <w:sz w:val="24"/>
          <w:szCs w:val="24"/>
        </w:rPr>
      </w:pPr>
      <w:r w:rsidRPr="008D08AB">
        <w:rPr>
          <w:rFonts w:cstheme="minorHAnsi"/>
          <w:noProof/>
          <w:color w:val="1F3864" w:themeColor="accent1" w:themeShade="80"/>
          <w:sz w:val="24"/>
          <w:szCs w:val="24"/>
        </w:rPr>
        <w:lastRenderedPageBreak/>
        <w:drawing>
          <wp:inline distT="0" distB="0" distL="0" distR="0" wp14:anchorId="7B2E9AB4" wp14:editId="7D242DA9">
            <wp:extent cx="4638675" cy="3544423"/>
            <wp:effectExtent l="19050" t="19050" r="9525" b="18415"/>
            <wp:docPr id="549" name="Picture 5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549" descr="Graphical user interface, application&#10;&#10;Description automatically generated"/>
                    <pic:cNvPicPr/>
                  </pic:nvPicPr>
                  <pic:blipFill>
                    <a:blip r:embed="rId71"/>
                    <a:stretch>
                      <a:fillRect/>
                    </a:stretch>
                  </pic:blipFill>
                  <pic:spPr>
                    <a:xfrm>
                      <a:off x="0" y="0"/>
                      <a:ext cx="4643705" cy="3548267"/>
                    </a:xfrm>
                    <a:prstGeom prst="rect">
                      <a:avLst/>
                    </a:prstGeom>
                    <a:ln>
                      <a:solidFill>
                        <a:schemeClr val="tx1"/>
                      </a:solidFill>
                    </a:ln>
                  </pic:spPr>
                </pic:pic>
              </a:graphicData>
            </a:graphic>
          </wp:inline>
        </w:drawing>
      </w:r>
    </w:p>
    <w:p w14:paraId="2ED1E00F" w14:textId="77777777" w:rsidR="008D08AB" w:rsidRDefault="008D08AB" w:rsidP="00AC77AE">
      <w:pPr>
        <w:rPr>
          <w:rFonts w:asciiTheme="minorHAnsi" w:hAnsiTheme="minorHAnsi" w:cstheme="minorHAnsi"/>
          <w:color w:val="1F3864" w:themeColor="accent1" w:themeShade="80"/>
          <w:szCs w:val="24"/>
          <w:u w:val="single"/>
        </w:rPr>
      </w:pPr>
    </w:p>
    <w:p w14:paraId="72B03EF7" w14:textId="6FF89751" w:rsidR="00AC77AE" w:rsidRPr="00AC77AE" w:rsidRDefault="00AC77AE" w:rsidP="00AC77AE">
      <w:pPr>
        <w:rPr>
          <w:rFonts w:asciiTheme="minorHAnsi" w:hAnsiTheme="minorHAnsi" w:cstheme="minorHAnsi"/>
          <w:color w:val="1F3864" w:themeColor="accent1" w:themeShade="80"/>
          <w:szCs w:val="24"/>
          <w:u w:val="single"/>
        </w:rPr>
      </w:pPr>
      <w:r>
        <w:rPr>
          <w:rFonts w:asciiTheme="minorHAnsi" w:hAnsiTheme="minorHAnsi" w:cstheme="minorHAnsi"/>
          <w:color w:val="1F3864" w:themeColor="accent1" w:themeShade="80"/>
          <w:szCs w:val="24"/>
          <w:u w:val="single"/>
        </w:rPr>
        <w:t>Steps to Issue the Immigration Document</w:t>
      </w:r>
    </w:p>
    <w:p w14:paraId="6D0EC7C4" w14:textId="77777777" w:rsidR="00C67292" w:rsidRPr="00C67292" w:rsidRDefault="004B58A2">
      <w:pPr>
        <w:pStyle w:val="NoSpacing"/>
        <w:numPr>
          <w:ilvl w:val="0"/>
          <w:numId w:val="105"/>
        </w:numPr>
        <w:rPr>
          <w:rFonts w:cstheme="minorHAnsi"/>
          <w:b/>
          <w:bCs/>
          <w:color w:val="1F3864" w:themeColor="accent1" w:themeShade="80"/>
          <w:sz w:val="24"/>
          <w:szCs w:val="24"/>
        </w:rPr>
      </w:pPr>
      <w:r w:rsidRPr="00C67292">
        <w:rPr>
          <w:rFonts w:cstheme="minorHAnsi"/>
          <w:b/>
          <w:bCs/>
          <w:color w:val="1F3864" w:themeColor="accent1" w:themeShade="80"/>
          <w:sz w:val="24"/>
          <w:szCs w:val="24"/>
        </w:rPr>
        <w:t xml:space="preserve">Apply the </w:t>
      </w:r>
      <w:proofErr w:type="gramStart"/>
      <w:r w:rsidRPr="00C67292">
        <w:rPr>
          <w:rFonts w:cstheme="minorHAnsi"/>
          <w:b/>
          <w:bCs/>
          <w:color w:val="1F3864" w:themeColor="accent1" w:themeShade="80"/>
          <w:sz w:val="24"/>
          <w:szCs w:val="24"/>
        </w:rPr>
        <w:t>template</w:t>
      </w:r>
      <w:proofErr w:type="gramEnd"/>
    </w:p>
    <w:p w14:paraId="02C0840C" w14:textId="34E87BE1" w:rsidR="00642B54" w:rsidRDefault="00642B54">
      <w:pPr>
        <w:pStyle w:val="NoSpacing"/>
        <w:numPr>
          <w:ilvl w:val="1"/>
          <w:numId w:val="105"/>
        </w:numPr>
        <w:rPr>
          <w:rFonts w:cstheme="minorHAnsi"/>
          <w:color w:val="1F3864" w:themeColor="accent1" w:themeShade="80"/>
          <w:sz w:val="24"/>
          <w:szCs w:val="24"/>
        </w:rPr>
      </w:pPr>
      <w:r>
        <w:rPr>
          <w:rFonts w:cstheme="minorHAnsi"/>
          <w:color w:val="1F3864" w:themeColor="accent1" w:themeShade="80"/>
          <w:sz w:val="24"/>
          <w:szCs w:val="24"/>
        </w:rPr>
        <w:t xml:space="preserve">Once everything looks good, go back to </w:t>
      </w:r>
      <w:r w:rsidR="00433901">
        <w:rPr>
          <w:rFonts w:cstheme="minorHAnsi"/>
          <w:color w:val="1F3864" w:themeColor="accent1" w:themeShade="80"/>
          <w:sz w:val="24"/>
          <w:szCs w:val="24"/>
        </w:rPr>
        <w:t>the e-</w:t>
      </w:r>
      <w:proofErr w:type="gramStart"/>
      <w:r w:rsidR="00433901">
        <w:rPr>
          <w:rFonts w:cstheme="minorHAnsi"/>
          <w:color w:val="1F3864" w:themeColor="accent1" w:themeShade="80"/>
          <w:sz w:val="24"/>
          <w:szCs w:val="24"/>
        </w:rPr>
        <w:t>form</w:t>
      </w:r>
      <w:proofErr w:type="gramEnd"/>
      <w:r w:rsidR="00433901">
        <w:rPr>
          <w:rFonts w:cstheme="minorHAnsi"/>
          <w:color w:val="1F3864" w:themeColor="accent1" w:themeShade="80"/>
          <w:sz w:val="24"/>
          <w:szCs w:val="24"/>
        </w:rPr>
        <w:t xml:space="preserve"> and click the blue arrow to apply the template that corresponds to the student’s </w:t>
      </w:r>
      <w:commentRangeStart w:id="161"/>
      <w:commentRangeStart w:id="162"/>
      <w:r w:rsidR="00433901">
        <w:rPr>
          <w:rFonts w:cstheme="minorHAnsi"/>
          <w:color w:val="1F3864" w:themeColor="accent1" w:themeShade="80"/>
          <w:sz w:val="24"/>
          <w:szCs w:val="24"/>
        </w:rPr>
        <w:t>program</w:t>
      </w:r>
      <w:commentRangeEnd w:id="161"/>
      <w:r w:rsidR="000E1F59">
        <w:rPr>
          <w:rStyle w:val="CommentReference"/>
          <w:rFonts w:ascii="Calibri" w:eastAsia="Times New Roman" w:hAnsi="Calibri" w:cs="Traditional Arabic"/>
          <w:lang w:bidi="ar-BH"/>
        </w:rPr>
        <w:commentReference w:id="161"/>
      </w:r>
      <w:commentRangeEnd w:id="162"/>
      <w:r w:rsidR="000E1F59">
        <w:rPr>
          <w:rStyle w:val="CommentReference"/>
          <w:rFonts w:ascii="Calibri" w:eastAsia="Times New Roman" w:hAnsi="Calibri" w:cs="Traditional Arabic"/>
          <w:lang w:bidi="ar-BH"/>
        </w:rPr>
        <w:commentReference w:id="162"/>
      </w:r>
      <w:r w:rsidR="00433901">
        <w:rPr>
          <w:rFonts w:cstheme="minorHAnsi"/>
          <w:color w:val="1F3864" w:themeColor="accent1" w:themeShade="80"/>
          <w:sz w:val="24"/>
          <w:szCs w:val="24"/>
        </w:rPr>
        <w:t>.</w:t>
      </w:r>
      <w:r w:rsidR="00053A8C">
        <w:rPr>
          <w:rFonts w:cstheme="minorHAnsi"/>
          <w:color w:val="1F3864" w:themeColor="accent1" w:themeShade="80"/>
          <w:sz w:val="24"/>
          <w:szCs w:val="24"/>
        </w:rPr>
        <w:t xml:space="preserve"> Templates must be updated once Program Dates (and program </w:t>
      </w:r>
      <w:proofErr w:type="gramStart"/>
      <w:r w:rsidR="00053A8C">
        <w:rPr>
          <w:rFonts w:cstheme="minorHAnsi"/>
          <w:color w:val="1F3864" w:themeColor="accent1" w:themeShade="80"/>
          <w:sz w:val="24"/>
          <w:szCs w:val="24"/>
        </w:rPr>
        <w:t>costs, if</w:t>
      </w:r>
      <w:proofErr w:type="gramEnd"/>
      <w:r w:rsidR="00053A8C">
        <w:rPr>
          <w:rFonts w:cstheme="minorHAnsi"/>
          <w:color w:val="1F3864" w:themeColor="accent1" w:themeShade="80"/>
          <w:sz w:val="24"/>
          <w:szCs w:val="24"/>
        </w:rPr>
        <w:t xml:space="preserve"> fall) are confirmed for the upcoming year. If any changes are needed to the templates, contact the Immigration Data Manager for ISSS.</w:t>
      </w:r>
    </w:p>
    <w:p w14:paraId="1F86C5FA" w14:textId="77777777" w:rsidR="00433901" w:rsidRDefault="00433901" w:rsidP="00433901">
      <w:pPr>
        <w:pStyle w:val="NoSpacing"/>
        <w:ind w:left="1440"/>
        <w:rPr>
          <w:rFonts w:cstheme="minorHAnsi"/>
          <w:color w:val="1F3864" w:themeColor="accent1" w:themeShade="80"/>
          <w:sz w:val="24"/>
          <w:szCs w:val="24"/>
        </w:rPr>
      </w:pPr>
    </w:p>
    <w:p w14:paraId="303CE721" w14:textId="3721E5FE" w:rsidR="00E4324A" w:rsidRPr="00FE0A2B" w:rsidRDefault="00E4324A" w:rsidP="00E4324A">
      <w:pPr>
        <w:pStyle w:val="NoSpacing"/>
        <w:ind w:left="720"/>
        <w:jc w:val="center"/>
        <w:rPr>
          <w:rFonts w:cstheme="minorHAnsi"/>
          <w:color w:val="1F3864" w:themeColor="accent1" w:themeShade="80"/>
          <w:sz w:val="24"/>
          <w:szCs w:val="24"/>
        </w:rPr>
      </w:pPr>
      <w:r w:rsidRPr="00E4324A">
        <w:rPr>
          <w:rFonts w:cstheme="minorHAnsi"/>
          <w:noProof/>
          <w:color w:val="1F3864" w:themeColor="accent1" w:themeShade="80"/>
          <w:sz w:val="24"/>
          <w:szCs w:val="24"/>
        </w:rPr>
        <w:lastRenderedPageBreak/>
        <w:drawing>
          <wp:inline distT="0" distB="0" distL="0" distR="0" wp14:anchorId="2A811B44" wp14:editId="0545872A">
            <wp:extent cx="5153025" cy="2916194"/>
            <wp:effectExtent l="19050" t="19050" r="9525" b="17780"/>
            <wp:docPr id="550" name="Picture 5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550" descr="Graphical user interface, application&#10;&#10;Description automatically generated"/>
                    <pic:cNvPicPr/>
                  </pic:nvPicPr>
                  <pic:blipFill>
                    <a:blip r:embed="rId72"/>
                    <a:stretch>
                      <a:fillRect/>
                    </a:stretch>
                  </pic:blipFill>
                  <pic:spPr>
                    <a:xfrm>
                      <a:off x="0" y="0"/>
                      <a:ext cx="5157468" cy="2918708"/>
                    </a:xfrm>
                    <a:prstGeom prst="rect">
                      <a:avLst/>
                    </a:prstGeom>
                    <a:ln>
                      <a:solidFill>
                        <a:schemeClr val="tx1"/>
                      </a:solidFill>
                    </a:ln>
                  </pic:spPr>
                </pic:pic>
              </a:graphicData>
            </a:graphic>
          </wp:inline>
        </w:drawing>
      </w:r>
    </w:p>
    <w:p w14:paraId="5461ADEB" w14:textId="4259F5C0" w:rsidR="00353BB7" w:rsidRPr="00FE0A2B" w:rsidRDefault="00353BB7" w:rsidP="00FE0A2B">
      <w:pPr>
        <w:pStyle w:val="NoSpacing"/>
        <w:rPr>
          <w:rFonts w:cstheme="minorHAnsi"/>
          <w:color w:val="1F3864" w:themeColor="accent1" w:themeShade="80"/>
          <w:sz w:val="24"/>
          <w:szCs w:val="24"/>
        </w:rPr>
      </w:pPr>
    </w:p>
    <w:p w14:paraId="10359760" w14:textId="0267ED26" w:rsidR="00353BB7" w:rsidRPr="00067558" w:rsidRDefault="00067558" w:rsidP="002B1213">
      <w:pPr>
        <w:pStyle w:val="NoSpacing"/>
        <w:numPr>
          <w:ilvl w:val="1"/>
          <w:numId w:val="105"/>
        </w:numPr>
        <w:rPr>
          <w:rFonts w:cstheme="minorHAnsi"/>
          <w:color w:val="1F3864" w:themeColor="accent1" w:themeShade="80"/>
          <w:sz w:val="24"/>
          <w:szCs w:val="24"/>
          <w:u w:val="single"/>
        </w:rPr>
      </w:pPr>
      <w:r>
        <w:rPr>
          <w:rFonts w:cstheme="minorHAnsi"/>
          <w:color w:val="1F3864" w:themeColor="accent1" w:themeShade="80"/>
          <w:sz w:val="24"/>
          <w:szCs w:val="24"/>
        </w:rPr>
        <w:t xml:space="preserve">The template will populate the Extended Biographical screen with city of birth and country of </w:t>
      </w:r>
      <w:proofErr w:type="gramStart"/>
      <w:r>
        <w:rPr>
          <w:rFonts w:cstheme="minorHAnsi"/>
          <w:color w:val="1F3864" w:themeColor="accent1" w:themeShade="80"/>
          <w:sz w:val="24"/>
          <w:szCs w:val="24"/>
        </w:rPr>
        <w:t>birth</w:t>
      </w:r>
      <w:proofErr w:type="gramEnd"/>
    </w:p>
    <w:p w14:paraId="68017151" w14:textId="490A7E45" w:rsidR="00067558" w:rsidRPr="00067558" w:rsidRDefault="00067558" w:rsidP="002B1213">
      <w:pPr>
        <w:pStyle w:val="NoSpacing"/>
        <w:numPr>
          <w:ilvl w:val="1"/>
          <w:numId w:val="105"/>
        </w:numPr>
        <w:rPr>
          <w:rFonts w:cstheme="minorHAnsi"/>
          <w:color w:val="1F3864" w:themeColor="accent1" w:themeShade="80"/>
          <w:sz w:val="24"/>
          <w:szCs w:val="24"/>
          <w:u w:val="single"/>
        </w:rPr>
      </w:pPr>
      <w:r>
        <w:rPr>
          <w:rFonts w:cstheme="minorHAnsi"/>
          <w:color w:val="1F3864" w:themeColor="accent1" w:themeShade="80"/>
          <w:sz w:val="24"/>
          <w:szCs w:val="24"/>
        </w:rPr>
        <w:t>For F-1 students:</w:t>
      </w:r>
    </w:p>
    <w:p w14:paraId="0E207E75" w14:textId="2CA369BC" w:rsidR="00BD6184" w:rsidRPr="005D2C6A" w:rsidRDefault="00067558" w:rsidP="005D2C6A">
      <w:pPr>
        <w:pStyle w:val="NoSpacing"/>
        <w:numPr>
          <w:ilvl w:val="2"/>
          <w:numId w:val="105"/>
        </w:numPr>
        <w:rPr>
          <w:rFonts w:cstheme="minorHAnsi"/>
          <w:color w:val="1F3864" w:themeColor="accent1" w:themeShade="80"/>
          <w:sz w:val="24"/>
          <w:szCs w:val="24"/>
          <w:u w:val="single"/>
        </w:rPr>
      </w:pPr>
      <w:r>
        <w:rPr>
          <w:rFonts w:cstheme="minorHAnsi"/>
          <w:color w:val="1F3864" w:themeColor="accent1" w:themeShade="80"/>
          <w:sz w:val="24"/>
          <w:szCs w:val="24"/>
        </w:rPr>
        <w:t xml:space="preserve">The I-20 Program Information Screen </w:t>
      </w:r>
      <w:r w:rsidR="00BD6184">
        <w:rPr>
          <w:rFonts w:cstheme="minorHAnsi"/>
          <w:color w:val="1F3864" w:themeColor="accent1" w:themeShade="80"/>
          <w:sz w:val="24"/>
          <w:szCs w:val="24"/>
        </w:rPr>
        <w:t xml:space="preserve">will populate SEVIS status as “Initial,” the Education Level, Program Dates, and English Requirements </w:t>
      </w:r>
      <w:commentRangeStart w:id="163"/>
      <w:r w:rsidR="00BD6184" w:rsidRPr="00A258E5">
        <w:rPr>
          <w:rFonts w:cstheme="minorHAnsi"/>
          <w:color w:val="1F3864" w:themeColor="accent1" w:themeShade="80"/>
          <w:sz w:val="24"/>
          <w:szCs w:val="24"/>
        </w:rPr>
        <w:t>Met</w:t>
      </w:r>
      <w:commentRangeEnd w:id="163"/>
      <w:r w:rsidR="00560FF4">
        <w:rPr>
          <w:rStyle w:val="CommentReference"/>
          <w:rFonts w:ascii="Calibri" w:eastAsia="Times New Roman" w:hAnsi="Calibri" w:cs="Traditional Arabic"/>
          <w:lang w:bidi="ar-BH"/>
        </w:rPr>
        <w:commentReference w:id="163"/>
      </w:r>
      <w:r w:rsidR="005D2C6A" w:rsidRPr="00A258E5">
        <w:rPr>
          <w:rFonts w:cstheme="minorHAnsi"/>
          <w:color w:val="1F3864" w:themeColor="accent1" w:themeShade="80"/>
          <w:sz w:val="24"/>
          <w:szCs w:val="24"/>
        </w:rPr>
        <w:t xml:space="preserve">. </w:t>
      </w:r>
      <w:r w:rsidR="00BD6184" w:rsidRPr="00A258E5">
        <w:rPr>
          <w:rFonts w:cstheme="minorHAnsi"/>
          <w:color w:val="1F3864" w:themeColor="accent1" w:themeShade="80"/>
          <w:sz w:val="24"/>
          <w:szCs w:val="24"/>
        </w:rPr>
        <w:t>ISSS</w:t>
      </w:r>
      <w:r w:rsidR="00BD6184" w:rsidRPr="005D2C6A">
        <w:rPr>
          <w:rFonts w:cstheme="minorHAnsi"/>
          <w:color w:val="1F3864" w:themeColor="accent1" w:themeShade="80"/>
          <w:sz w:val="24"/>
          <w:szCs w:val="24"/>
        </w:rPr>
        <w:t xml:space="preserve"> Advisors will need to copy and past</w:t>
      </w:r>
      <w:r w:rsidR="005D2C6A">
        <w:rPr>
          <w:rFonts w:cstheme="minorHAnsi"/>
          <w:color w:val="1F3864" w:themeColor="accent1" w:themeShade="80"/>
          <w:sz w:val="24"/>
          <w:szCs w:val="24"/>
        </w:rPr>
        <w:t>e</w:t>
      </w:r>
      <w:r w:rsidR="00BD6184" w:rsidRPr="005D2C6A">
        <w:rPr>
          <w:rFonts w:cstheme="minorHAnsi"/>
          <w:color w:val="1F3864" w:themeColor="accent1" w:themeShade="80"/>
          <w:sz w:val="24"/>
          <w:szCs w:val="24"/>
        </w:rPr>
        <w:t xml:space="preserve"> the CIP code from the </w:t>
      </w:r>
      <w:proofErr w:type="gramStart"/>
      <w:r w:rsidR="00BD6184" w:rsidRPr="005D2C6A">
        <w:rPr>
          <w:rFonts w:cstheme="minorHAnsi"/>
          <w:color w:val="1F3864" w:themeColor="accent1" w:themeShade="80"/>
          <w:sz w:val="24"/>
          <w:szCs w:val="24"/>
        </w:rPr>
        <w:t>Admission</w:t>
      </w:r>
      <w:proofErr w:type="gramEnd"/>
      <w:r w:rsidR="00BD6184" w:rsidRPr="005D2C6A">
        <w:rPr>
          <w:rFonts w:cstheme="minorHAnsi"/>
          <w:color w:val="1F3864" w:themeColor="accent1" w:themeShade="80"/>
          <w:sz w:val="24"/>
          <w:szCs w:val="24"/>
        </w:rPr>
        <w:t xml:space="preserve"> </w:t>
      </w:r>
      <w:r w:rsidR="005D2C6A" w:rsidRPr="005D2C6A">
        <w:rPr>
          <w:rFonts w:cstheme="minorHAnsi"/>
          <w:color w:val="1F3864" w:themeColor="accent1" w:themeShade="80"/>
          <w:sz w:val="24"/>
          <w:szCs w:val="24"/>
        </w:rPr>
        <w:t xml:space="preserve">record in Sunapsis to the </w:t>
      </w:r>
      <w:r w:rsidR="005D2C6A">
        <w:rPr>
          <w:rFonts w:cstheme="minorHAnsi"/>
          <w:color w:val="1F3864" w:themeColor="accent1" w:themeShade="80"/>
          <w:sz w:val="24"/>
          <w:szCs w:val="24"/>
        </w:rPr>
        <w:t>“Primary Major” field</w:t>
      </w:r>
      <w:r w:rsidR="00F35706">
        <w:rPr>
          <w:rFonts w:cstheme="minorHAnsi"/>
          <w:color w:val="1F3864" w:themeColor="accent1" w:themeShade="80"/>
          <w:sz w:val="24"/>
          <w:szCs w:val="24"/>
        </w:rPr>
        <w:t xml:space="preserve"> (this CIP code should match the academic program code in the Program Information screen</w:t>
      </w:r>
      <w:r w:rsidR="005D2C6A">
        <w:rPr>
          <w:rFonts w:cstheme="minorHAnsi"/>
          <w:color w:val="1F3864" w:themeColor="accent1" w:themeShade="80"/>
          <w:sz w:val="24"/>
          <w:szCs w:val="24"/>
        </w:rPr>
        <w:t>.</w:t>
      </w:r>
      <w:r w:rsidR="00F35706">
        <w:rPr>
          <w:rFonts w:cstheme="minorHAnsi"/>
          <w:color w:val="1F3864" w:themeColor="accent1" w:themeShade="80"/>
          <w:sz w:val="24"/>
          <w:szCs w:val="24"/>
        </w:rPr>
        <w:t xml:space="preserve"> If it doesn’t, ISSS may need to follow up with admissions to understand which program the student is </w:t>
      </w:r>
      <w:r w:rsidR="006D530D">
        <w:rPr>
          <w:rFonts w:cstheme="minorHAnsi"/>
          <w:color w:val="1F3864" w:themeColor="accent1" w:themeShade="80"/>
          <w:sz w:val="24"/>
          <w:szCs w:val="24"/>
        </w:rPr>
        <w:t>pursuing)</w:t>
      </w:r>
      <w:r w:rsidR="00AE2D39">
        <w:rPr>
          <w:rFonts w:cstheme="minorHAnsi"/>
          <w:color w:val="1F3864" w:themeColor="accent1" w:themeShade="80"/>
          <w:sz w:val="24"/>
          <w:szCs w:val="24"/>
        </w:rPr>
        <w:t>.</w:t>
      </w:r>
    </w:p>
    <w:p w14:paraId="5735D6F4" w14:textId="0C4AD566" w:rsidR="00FB1E67" w:rsidRPr="00D96ECE" w:rsidRDefault="005D2C6A" w:rsidP="006D530D">
      <w:pPr>
        <w:pStyle w:val="NoSpacing"/>
        <w:numPr>
          <w:ilvl w:val="2"/>
          <w:numId w:val="105"/>
        </w:numPr>
        <w:rPr>
          <w:rFonts w:cstheme="minorHAnsi"/>
          <w:color w:val="1F3864" w:themeColor="accent1" w:themeShade="80"/>
          <w:sz w:val="24"/>
          <w:szCs w:val="24"/>
          <w:u w:val="single"/>
        </w:rPr>
      </w:pPr>
      <w:r>
        <w:rPr>
          <w:rFonts w:cstheme="minorHAnsi"/>
          <w:color w:val="1F3864" w:themeColor="accent1" w:themeShade="80"/>
          <w:sz w:val="24"/>
          <w:szCs w:val="24"/>
        </w:rPr>
        <w:t>The I-20 Financial Information screen will populate the Academic Term</w:t>
      </w:r>
      <w:r w:rsidR="00E61726">
        <w:rPr>
          <w:rFonts w:cstheme="minorHAnsi"/>
          <w:color w:val="1F3864" w:themeColor="accent1" w:themeShade="80"/>
          <w:sz w:val="24"/>
          <w:szCs w:val="24"/>
        </w:rPr>
        <w:t>, Expenses, and Remarks. ISSS Advisors will need to fill in the</w:t>
      </w:r>
      <w:r w:rsidR="006D530D">
        <w:rPr>
          <w:rFonts w:cstheme="minorHAnsi"/>
          <w:color w:val="1F3864" w:themeColor="accent1" w:themeShade="80"/>
          <w:sz w:val="24"/>
          <w:szCs w:val="24"/>
        </w:rPr>
        <w:t xml:space="preserve"> Funding </w:t>
      </w:r>
      <w:r w:rsidR="006D530D" w:rsidRPr="006D530D">
        <w:rPr>
          <w:rFonts w:cstheme="minorHAnsi"/>
          <w:color w:val="1F3864" w:themeColor="accent1" w:themeShade="80"/>
          <w:sz w:val="24"/>
          <w:szCs w:val="24"/>
        </w:rPr>
        <w:t xml:space="preserve">section according to the documentation provided by the student. </w:t>
      </w:r>
      <w:r w:rsidR="00E61726" w:rsidRPr="006D530D">
        <w:rPr>
          <w:rFonts w:cstheme="minorHAnsi"/>
          <w:color w:val="1F3864" w:themeColor="accent1" w:themeShade="80"/>
          <w:sz w:val="24"/>
          <w:szCs w:val="24"/>
        </w:rPr>
        <w:t xml:space="preserve"> </w:t>
      </w:r>
      <w:r w:rsidR="00353BB7" w:rsidRPr="006D530D">
        <w:rPr>
          <w:rFonts w:cstheme="minorHAnsi"/>
          <w:color w:val="1F3864" w:themeColor="accent1" w:themeShade="80"/>
          <w:sz w:val="24"/>
          <w:szCs w:val="24"/>
        </w:rPr>
        <w:t>If there are multiple funding sources, list them in the following order: AU Scholarship, Exchange Agreement, Personal Scholarship, Government, Personal, Family, and Sponsor</w:t>
      </w:r>
      <w:r w:rsidR="008B56A3" w:rsidRPr="006D530D">
        <w:rPr>
          <w:rFonts w:cstheme="minorHAnsi"/>
          <w:color w:val="1F3864" w:themeColor="accent1" w:themeShade="80"/>
          <w:sz w:val="24"/>
          <w:szCs w:val="24"/>
        </w:rPr>
        <w:t>.</w:t>
      </w:r>
    </w:p>
    <w:p w14:paraId="2DE95A4F" w14:textId="69B25251" w:rsidR="00D96ECE" w:rsidRPr="00D96ECE" w:rsidRDefault="00D96ECE" w:rsidP="00D96ECE">
      <w:pPr>
        <w:pStyle w:val="NoSpacing"/>
        <w:numPr>
          <w:ilvl w:val="1"/>
          <w:numId w:val="105"/>
        </w:numPr>
        <w:rPr>
          <w:rFonts w:cstheme="minorHAnsi"/>
          <w:color w:val="1F3864" w:themeColor="accent1" w:themeShade="80"/>
          <w:sz w:val="24"/>
          <w:szCs w:val="24"/>
          <w:u w:val="single"/>
        </w:rPr>
      </w:pPr>
      <w:r>
        <w:rPr>
          <w:rFonts w:cstheme="minorHAnsi"/>
          <w:color w:val="1F3864" w:themeColor="accent1" w:themeShade="80"/>
          <w:sz w:val="24"/>
          <w:szCs w:val="24"/>
        </w:rPr>
        <w:t>For J-1 Students:</w:t>
      </w:r>
    </w:p>
    <w:p w14:paraId="790CD234" w14:textId="56C4D949" w:rsidR="00D96ECE" w:rsidRPr="005614DA" w:rsidRDefault="005614DA" w:rsidP="00D96ECE">
      <w:pPr>
        <w:pStyle w:val="NoSpacing"/>
        <w:numPr>
          <w:ilvl w:val="2"/>
          <w:numId w:val="105"/>
        </w:numPr>
        <w:rPr>
          <w:rFonts w:cstheme="minorHAnsi"/>
          <w:color w:val="1F3864" w:themeColor="accent1" w:themeShade="80"/>
          <w:sz w:val="24"/>
          <w:szCs w:val="24"/>
          <w:u w:val="single"/>
        </w:rPr>
      </w:pPr>
      <w:r>
        <w:rPr>
          <w:rFonts w:cstheme="minorHAnsi"/>
          <w:color w:val="1F3864" w:themeColor="accent1" w:themeShade="80"/>
          <w:sz w:val="24"/>
          <w:szCs w:val="24"/>
        </w:rPr>
        <w:t>The DS-2019 Program Information screen</w:t>
      </w:r>
      <w:r w:rsidR="00510BCE">
        <w:rPr>
          <w:rFonts w:cstheme="minorHAnsi"/>
          <w:color w:val="1F3864" w:themeColor="accent1" w:themeShade="80"/>
          <w:sz w:val="24"/>
          <w:szCs w:val="24"/>
        </w:rPr>
        <w:t xml:space="preserve"> will populate </w:t>
      </w:r>
      <w:r w:rsidR="00BA683F">
        <w:rPr>
          <w:rFonts w:cstheme="minorHAnsi"/>
          <w:color w:val="1F3864" w:themeColor="accent1" w:themeShade="80"/>
          <w:sz w:val="24"/>
          <w:szCs w:val="24"/>
        </w:rPr>
        <w:t xml:space="preserve">SEVIS status as “initial,” Position as either </w:t>
      </w:r>
      <w:r w:rsidR="005F1DD7">
        <w:rPr>
          <w:rFonts w:cstheme="minorHAnsi"/>
          <w:color w:val="1F3864" w:themeColor="accent1" w:themeShade="80"/>
          <w:sz w:val="24"/>
          <w:szCs w:val="24"/>
        </w:rPr>
        <w:t>“</w:t>
      </w:r>
      <w:r w:rsidR="00BA683F">
        <w:rPr>
          <w:rFonts w:cstheme="minorHAnsi"/>
          <w:color w:val="1F3864" w:themeColor="accent1" w:themeShade="80"/>
          <w:sz w:val="24"/>
          <w:szCs w:val="24"/>
        </w:rPr>
        <w:t>University Graduate Students</w:t>
      </w:r>
      <w:r w:rsidR="005F1DD7">
        <w:rPr>
          <w:rFonts w:cstheme="minorHAnsi"/>
          <w:color w:val="1F3864" w:themeColor="accent1" w:themeShade="80"/>
          <w:sz w:val="24"/>
          <w:szCs w:val="24"/>
        </w:rPr>
        <w:t>”</w:t>
      </w:r>
      <w:r w:rsidR="00BA683F">
        <w:rPr>
          <w:rFonts w:cstheme="minorHAnsi"/>
          <w:color w:val="1F3864" w:themeColor="accent1" w:themeShade="80"/>
          <w:sz w:val="24"/>
          <w:szCs w:val="24"/>
        </w:rPr>
        <w:t xml:space="preserve"> or </w:t>
      </w:r>
      <w:r w:rsidR="005F1DD7">
        <w:rPr>
          <w:rFonts w:cstheme="minorHAnsi"/>
          <w:color w:val="1F3864" w:themeColor="accent1" w:themeShade="80"/>
          <w:sz w:val="24"/>
          <w:szCs w:val="24"/>
        </w:rPr>
        <w:t>“</w:t>
      </w:r>
      <w:r w:rsidR="00BA683F">
        <w:rPr>
          <w:rFonts w:cstheme="minorHAnsi"/>
          <w:color w:val="1F3864" w:themeColor="accent1" w:themeShade="80"/>
          <w:sz w:val="24"/>
          <w:szCs w:val="24"/>
        </w:rPr>
        <w:t>University Undergraduate Students,</w:t>
      </w:r>
      <w:r w:rsidR="005F1DD7">
        <w:rPr>
          <w:rFonts w:cstheme="minorHAnsi"/>
          <w:color w:val="1F3864" w:themeColor="accent1" w:themeShade="80"/>
          <w:sz w:val="24"/>
          <w:szCs w:val="24"/>
        </w:rPr>
        <w:t>”</w:t>
      </w:r>
      <w:r w:rsidR="00BA683F">
        <w:rPr>
          <w:rFonts w:cstheme="minorHAnsi"/>
          <w:color w:val="1F3864" w:themeColor="accent1" w:themeShade="80"/>
          <w:sz w:val="24"/>
          <w:szCs w:val="24"/>
        </w:rPr>
        <w:t xml:space="preserve"> </w:t>
      </w:r>
      <w:r w:rsidR="005F1DD7">
        <w:rPr>
          <w:rFonts w:cstheme="minorHAnsi"/>
          <w:color w:val="1F3864" w:themeColor="accent1" w:themeShade="80"/>
          <w:sz w:val="24"/>
          <w:szCs w:val="24"/>
        </w:rPr>
        <w:t>Category</w:t>
      </w:r>
      <w:r w:rsidR="00BA683F">
        <w:rPr>
          <w:rFonts w:cstheme="minorHAnsi"/>
          <w:color w:val="1F3864" w:themeColor="accent1" w:themeShade="80"/>
          <w:sz w:val="24"/>
          <w:szCs w:val="24"/>
        </w:rPr>
        <w:t xml:space="preserve"> as “</w:t>
      </w:r>
      <w:r w:rsidR="005F1DD7">
        <w:rPr>
          <w:rFonts w:cstheme="minorHAnsi"/>
          <w:color w:val="1F3864" w:themeColor="accent1" w:themeShade="80"/>
          <w:sz w:val="24"/>
          <w:szCs w:val="24"/>
        </w:rPr>
        <w:t xml:space="preserve">Student Masters,” “Student </w:t>
      </w:r>
      <w:r w:rsidR="002E34E5">
        <w:rPr>
          <w:rFonts w:cstheme="minorHAnsi"/>
          <w:color w:val="1F3864" w:themeColor="accent1" w:themeShade="80"/>
          <w:sz w:val="24"/>
          <w:szCs w:val="24"/>
        </w:rPr>
        <w:t>Doctorate,” “Student Bachelors,” or “</w:t>
      </w:r>
      <w:r w:rsidR="000561BB">
        <w:rPr>
          <w:rFonts w:cstheme="minorHAnsi"/>
          <w:color w:val="1F3864" w:themeColor="accent1" w:themeShade="80"/>
          <w:sz w:val="24"/>
          <w:szCs w:val="24"/>
        </w:rPr>
        <w:t>S</w:t>
      </w:r>
      <w:r w:rsidR="002E34E5">
        <w:rPr>
          <w:rFonts w:cstheme="minorHAnsi"/>
          <w:color w:val="1F3864" w:themeColor="accent1" w:themeShade="80"/>
          <w:sz w:val="24"/>
          <w:szCs w:val="24"/>
        </w:rPr>
        <w:t>tudent Non-Degree,” Subject Field Remarks as “</w:t>
      </w:r>
      <w:r w:rsidR="00CA1750">
        <w:rPr>
          <w:rFonts w:cstheme="minorHAnsi"/>
          <w:color w:val="1F3864" w:themeColor="accent1" w:themeShade="80"/>
          <w:sz w:val="24"/>
          <w:szCs w:val="24"/>
        </w:rPr>
        <w:t xml:space="preserve">Study at Grad/Undergrad Level,” and the Program Start and End Dates. </w:t>
      </w:r>
    </w:p>
    <w:p w14:paraId="2EA63CF5" w14:textId="251445E1" w:rsidR="005614DA" w:rsidRPr="005614DA" w:rsidRDefault="005614DA" w:rsidP="00D96ECE">
      <w:pPr>
        <w:pStyle w:val="NoSpacing"/>
        <w:numPr>
          <w:ilvl w:val="2"/>
          <w:numId w:val="105"/>
        </w:numPr>
        <w:rPr>
          <w:rFonts w:cstheme="minorHAnsi"/>
          <w:color w:val="1F3864" w:themeColor="accent1" w:themeShade="80"/>
          <w:sz w:val="24"/>
          <w:szCs w:val="24"/>
          <w:u w:val="single"/>
        </w:rPr>
      </w:pPr>
      <w:r>
        <w:rPr>
          <w:rFonts w:cstheme="minorHAnsi"/>
          <w:color w:val="1F3864" w:themeColor="accent1" w:themeShade="80"/>
          <w:sz w:val="24"/>
          <w:szCs w:val="24"/>
        </w:rPr>
        <w:t>The Site of Activity Information screen</w:t>
      </w:r>
      <w:r w:rsidR="00510BCE">
        <w:rPr>
          <w:rFonts w:cstheme="minorHAnsi"/>
          <w:color w:val="1F3864" w:themeColor="accent1" w:themeShade="80"/>
          <w:sz w:val="24"/>
          <w:szCs w:val="24"/>
        </w:rPr>
        <w:t xml:space="preserve"> will populate AU as the site name along with “yes” as active site and AU’s address.</w:t>
      </w:r>
    </w:p>
    <w:p w14:paraId="28B245C1" w14:textId="712E2554" w:rsidR="00C71002" w:rsidRPr="00BA683F" w:rsidRDefault="00422B9B" w:rsidP="00BA683F">
      <w:pPr>
        <w:pStyle w:val="NoSpacing"/>
        <w:numPr>
          <w:ilvl w:val="2"/>
          <w:numId w:val="105"/>
        </w:numPr>
        <w:rPr>
          <w:rFonts w:cstheme="minorHAnsi"/>
          <w:color w:val="1F3864" w:themeColor="accent1" w:themeShade="80"/>
          <w:sz w:val="24"/>
          <w:szCs w:val="24"/>
          <w:u w:val="single"/>
        </w:rPr>
      </w:pPr>
      <w:r>
        <w:rPr>
          <w:rFonts w:cstheme="minorHAnsi"/>
          <w:color w:val="1F3864" w:themeColor="accent1" w:themeShade="80"/>
          <w:sz w:val="24"/>
          <w:szCs w:val="24"/>
        </w:rPr>
        <w:lastRenderedPageBreak/>
        <w:t xml:space="preserve">ISSS advisors will need to open the DS-2019 Financial Information screen and fill in the funding according to the documentation that the student provided. </w:t>
      </w:r>
      <w:r w:rsidRPr="006D530D">
        <w:rPr>
          <w:rFonts w:cstheme="minorHAnsi"/>
          <w:color w:val="1F3864" w:themeColor="accent1" w:themeShade="80"/>
          <w:sz w:val="24"/>
          <w:szCs w:val="24"/>
        </w:rPr>
        <w:t>If there are multiple funding sources, list them in the following order: AU Scholarship, Exchange Agreement, Personal Scholarship, Government, Personal, Family, and Sponsor.</w:t>
      </w:r>
    </w:p>
    <w:p w14:paraId="125AFDE8" w14:textId="77777777" w:rsidR="00BA683F" w:rsidRPr="00BA683F" w:rsidRDefault="00BA683F" w:rsidP="00BA683F">
      <w:pPr>
        <w:pStyle w:val="NoSpacing"/>
        <w:ind w:left="2160"/>
        <w:rPr>
          <w:rFonts w:cstheme="minorHAnsi"/>
          <w:color w:val="1F3864" w:themeColor="accent1" w:themeShade="80"/>
          <w:sz w:val="24"/>
          <w:szCs w:val="24"/>
          <w:u w:val="single"/>
        </w:rPr>
      </w:pPr>
    </w:p>
    <w:p w14:paraId="14BBA879" w14:textId="7BD45959" w:rsidR="009876F0" w:rsidRDefault="0097419C" w:rsidP="009876F0">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ind w:left="360"/>
        <w:rPr>
          <w:rFonts w:asciiTheme="minorHAnsi" w:hAnsiTheme="minorHAnsi" w:cstheme="minorHAnsi"/>
          <w:color w:val="1F3864" w:themeColor="accent1" w:themeShade="80"/>
          <w:szCs w:val="24"/>
        </w:rPr>
      </w:pPr>
      <w:r w:rsidRPr="00920320">
        <w:rPr>
          <w:rFonts w:asciiTheme="minorHAnsi" w:hAnsiTheme="minorHAnsi" w:cstheme="minorHAnsi"/>
          <w:b/>
          <w:bCs/>
          <w:color w:val="1F3864" w:themeColor="accent1" w:themeShade="80"/>
          <w:szCs w:val="24"/>
          <w:u w:val="single"/>
        </w:rPr>
        <w:t>Please note</w:t>
      </w:r>
      <w:r>
        <w:rPr>
          <w:rFonts w:asciiTheme="minorHAnsi" w:hAnsiTheme="minorHAnsi" w:cstheme="minorHAnsi"/>
          <w:color w:val="1F3864" w:themeColor="accent1" w:themeShade="80"/>
          <w:szCs w:val="24"/>
        </w:rPr>
        <w:t xml:space="preserve">: Advisors should always ensure that the template is populating correct information by verifying with the Program Start and End Dates </w:t>
      </w:r>
      <w:r w:rsidR="00644566">
        <w:rPr>
          <w:rFonts w:asciiTheme="minorHAnsi" w:hAnsiTheme="minorHAnsi" w:cstheme="minorHAnsi"/>
          <w:color w:val="1F3864" w:themeColor="accent1" w:themeShade="80"/>
          <w:szCs w:val="24"/>
        </w:rPr>
        <w:t>document</w:t>
      </w:r>
      <w:r>
        <w:rPr>
          <w:rFonts w:asciiTheme="minorHAnsi" w:hAnsiTheme="minorHAnsi" w:cstheme="minorHAnsi"/>
          <w:color w:val="1F3864" w:themeColor="accent1" w:themeShade="80"/>
          <w:szCs w:val="24"/>
        </w:rPr>
        <w:t xml:space="preserve"> and Cost Guides </w:t>
      </w:r>
      <w:r w:rsidR="00644566">
        <w:rPr>
          <w:rFonts w:asciiTheme="minorHAnsi" w:hAnsiTheme="minorHAnsi" w:cstheme="minorHAnsi"/>
          <w:color w:val="1F3864" w:themeColor="accent1" w:themeShade="80"/>
          <w:szCs w:val="24"/>
        </w:rPr>
        <w:t>excel</w:t>
      </w:r>
      <w:r w:rsidR="00F51A53">
        <w:rPr>
          <w:rFonts w:asciiTheme="minorHAnsi" w:hAnsiTheme="minorHAnsi" w:cstheme="minorHAnsi"/>
          <w:color w:val="1F3864" w:themeColor="accent1" w:themeShade="80"/>
          <w:szCs w:val="24"/>
        </w:rPr>
        <w:t xml:space="preserve"> located in the K drive</w:t>
      </w:r>
      <w:r>
        <w:rPr>
          <w:rFonts w:asciiTheme="minorHAnsi" w:hAnsiTheme="minorHAnsi" w:cstheme="minorHAnsi"/>
          <w:color w:val="1F3864" w:themeColor="accent1" w:themeShade="80"/>
          <w:szCs w:val="24"/>
        </w:rPr>
        <w:t xml:space="preserve">. </w:t>
      </w:r>
      <w:r w:rsidR="000561BB">
        <w:rPr>
          <w:rFonts w:asciiTheme="minorHAnsi" w:hAnsiTheme="minorHAnsi" w:cstheme="minorHAnsi"/>
          <w:color w:val="1F3864" w:themeColor="accent1" w:themeShade="80"/>
          <w:szCs w:val="24"/>
        </w:rPr>
        <w:t>If any changes are needed to the templates, contact the Immigration Data Manger for ISSS.</w:t>
      </w:r>
    </w:p>
    <w:p w14:paraId="2FAD0EF1" w14:textId="77777777" w:rsidR="009876F0" w:rsidRDefault="009876F0" w:rsidP="009876F0">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after="200"/>
        <w:ind w:left="360"/>
        <w:rPr>
          <w:rFonts w:asciiTheme="minorHAnsi" w:hAnsiTheme="minorHAnsi" w:cstheme="minorHAnsi"/>
          <w:b/>
          <w:bCs/>
          <w:color w:val="1F3864" w:themeColor="accent1" w:themeShade="80"/>
          <w:szCs w:val="24"/>
          <w:u w:val="single"/>
        </w:rPr>
      </w:pPr>
    </w:p>
    <w:p w14:paraId="29BCEBB8" w14:textId="0EBF5BE3" w:rsidR="00FE0A2B" w:rsidRPr="009876F0" w:rsidRDefault="00D14F43" w:rsidP="009876F0">
      <w:pPr>
        <w:pStyle w:val="ListParagraph"/>
        <w:keepLines w:val="0"/>
        <w:numPr>
          <w:ilvl w:val="0"/>
          <w:numId w:val="105"/>
        </w:numPr>
        <w:tabs>
          <w:tab w:val="clear" w:pos="851"/>
          <w:tab w:val="clear" w:pos="1701"/>
          <w:tab w:val="clear" w:pos="2552"/>
          <w:tab w:val="clear" w:pos="3402"/>
          <w:tab w:val="clear" w:pos="4253"/>
          <w:tab w:val="clear" w:pos="5103"/>
          <w:tab w:val="clear" w:pos="5954"/>
          <w:tab w:val="clear" w:pos="6804"/>
          <w:tab w:val="clear" w:pos="7655"/>
        </w:tabs>
        <w:spacing w:after="200"/>
        <w:rPr>
          <w:rFonts w:asciiTheme="minorHAnsi" w:hAnsiTheme="minorHAnsi" w:cstheme="minorHAnsi"/>
          <w:b/>
          <w:bCs/>
          <w:color w:val="1F3864" w:themeColor="accent1" w:themeShade="80"/>
          <w:szCs w:val="24"/>
          <w:u w:val="single"/>
        </w:rPr>
      </w:pPr>
      <w:r w:rsidRPr="009876F0">
        <w:rPr>
          <w:rFonts w:asciiTheme="minorHAnsi" w:hAnsiTheme="minorHAnsi" w:cstheme="minorHAnsi"/>
          <w:b/>
          <w:bCs/>
          <w:color w:val="1F3864" w:themeColor="accent1" w:themeShade="80"/>
          <w:szCs w:val="24"/>
        </w:rPr>
        <w:t>Create Immigration Document in SEVIS</w:t>
      </w:r>
    </w:p>
    <w:p w14:paraId="414923F7" w14:textId="77777777" w:rsidR="009F3C9E" w:rsidRDefault="00555EF2" w:rsidP="009F3C9E">
      <w:pPr>
        <w:pStyle w:val="ListParagraph"/>
        <w:numPr>
          <w:ilvl w:val="1"/>
          <w:numId w:val="14"/>
        </w:numPr>
        <w:rPr>
          <w:rFonts w:asciiTheme="minorHAnsi" w:hAnsiTheme="minorHAnsi" w:cstheme="minorHAnsi"/>
          <w:color w:val="1F3864" w:themeColor="accent1" w:themeShade="80"/>
          <w:szCs w:val="24"/>
        </w:rPr>
      </w:pPr>
      <w:r w:rsidRPr="009F3C9E">
        <w:rPr>
          <w:rFonts w:asciiTheme="minorHAnsi" w:hAnsiTheme="minorHAnsi" w:cstheme="minorHAnsi"/>
          <w:color w:val="1F3864" w:themeColor="accent1" w:themeShade="80"/>
          <w:szCs w:val="24"/>
        </w:rPr>
        <w:t xml:space="preserve">Launch the </w:t>
      </w:r>
      <w:commentRangeStart w:id="164"/>
      <w:r w:rsidRPr="009F3C9E">
        <w:rPr>
          <w:rFonts w:asciiTheme="minorHAnsi" w:hAnsiTheme="minorHAnsi" w:cstheme="minorHAnsi"/>
          <w:color w:val="1F3864" w:themeColor="accent1" w:themeShade="80"/>
          <w:szCs w:val="24"/>
        </w:rPr>
        <w:t xml:space="preserve">RTI Embedded Browser </w:t>
      </w:r>
      <w:commentRangeEnd w:id="164"/>
      <w:r w:rsidR="000561BB">
        <w:rPr>
          <w:rStyle w:val="CommentReference"/>
        </w:rPr>
        <w:commentReference w:id="164"/>
      </w:r>
      <w:r w:rsidRPr="009F3C9E">
        <w:rPr>
          <w:rFonts w:asciiTheme="minorHAnsi" w:hAnsiTheme="minorHAnsi" w:cstheme="minorHAnsi"/>
          <w:color w:val="1F3864" w:themeColor="accent1" w:themeShade="80"/>
          <w:szCs w:val="24"/>
        </w:rPr>
        <w:t xml:space="preserve">from the Sunapsis home </w:t>
      </w:r>
      <w:proofErr w:type="gramStart"/>
      <w:r w:rsidRPr="009F3C9E">
        <w:rPr>
          <w:rFonts w:asciiTheme="minorHAnsi" w:hAnsiTheme="minorHAnsi" w:cstheme="minorHAnsi"/>
          <w:color w:val="1F3864" w:themeColor="accent1" w:themeShade="80"/>
          <w:szCs w:val="24"/>
        </w:rPr>
        <w:t>screen</w:t>
      </w:r>
      <w:proofErr w:type="gramEnd"/>
    </w:p>
    <w:p w14:paraId="4E8BC35F" w14:textId="77777777" w:rsidR="009F3C9E" w:rsidRDefault="00735FC8" w:rsidP="009F3C9E">
      <w:pPr>
        <w:pStyle w:val="ListParagraph"/>
        <w:numPr>
          <w:ilvl w:val="1"/>
          <w:numId w:val="14"/>
        </w:numPr>
        <w:rPr>
          <w:rFonts w:asciiTheme="minorHAnsi" w:hAnsiTheme="minorHAnsi" w:cstheme="minorHAnsi"/>
          <w:color w:val="1F3864" w:themeColor="accent1" w:themeShade="80"/>
          <w:szCs w:val="24"/>
        </w:rPr>
      </w:pPr>
      <w:r w:rsidRPr="009F3C9E">
        <w:rPr>
          <w:rFonts w:asciiTheme="minorHAnsi" w:hAnsiTheme="minorHAnsi" w:cstheme="minorHAnsi"/>
          <w:color w:val="1F3864" w:themeColor="accent1" w:themeShade="80"/>
          <w:szCs w:val="24"/>
        </w:rPr>
        <w:t>Log</w:t>
      </w:r>
      <w:r w:rsidR="00930537" w:rsidRPr="009F3C9E">
        <w:rPr>
          <w:rFonts w:asciiTheme="minorHAnsi" w:hAnsiTheme="minorHAnsi" w:cstheme="minorHAnsi"/>
          <w:color w:val="1F3864" w:themeColor="accent1" w:themeShade="80"/>
          <w:szCs w:val="24"/>
        </w:rPr>
        <w:t>in</w:t>
      </w:r>
      <w:r w:rsidRPr="009F3C9E">
        <w:rPr>
          <w:rFonts w:asciiTheme="minorHAnsi" w:hAnsiTheme="minorHAnsi" w:cstheme="minorHAnsi"/>
          <w:color w:val="1F3864" w:themeColor="accent1" w:themeShade="80"/>
          <w:szCs w:val="24"/>
        </w:rPr>
        <w:t xml:space="preserve"> to SEVIS</w:t>
      </w:r>
    </w:p>
    <w:p w14:paraId="45F2904E" w14:textId="77777777" w:rsidR="009F3C9E" w:rsidRDefault="00735FC8" w:rsidP="009F3C9E">
      <w:pPr>
        <w:pStyle w:val="ListParagraph"/>
        <w:numPr>
          <w:ilvl w:val="1"/>
          <w:numId w:val="14"/>
        </w:numPr>
        <w:rPr>
          <w:rFonts w:asciiTheme="minorHAnsi" w:hAnsiTheme="minorHAnsi" w:cstheme="minorHAnsi"/>
          <w:color w:val="1F3864" w:themeColor="accent1" w:themeShade="80"/>
          <w:szCs w:val="24"/>
        </w:rPr>
      </w:pPr>
      <w:r w:rsidRPr="009F3C9E">
        <w:rPr>
          <w:rFonts w:asciiTheme="minorHAnsi" w:hAnsiTheme="minorHAnsi" w:cstheme="minorHAnsi"/>
          <w:color w:val="1F3864" w:themeColor="accent1" w:themeShade="80"/>
          <w:szCs w:val="24"/>
        </w:rPr>
        <w:t xml:space="preserve">Select Listing of Schools for F-1 </w:t>
      </w:r>
    </w:p>
    <w:p w14:paraId="3066D89C" w14:textId="350A519A" w:rsidR="009F3C9E" w:rsidRDefault="00735FC8" w:rsidP="009F3C9E">
      <w:pPr>
        <w:pStyle w:val="ListParagraph"/>
        <w:numPr>
          <w:ilvl w:val="1"/>
          <w:numId w:val="14"/>
        </w:numPr>
        <w:rPr>
          <w:rFonts w:asciiTheme="minorHAnsi" w:hAnsiTheme="minorHAnsi" w:cstheme="minorHAnsi"/>
          <w:color w:val="1F3864" w:themeColor="accent1" w:themeShade="80"/>
          <w:szCs w:val="24"/>
        </w:rPr>
      </w:pPr>
      <w:r w:rsidRPr="009F3C9E">
        <w:rPr>
          <w:rFonts w:asciiTheme="minorHAnsi" w:hAnsiTheme="minorHAnsi" w:cstheme="minorHAnsi"/>
          <w:color w:val="1F3864" w:themeColor="accent1" w:themeShade="80"/>
          <w:szCs w:val="24"/>
        </w:rPr>
        <w:t>Select Listing of Program</w:t>
      </w:r>
      <w:r w:rsidR="000561BB">
        <w:rPr>
          <w:rFonts w:asciiTheme="minorHAnsi" w:hAnsiTheme="minorHAnsi" w:cstheme="minorHAnsi"/>
          <w:color w:val="1F3864" w:themeColor="accent1" w:themeShade="80"/>
          <w:szCs w:val="24"/>
        </w:rPr>
        <w:t>s</w:t>
      </w:r>
      <w:r w:rsidRPr="009F3C9E">
        <w:rPr>
          <w:rFonts w:asciiTheme="minorHAnsi" w:hAnsiTheme="minorHAnsi" w:cstheme="minorHAnsi"/>
          <w:color w:val="1F3864" w:themeColor="accent1" w:themeShade="80"/>
          <w:szCs w:val="24"/>
        </w:rPr>
        <w:t xml:space="preserve"> for J-1</w:t>
      </w:r>
    </w:p>
    <w:p w14:paraId="24D7EFDB" w14:textId="77777777" w:rsidR="0053456A" w:rsidRDefault="00735FC8" w:rsidP="0053456A">
      <w:pPr>
        <w:pStyle w:val="ListParagraph"/>
        <w:numPr>
          <w:ilvl w:val="1"/>
          <w:numId w:val="14"/>
        </w:numPr>
        <w:rPr>
          <w:rFonts w:asciiTheme="minorHAnsi" w:hAnsiTheme="minorHAnsi" w:cstheme="minorHAnsi"/>
          <w:color w:val="1F3864" w:themeColor="accent1" w:themeShade="80"/>
          <w:szCs w:val="24"/>
        </w:rPr>
      </w:pPr>
      <w:r w:rsidRPr="009F3C9E">
        <w:rPr>
          <w:rFonts w:asciiTheme="minorHAnsi" w:hAnsiTheme="minorHAnsi" w:cstheme="minorHAnsi"/>
          <w:color w:val="1F3864" w:themeColor="accent1" w:themeShade="80"/>
          <w:szCs w:val="24"/>
        </w:rPr>
        <w:t xml:space="preserve">Choose “New Student” or “New Exchange Visitor” and enter AU ID </w:t>
      </w:r>
      <w:r w:rsidR="00F8339B">
        <w:rPr>
          <w:rFonts w:asciiTheme="minorHAnsi" w:hAnsiTheme="minorHAnsi" w:cstheme="minorHAnsi"/>
          <w:color w:val="1F3864" w:themeColor="accent1" w:themeShade="80"/>
          <w:szCs w:val="24"/>
        </w:rPr>
        <w:t>number</w:t>
      </w:r>
      <w:r w:rsidRPr="009F3C9E">
        <w:rPr>
          <w:rFonts w:asciiTheme="minorHAnsi" w:hAnsiTheme="minorHAnsi" w:cstheme="minorHAnsi"/>
          <w:color w:val="1F3864" w:themeColor="accent1" w:themeShade="80"/>
          <w:szCs w:val="24"/>
        </w:rPr>
        <w:t xml:space="preserve"> when prompt</w:t>
      </w:r>
      <w:r w:rsidR="00930537" w:rsidRPr="009F3C9E">
        <w:rPr>
          <w:rFonts w:asciiTheme="minorHAnsi" w:hAnsiTheme="minorHAnsi" w:cstheme="minorHAnsi"/>
          <w:color w:val="1F3864" w:themeColor="accent1" w:themeShade="80"/>
          <w:szCs w:val="24"/>
        </w:rPr>
        <w:t>ed</w:t>
      </w:r>
      <w:r w:rsidRPr="009F3C9E">
        <w:rPr>
          <w:rFonts w:asciiTheme="minorHAnsi" w:hAnsiTheme="minorHAnsi" w:cstheme="minorHAnsi"/>
          <w:color w:val="1F3864" w:themeColor="accent1" w:themeShade="80"/>
          <w:szCs w:val="24"/>
        </w:rPr>
        <w:t xml:space="preserve">. </w:t>
      </w:r>
    </w:p>
    <w:p w14:paraId="1E6F2D7D" w14:textId="77777777" w:rsidR="00311D2C" w:rsidRDefault="00735FC8" w:rsidP="00311D2C">
      <w:pPr>
        <w:pStyle w:val="ListParagraph"/>
        <w:numPr>
          <w:ilvl w:val="1"/>
          <w:numId w:val="14"/>
        </w:numPr>
        <w:rPr>
          <w:rFonts w:asciiTheme="minorHAnsi" w:hAnsiTheme="minorHAnsi" w:cstheme="minorHAnsi"/>
          <w:color w:val="1F3864" w:themeColor="accent1" w:themeShade="80"/>
          <w:szCs w:val="24"/>
        </w:rPr>
      </w:pPr>
      <w:r w:rsidRPr="0053456A">
        <w:rPr>
          <w:rFonts w:asciiTheme="minorHAnsi" w:hAnsiTheme="minorHAnsi" w:cstheme="minorHAnsi"/>
          <w:color w:val="1F3864" w:themeColor="accent1" w:themeShade="80"/>
          <w:szCs w:val="24"/>
        </w:rPr>
        <w:t xml:space="preserve">Go through each page and hit “Populate Field” icon on bottom right of screen. </w:t>
      </w:r>
      <w:r w:rsidR="0053456A">
        <w:rPr>
          <w:rFonts w:asciiTheme="minorHAnsi" w:hAnsiTheme="minorHAnsi" w:cstheme="minorHAnsi"/>
          <w:color w:val="1F3864" w:themeColor="accent1" w:themeShade="80"/>
          <w:szCs w:val="24"/>
        </w:rPr>
        <w:t xml:space="preserve">This will pull in the template information from Sunapsis. </w:t>
      </w:r>
    </w:p>
    <w:p w14:paraId="7E53661A" w14:textId="7A09F303" w:rsidR="00735FC8" w:rsidRDefault="00311D2C" w:rsidP="00311D2C">
      <w:pPr>
        <w:pStyle w:val="ListParagraph"/>
        <w:numPr>
          <w:ilvl w:val="1"/>
          <w:numId w:val="14"/>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Once all screens are complete, click print final I-20/DS-2019 and the PDF will generate. </w:t>
      </w:r>
    </w:p>
    <w:p w14:paraId="7E32C3DA" w14:textId="5DE3EDD5" w:rsidR="000561BB" w:rsidRDefault="000561BB" w:rsidP="00311D2C">
      <w:pPr>
        <w:pStyle w:val="ListParagraph"/>
        <w:numPr>
          <w:ilvl w:val="1"/>
          <w:numId w:val="14"/>
        </w:num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I-20s can be signed with DSO’s electronic signature in Adobe and saved as a PDF. DS-2019s must be signed with </w:t>
      </w:r>
      <w:r w:rsidR="00750BD7">
        <w:rPr>
          <w:rFonts w:asciiTheme="minorHAnsi" w:hAnsiTheme="minorHAnsi" w:cstheme="minorHAnsi"/>
          <w:color w:val="1F3864" w:themeColor="accent1" w:themeShade="80"/>
          <w:szCs w:val="24"/>
        </w:rPr>
        <w:t>the ARO’s</w:t>
      </w:r>
      <w:r>
        <w:rPr>
          <w:rFonts w:asciiTheme="minorHAnsi" w:hAnsiTheme="minorHAnsi" w:cstheme="minorHAnsi"/>
          <w:color w:val="1F3864" w:themeColor="accent1" w:themeShade="80"/>
          <w:szCs w:val="24"/>
        </w:rPr>
        <w:t xml:space="preserve"> digital signature and should be configured using the “certificate</w:t>
      </w:r>
      <w:r w:rsidR="00750BD7">
        <w:rPr>
          <w:rFonts w:asciiTheme="minorHAnsi" w:hAnsiTheme="minorHAnsi" w:cstheme="minorHAnsi"/>
          <w:color w:val="1F3864" w:themeColor="accent1" w:themeShade="80"/>
          <w:szCs w:val="24"/>
        </w:rPr>
        <w:t>s</w:t>
      </w:r>
      <w:r>
        <w:rPr>
          <w:rFonts w:asciiTheme="minorHAnsi" w:hAnsiTheme="minorHAnsi" w:cstheme="minorHAnsi"/>
          <w:color w:val="1F3864" w:themeColor="accent1" w:themeShade="80"/>
          <w:szCs w:val="24"/>
        </w:rPr>
        <w:t xml:space="preserve">” function in Adobe. For help with setting up a digital signature, please contact ISSS’s Immigration Data Manager. </w:t>
      </w:r>
    </w:p>
    <w:p w14:paraId="6ABCAA55" w14:textId="77777777" w:rsidR="009876F0" w:rsidRDefault="009876F0" w:rsidP="009876F0">
      <w:pPr>
        <w:pStyle w:val="ListParagraph"/>
        <w:ind w:left="1440"/>
        <w:rPr>
          <w:rFonts w:asciiTheme="minorHAnsi" w:hAnsiTheme="minorHAnsi" w:cstheme="minorHAnsi"/>
          <w:color w:val="1F3864" w:themeColor="accent1" w:themeShade="80"/>
          <w:szCs w:val="24"/>
        </w:rPr>
      </w:pPr>
    </w:p>
    <w:p w14:paraId="4178F985" w14:textId="59094399" w:rsidR="002E6860" w:rsidRDefault="00156F25" w:rsidP="002E6860">
      <w:pPr>
        <w:pStyle w:val="ListParagraph"/>
        <w:numPr>
          <w:ilvl w:val="0"/>
          <w:numId w:val="105"/>
        </w:numPr>
        <w:rPr>
          <w:rFonts w:asciiTheme="minorHAnsi" w:hAnsiTheme="minorHAnsi" w:cstheme="minorHAnsi"/>
          <w:b/>
          <w:bCs/>
          <w:color w:val="1F3864" w:themeColor="accent1" w:themeShade="80"/>
          <w:szCs w:val="24"/>
        </w:rPr>
      </w:pPr>
      <w:r w:rsidRPr="002E6860">
        <w:rPr>
          <w:rFonts w:asciiTheme="minorHAnsi" w:hAnsiTheme="minorHAnsi" w:cstheme="minorHAnsi"/>
          <w:b/>
          <w:bCs/>
          <w:color w:val="1F3864" w:themeColor="accent1" w:themeShade="80"/>
          <w:szCs w:val="24"/>
        </w:rPr>
        <w:t>Make Immigration Document Available to Student</w:t>
      </w:r>
    </w:p>
    <w:p w14:paraId="74E9248E" w14:textId="7C56E22B" w:rsidR="00F164C9" w:rsidRPr="00F164C9" w:rsidRDefault="00F164C9" w:rsidP="00F164C9">
      <w:pPr>
        <w:pStyle w:val="ListParagraph"/>
        <w:numPr>
          <w:ilvl w:val="1"/>
          <w:numId w:val="105"/>
        </w:numPr>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 xml:space="preserve">Once the document has been signed by the DSO/ARO, the document must be uploaded to Sunapsis in document management under the SEVIS Documents – Display Online category. This will allow the student to be able to access it from their pre-arrival checklist in </w:t>
      </w:r>
      <w:proofErr w:type="spellStart"/>
      <w:r>
        <w:rPr>
          <w:rFonts w:asciiTheme="minorHAnsi" w:hAnsiTheme="minorHAnsi" w:cstheme="minorHAnsi"/>
          <w:color w:val="1F3864" w:themeColor="accent1" w:themeShade="80"/>
          <w:szCs w:val="24"/>
        </w:rPr>
        <w:t>iEagle</w:t>
      </w:r>
      <w:proofErr w:type="spellEnd"/>
      <w:r>
        <w:rPr>
          <w:rFonts w:asciiTheme="minorHAnsi" w:hAnsiTheme="minorHAnsi" w:cstheme="minorHAnsi"/>
          <w:color w:val="1F3864" w:themeColor="accent1" w:themeShade="80"/>
          <w:szCs w:val="24"/>
        </w:rPr>
        <w:t xml:space="preserve">. </w:t>
      </w:r>
    </w:p>
    <w:p w14:paraId="51160761" w14:textId="2E645A6B" w:rsidR="00F164C9" w:rsidRDefault="00F164C9" w:rsidP="00F164C9">
      <w:pPr>
        <w:rPr>
          <w:rFonts w:asciiTheme="minorHAnsi" w:hAnsiTheme="minorHAnsi" w:cstheme="minorHAnsi"/>
          <w:b/>
          <w:bCs/>
          <w:color w:val="1F3864" w:themeColor="accent1" w:themeShade="80"/>
          <w:szCs w:val="24"/>
        </w:rPr>
      </w:pPr>
      <w:r w:rsidRPr="00F164C9">
        <w:rPr>
          <w:rFonts w:asciiTheme="minorHAnsi" w:hAnsiTheme="minorHAnsi" w:cstheme="minorHAnsi"/>
          <w:b/>
          <w:bCs/>
          <w:noProof/>
          <w:color w:val="1F3864" w:themeColor="accent1" w:themeShade="80"/>
          <w:szCs w:val="24"/>
        </w:rPr>
        <w:lastRenderedPageBreak/>
        <w:drawing>
          <wp:inline distT="0" distB="0" distL="0" distR="0" wp14:anchorId="5AED79E2" wp14:editId="2DC15833">
            <wp:extent cx="3289300" cy="4178076"/>
            <wp:effectExtent l="0" t="0" r="6350" b="0"/>
            <wp:docPr id="1511404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4705" name="Picture 1" descr="A screenshot of a computer&#10;&#10;Description automatically generated"/>
                    <pic:cNvPicPr/>
                  </pic:nvPicPr>
                  <pic:blipFill>
                    <a:blip r:embed="rId73"/>
                    <a:stretch>
                      <a:fillRect/>
                    </a:stretch>
                  </pic:blipFill>
                  <pic:spPr>
                    <a:xfrm>
                      <a:off x="0" y="0"/>
                      <a:ext cx="3290302" cy="4179348"/>
                    </a:xfrm>
                    <a:prstGeom prst="rect">
                      <a:avLst/>
                    </a:prstGeom>
                  </pic:spPr>
                </pic:pic>
              </a:graphicData>
            </a:graphic>
          </wp:inline>
        </w:drawing>
      </w:r>
    </w:p>
    <w:p w14:paraId="38AEFCFB" w14:textId="2B7B3D44" w:rsidR="00F164C9" w:rsidRDefault="00F164C9" w:rsidP="00F164C9">
      <w:pPr>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Student will see: </w:t>
      </w:r>
    </w:p>
    <w:p w14:paraId="7DA07181" w14:textId="01610240" w:rsidR="00F164C9" w:rsidRPr="00F164C9" w:rsidRDefault="00F164C9" w:rsidP="00F164C9">
      <w:pPr>
        <w:rPr>
          <w:rFonts w:asciiTheme="minorHAnsi" w:hAnsiTheme="minorHAnsi" w:cstheme="minorHAnsi"/>
          <w:color w:val="1F3864" w:themeColor="accent1" w:themeShade="80"/>
          <w:szCs w:val="24"/>
        </w:rPr>
      </w:pPr>
      <w:r w:rsidRPr="00F164C9">
        <w:rPr>
          <w:rFonts w:asciiTheme="minorHAnsi" w:hAnsiTheme="minorHAnsi" w:cstheme="minorHAnsi"/>
          <w:noProof/>
          <w:color w:val="1F3864" w:themeColor="accent1" w:themeShade="80"/>
          <w:szCs w:val="24"/>
        </w:rPr>
        <w:drawing>
          <wp:inline distT="0" distB="0" distL="0" distR="0" wp14:anchorId="01A00840" wp14:editId="0E740522">
            <wp:extent cx="3790950" cy="3326397"/>
            <wp:effectExtent l="0" t="0" r="0" b="7620"/>
            <wp:docPr id="71895929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9291" name="Picture 1" descr="A screenshot of a document&#10;&#10;Description automatically generated"/>
                    <pic:cNvPicPr/>
                  </pic:nvPicPr>
                  <pic:blipFill>
                    <a:blip r:embed="rId74"/>
                    <a:stretch>
                      <a:fillRect/>
                    </a:stretch>
                  </pic:blipFill>
                  <pic:spPr>
                    <a:xfrm>
                      <a:off x="0" y="0"/>
                      <a:ext cx="3790950" cy="3326397"/>
                    </a:xfrm>
                    <a:prstGeom prst="rect">
                      <a:avLst/>
                    </a:prstGeom>
                  </pic:spPr>
                </pic:pic>
              </a:graphicData>
            </a:graphic>
          </wp:inline>
        </w:drawing>
      </w:r>
    </w:p>
    <w:p w14:paraId="474C01AE" w14:textId="45A38B4F" w:rsidR="00495AAE" w:rsidRPr="00F164C9" w:rsidRDefault="00844596" w:rsidP="00160DB7">
      <w:pPr>
        <w:pStyle w:val="ListParagraph"/>
        <w:numPr>
          <w:ilvl w:val="1"/>
          <w:numId w:val="105"/>
        </w:numPr>
        <w:rPr>
          <w:rFonts w:asciiTheme="minorHAnsi" w:hAnsiTheme="minorHAnsi" w:cstheme="minorHAnsi"/>
          <w:color w:val="1F3864" w:themeColor="accent1" w:themeShade="80"/>
          <w:szCs w:val="24"/>
        </w:rPr>
      </w:pPr>
      <w:bookmarkStart w:id="165" w:name="_Toc260916226"/>
      <w:r>
        <w:rPr>
          <w:rFonts w:asciiTheme="minorHAnsi" w:hAnsiTheme="minorHAnsi" w:cstheme="minorHAnsi"/>
          <w:color w:val="1F3864" w:themeColor="accent1" w:themeShade="80"/>
          <w:szCs w:val="24"/>
        </w:rPr>
        <w:lastRenderedPageBreak/>
        <w:t>Once I-20</w:t>
      </w:r>
      <w:r w:rsidR="00F164C9">
        <w:rPr>
          <w:rFonts w:asciiTheme="minorHAnsi" w:hAnsiTheme="minorHAnsi" w:cstheme="minorHAnsi"/>
          <w:color w:val="1F3864" w:themeColor="accent1" w:themeShade="80"/>
          <w:szCs w:val="24"/>
        </w:rPr>
        <w:t>/DS-2019</w:t>
      </w:r>
      <w:r>
        <w:rPr>
          <w:rFonts w:asciiTheme="minorHAnsi" w:hAnsiTheme="minorHAnsi" w:cstheme="minorHAnsi"/>
          <w:color w:val="1F3864" w:themeColor="accent1" w:themeShade="80"/>
          <w:szCs w:val="24"/>
        </w:rPr>
        <w:t xml:space="preserve"> has been uploaded, the ISSS advisor should approve the PIIRF e-</w:t>
      </w:r>
      <w:proofErr w:type="gramStart"/>
      <w:r>
        <w:rPr>
          <w:rFonts w:asciiTheme="minorHAnsi" w:hAnsiTheme="minorHAnsi" w:cstheme="minorHAnsi"/>
          <w:color w:val="1F3864" w:themeColor="accent1" w:themeShade="80"/>
          <w:szCs w:val="24"/>
        </w:rPr>
        <w:t>form</w:t>
      </w:r>
      <w:proofErr w:type="gramEnd"/>
      <w:r>
        <w:rPr>
          <w:rFonts w:asciiTheme="minorHAnsi" w:hAnsiTheme="minorHAnsi" w:cstheme="minorHAnsi"/>
          <w:color w:val="1F3864" w:themeColor="accent1" w:themeShade="80"/>
          <w:szCs w:val="24"/>
        </w:rPr>
        <w:t xml:space="preserve"> and an email template will populate to notify the student that their </w:t>
      </w:r>
      <w:r w:rsidR="00F164C9">
        <w:rPr>
          <w:rFonts w:asciiTheme="minorHAnsi" w:hAnsiTheme="minorHAnsi" w:cstheme="minorHAnsi"/>
          <w:color w:val="1F3864" w:themeColor="accent1" w:themeShade="80"/>
          <w:szCs w:val="24"/>
        </w:rPr>
        <w:t xml:space="preserve">immigration document </w:t>
      </w:r>
      <w:r>
        <w:rPr>
          <w:rFonts w:asciiTheme="minorHAnsi" w:hAnsiTheme="minorHAnsi" w:cstheme="minorHAnsi"/>
          <w:color w:val="1F3864" w:themeColor="accent1" w:themeShade="80"/>
          <w:szCs w:val="24"/>
        </w:rPr>
        <w:t>has been created and will include instructions to download it. The PIIRF submitter should be copied on this email</w:t>
      </w:r>
      <w:r w:rsidR="00F164C9">
        <w:rPr>
          <w:rFonts w:asciiTheme="minorHAnsi" w:hAnsiTheme="minorHAnsi" w:cstheme="minorHAnsi"/>
          <w:color w:val="1F3864" w:themeColor="accent1" w:themeShade="80"/>
          <w:szCs w:val="24"/>
        </w:rPr>
        <w:t>.</w:t>
      </w:r>
      <w:bookmarkEnd w:id="165"/>
    </w:p>
    <w:p w14:paraId="7CC048F6" w14:textId="4DD7A06E" w:rsidR="00E65E80" w:rsidRPr="00B81FC1" w:rsidRDefault="00114838" w:rsidP="002175D9">
      <w:pPr>
        <w:jc w:val="center"/>
        <w:rPr>
          <w:rFonts w:asciiTheme="minorHAnsi" w:hAnsiTheme="minorHAnsi" w:cstheme="minorHAnsi"/>
          <w:b/>
          <w:bCs/>
          <w:color w:val="1F3864" w:themeColor="accent1" w:themeShade="80"/>
        </w:rPr>
      </w:pPr>
      <w:r>
        <w:rPr>
          <w:rFonts w:asciiTheme="minorHAnsi" w:hAnsiTheme="minorHAnsi" w:cstheme="minorHAnsi"/>
          <w:b/>
          <w:bCs/>
          <w:noProof/>
          <w:color w:val="1F3864" w:themeColor="accent1" w:themeShade="80"/>
        </w:rPr>
        <mc:AlternateContent>
          <mc:Choice Requires="wpg">
            <w:drawing>
              <wp:anchor distT="0" distB="0" distL="114300" distR="114300" simplePos="0" relativeHeight="251658406" behindDoc="0" locked="0" layoutInCell="1" allowOverlap="1" wp14:anchorId="643276B2" wp14:editId="78FAEDEA">
                <wp:simplePos x="0" y="0"/>
                <wp:positionH relativeFrom="column">
                  <wp:posOffset>-457200</wp:posOffset>
                </wp:positionH>
                <wp:positionV relativeFrom="paragraph">
                  <wp:posOffset>292100</wp:posOffset>
                </wp:positionV>
                <wp:extent cx="6381750" cy="7607300"/>
                <wp:effectExtent l="0" t="0" r="19050" b="12700"/>
                <wp:wrapNone/>
                <wp:docPr id="552" name="Group 552"/>
                <wp:cNvGraphicFramePr/>
                <a:graphic xmlns:a="http://schemas.openxmlformats.org/drawingml/2006/main">
                  <a:graphicData uri="http://schemas.microsoft.com/office/word/2010/wordprocessingGroup">
                    <wpg:wgp>
                      <wpg:cNvGrpSpPr/>
                      <wpg:grpSpPr>
                        <a:xfrm>
                          <a:off x="0" y="0"/>
                          <a:ext cx="6381750" cy="7607300"/>
                          <a:chOff x="0" y="0"/>
                          <a:chExt cx="6381750" cy="7607300"/>
                        </a:xfrm>
                      </wpg:grpSpPr>
                      <wps:wsp>
                        <wps:cNvPr id="561" name="Rectangle: Rounded Corners 561"/>
                        <wps:cNvSpPr>
                          <a:spLocks noChangeArrowheads="1"/>
                        </wps:cNvSpPr>
                        <wps:spPr bwMode="auto">
                          <a:xfrm>
                            <a:off x="2552700" y="0"/>
                            <a:ext cx="1695450" cy="285750"/>
                          </a:xfrm>
                          <a:prstGeom prst="roundRect">
                            <a:avLst>
                              <a:gd name="adj" fmla="val 16667"/>
                            </a:avLst>
                          </a:prstGeom>
                          <a:solidFill>
                            <a:srgbClr val="FFFFFF"/>
                          </a:solidFill>
                          <a:ln w="9525">
                            <a:solidFill>
                              <a:srgbClr val="000000"/>
                            </a:solidFill>
                            <a:round/>
                            <a:headEnd/>
                            <a:tailEnd/>
                          </a:ln>
                        </wps:spPr>
                        <wps:txbx>
                          <w:txbxContent>
                            <w:p w14:paraId="3F88A13D" w14:textId="77777777" w:rsidR="00E65E80" w:rsidRDefault="00E65E80" w:rsidP="00E65E80">
                              <w:pPr>
                                <w:jc w:val="center"/>
                                <w:rPr>
                                  <w:color w:val="1F3864" w:themeColor="accent1" w:themeShade="80"/>
                                  <w:sz w:val="22"/>
                                  <w:szCs w:val="22"/>
                                </w:rPr>
                              </w:pPr>
                              <w:r>
                                <w:rPr>
                                  <w:color w:val="1F3864" w:themeColor="accent1" w:themeShade="80"/>
                                  <w:sz w:val="22"/>
                                  <w:szCs w:val="22"/>
                                </w:rPr>
                                <w:t>Student Application</w:t>
                              </w:r>
                            </w:p>
                          </w:txbxContent>
                        </wps:txbx>
                        <wps:bodyPr rot="0" vertOverflow="clip" horzOverflow="clip" vert="horz" wrap="square" lIns="91440" tIns="45720" rIns="91440" bIns="45720" anchor="t" anchorCtr="0" upright="1">
                          <a:noAutofit/>
                        </wps:bodyPr>
                      </wps:wsp>
                      <wps:wsp>
                        <wps:cNvPr id="401" name="Rectangle: Rounded Corners 401"/>
                        <wps:cNvSpPr>
                          <a:spLocks noChangeArrowheads="1"/>
                        </wps:cNvSpPr>
                        <wps:spPr bwMode="auto">
                          <a:xfrm>
                            <a:off x="2527300" y="501650"/>
                            <a:ext cx="1781175" cy="304800"/>
                          </a:xfrm>
                          <a:prstGeom prst="roundRect">
                            <a:avLst>
                              <a:gd name="adj" fmla="val 16667"/>
                            </a:avLst>
                          </a:prstGeom>
                          <a:solidFill>
                            <a:srgbClr val="FFFFFF"/>
                          </a:solidFill>
                          <a:ln w="9525">
                            <a:solidFill>
                              <a:srgbClr val="000000"/>
                            </a:solidFill>
                            <a:round/>
                            <a:headEnd/>
                            <a:tailEnd/>
                          </a:ln>
                        </wps:spPr>
                        <wps:txbx>
                          <w:txbxContent>
                            <w:p w14:paraId="12D0C3FB" w14:textId="77777777" w:rsidR="00E65E80" w:rsidRDefault="00E65E80" w:rsidP="00E65E80">
                              <w:pPr>
                                <w:jc w:val="center"/>
                                <w:rPr>
                                  <w:color w:val="1F3864" w:themeColor="accent1" w:themeShade="80"/>
                                  <w:sz w:val="22"/>
                                  <w:szCs w:val="22"/>
                                </w:rPr>
                              </w:pPr>
                              <w:r>
                                <w:rPr>
                                  <w:color w:val="1F3864" w:themeColor="accent1" w:themeShade="80"/>
                                  <w:sz w:val="22"/>
                                  <w:szCs w:val="22"/>
                                </w:rPr>
                                <w:t>Admission Decision</w:t>
                              </w:r>
                            </w:p>
                          </w:txbxContent>
                        </wps:txbx>
                        <wps:bodyPr rot="0" vertOverflow="clip" horzOverflow="clip" vert="horz" wrap="square" lIns="91440" tIns="45720" rIns="91440" bIns="45720" anchor="t" anchorCtr="0" upright="1">
                          <a:noAutofit/>
                        </wps:bodyPr>
                      </wps:wsp>
                      <wps:wsp>
                        <wps:cNvPr id="400" name="Straight Arrow Connector 400"/>
                        <wps:cNvCnPr>
                          <a:cxnSpLocks noChangeShapeType="1"/>
                        </wps:cNvCnPr>
                        <wps:spPr bwMode="auto">
                          <a:xfrm>
                            <a:off x="3429000" y="27305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 name="Rectangle: Rounded Corners 2"/>
                        <wps:cNvSpPr>
                          <a:spLocks noChangeArrowheads="1"/>
                        </wps:cNvSpPr>
                        <wps:spPr bwMode="auto">
                          <a:xfrm>
                            <a:off x="1517650" y="1054100"/>
                            <a:ext cx="1762125" cy="295275"/>
                          </a:xfrm>
                          <a:prstGeom prst="roundRect">
                            <a:avLst>
                              <a:gd name="adj" fmla="val 16667"/>
                            </a:avLst>
                          </a:prstGeom>
                          <a:solidFill>
                            <a:srgbClr val="FFFFFF"/>
                          </a:solidFill>
                          <a:ln w="9525">
                            <a:solidFill>
                              <a:srgbClr val="000000"/>
                            </a:solidFill>
                            <a:round/>
                            <a:headEnd/>
                            <a:tailEnd/>
                          </a:ln>
                        </wps:spPr>
                        <wps:txbx>
                          <w:txbxContent>
                            <w:p w14:paraId="563EC254" w14:textId="57365B00" w:rsidR="00DA5C43" w:rsidRDefault="00DA5C43" w:rsidP="00DA5C43">
                              <w:pPr>
                                <w:jc w:val="center"/>
                                <w:rPr>
                                  <w:color w:val="1F3864" w:themeColor="accent1" w:themeShade="80"/>
                                  <w:sz w:val="22"/>
                                  <w:szCs w:val="22"/>
                                </w:rPr>
                              </w:pPr>
                              <w:r>
                                <w:rPr>
                                  <w:color w:val="1F3864" w:themeColor="accent1" w:themeShade="80"/>
                                  <w:sz w:val="22"/>
                                  <w:szCs w:val="22"/>
                                </w:rPr>
                                <w:t>Student Accept</w:t>
                              </w:r>
                              <w:r w:rsidR="00475DC4">
                                <w:rPr>
                                  <w:color w:val="1F3864" w:themeColor="accent1" w:themeShade="80"/>
                                  <w:sz w:val="22"/>
                                  <w:szCs w:val="22"/>
                                </w:rPr>
                                <w:t>s</w:t>
                              </w:r>
                            </w:p>
                          </w:txbxContent>
                        </wps:txbx>
                        <wps:bodyPr rot="0" vertOverflow="clip" horzOverflow="clip" vert="horz" wrap="square" lIns="91440" tIns="45720" rIns="91440" bIns="45720" anchor="t" anchorCtr="0" upright="1">
                          <a:noAutofit/>
                        </wps:bodyPr>
                      </wps:wsp>
                      <wps:wsp>
                        <wps:cNvPr id="261" name="Straight Arrow Connector 261"/>
                        <wps:cNvCnPr>
                          <a:cxnSpLocks noChangeShapeType="1"/>
                        </wps:cNvCnPr>
                        <wps:spPr bwMode="auto">
                          <a:xfrm flipH="1">
                            <a:off x="3295650" y="831850"/>
                            <a:ext cx="15240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 name="Rectangle: Rounded Corners 264"/>
                        <wps:cNvSpPr>
                          <a:spLocks noChangeArrowheads="1"/>
                        </wps:cNvSpPr>
                        <wps:spPr bwMode="auto">
                          <a:xfrm>
                            <a:off x="0" y="1733550"/>
                            <a:ext cx="2686050" cy="542925"/>
                          </a:xfrm>
                          <a:prstGeom prst="roundRect">
                            <a:avLst>
                              <a:gd name="adj" fmla="val 16667"/>
                            </a:avLst>
                          </a:prstGeom>
                          <a:solidFill>
                            <a:srgbClr val="FFFFFF"/>
                          </a:solidFill>
                          <a:ln w="9525">
                            <a:solidFill>
                              <a:srgbClr val="000000"/>
                            </a:solidFill>
                            <a:round/>
                            <a:headEnd/>
                            <a:tailEnd/>
                          </a:ln>
                        </wps:spPr>
                        <wps:txbx>
                          <w:txbxContent>
                            <w:p w14:paraId="03D896A2" w14:textId="77777777" w:rsidR="00450169" w:rsidRDefault="00450169">
                              <w:pPr>
                                <w:pStyle w:val="ListParagraph"/>
                                <w:numPr>
                                  <w:ilvl w:val="0"/>
                                  <w:numId w:val="101"/>
                                </w:numPr>
                                <w:rPr>
                                  <w:color w:val="1F3864" w:themeColor="accent1" w:themeShade="80"/>
                                  <w:sz w:val="22"/>
                                  <w:szCs w:val="22"/>
                                </w:rPr>
                              </w:pPr>
                              <w:r>
                                <w:rPr>
                                  <w:color w:val="1F3864" w:themeColor="accent1" w:themeShade="80"/>
                                  <w:sz w:val="22"/>
                                  <w:szCs w:val="22"/>
                                </w:rPr>
                                <w:t xml:space="preserve">Student Deposits </w:t>
                              </w:r>
                            </w:p>
                            <w:p w14:paraId="1D5E0F42" w14:textId="2A79E95B" w:rsidR="00DA5C43" w:rsidRPr="00450169" w:rsidRDefault="00DA5C43">
                              <w:pPr>
                                <w:pStyle w:val="ListParagraph"/>
                                <w:numPr>
                                  <w:ilvl w:val="0"/>
                                  <w:numId w:val="101"/>
                                </w:numPr>
                                <w:rPr>
                                  <w:color w:val="1F3864" w:themeColor="accent1" w:themeShade="80"/>
                                  <w:sz w:val="22"/>
                                  <w:szCs w:val="22"/>
                                </w:rPr>
                              </w:pPr>
                              <w:r w:rsidRPr="00450169">
                                <w:rPr>
                                  <w:color w:val="1F3864" w:themeColor="accent1" w:themeShade="80"/>
                                  <w:sz w:val="22"/>
                                  <w:szCs w:val="22"/>
                                </w:rPr>
                                <w:t xml:space="preserve">Admission </w:t>
                              </w:r>
                              <w:r w:rsidR="00450169">
                                <w:rPr>
                                  <w:color w:val="1F3864" w:themeColor="accent1" w:themeShade="80"/>
                                  <w:sz w:val="22"/>
                                  <w:szCs w:val="22"/>
                                </w:rPr>
                                <w:t xml:space="preserve">unit </w:t>
                              </w:r>
                              <w:r w:rsidR="0098311F" w:rsidRPr="00450169">
                                <w:rPr>
                                  <w:color w:val="1F3864" w:themeColor="accent1" w:themeShade="80"/>
                                  <w:sz w:val="22"/>
                                  <w:szCs w:val="22"/>
                                </w:rPr>
                                <w:t xml:space="preserve">submits </w:t>
                              </w:r>
                              <w:proofErr w:type="gramStart"/>
                              <w:r w:rsidR="0098311F" w:rsidRPr="00450169">
                                <w:rPr>
                                  <w:color w:val="1F3864" w:themeColor="accent1" w:themeShade="80"/>
                                  <w:sz w:val="22"/>
                                  <w:szCs w:val="22"/>
                                </w:rPr>
                                <w:t>PIIRF</w:t>
                              </w:r>
                              <w:proofErr w:type="gramEnd"/>
                            </w:p>
                            <w:p w14:paraId="177DBC2A" w14:textId="77777777" w:rsidR="00510427" w:rsidRDefault="00510427" w:rsidP="00DA5C43">
                              <w:pPr>
                                <w:jc w:val="center"/>
                              </w:pPr>
                            </w:p>
                          </w:txbxContent>
                        </wps:txbx>
                        <wps:bodyPr rot="0" vertOverflow="clip" horzOverflow="clip" vert="horz" wrap="square" lIns="91440" tIns="45720" rIns="91440" bIns="45720" anchor="t" anchorCtr="0" upright="1">
                          <a:noAutofit/>
                        </wps:bodyPr>
                      </wps:wsp>
                      <wps:wsp>
                        <wps:cNvPr id="267" name="Rectangle: Rounded Corners 267"/>
                        <wps:cNvSpPr>
                          <a:spLocks noChangeArrowheads="1"/>
                        </wps:cNvSpPr>
                        <wps:spPr bwMode="auto">
                          <a:xfrm>
                            <a:off x="3613150" y="1073150"/>
                            <a:ext cx="1685925" cy="295275"/>
                          </a:xfrm>
                          <a:prstGeom prst="roundRect">
                            <a:avLst>
                              <a:gd name="adj" fmla="val 16667"/>
                            </a:avLst>
                          </a:prstGeom>
                          <a:solidFill>
                            <a:srgbClr val="FFFFFF"/>
                          </a:solidFill>
                          <a:ln w="9525">
                            <a:solidFill>
                              <a:srgbClr val="000000"/>
                            </a:solidFill>
                            <a:round/>
                            <a:headEnd/>
                            <a:tailEnd/>
                          </a:ln>
                        </wps:spPr>
                        <wps:txbx>
                          <w:txbxContent>
                            <w:p w14:paraId="2148D419" w14:textId="77777777" w:rsidR="00510427" w:rsidRDefault="00510427" w:rsidP="00510427">
                              <w:pPr>
                                <w:jc w:val="center"/>
                                <w:rPr>
                                  <w:color w:val="1F3864" w:themeColor="accent1" w:themeShade="80"/>
                                  <w:sz w:val="22"/>
                                  <w:szCs w:val="22"/>
                                </w:rPr>
                              </w:pPr>
                              <w:r>
                                <w:rPr>
                                  <w:color w:val="1F3864" w:themeColor="accent1" w:themeShade="80"/>
                                  <w:sz w:val="22"/>
                                  <w:szCs w:val="22"/>
                                </w:rPr>
                                <w:t>Student Declines</w:t>
                              </w:r>
                            </w:p>
                          </w:txbxContent>
                        </wps:txbx>
                        <wps:bodyPr rot="0" vertOverflow="clip" horzOverflow="clip" vert="horz" wrap="square" lIns="91440" tIns="45720" rIns="91440" bIns="45720" anchor="t" anchorCtr="0" upright="1">
                          <a:noAutofit/>
                        </wps:bodyPr>
                      </wps:wsp>
                      <wps:wsp>
                        <wps:cNvPr id="393" name="Straight Arrow Connector 393"/>
                        <wps:cNvCnPr>
                          <a:cxnSpLocks noChangeShapeType="1"/>
                        </wps:cNvCnPr>
                        <wps:spPr bwMode="auto">
                          <a:xfrm flipH="1">
                            <a:off x="2266950" y="1384300"/>
                            <a:ext cx="48577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Straight Arrow Connector 573"/>
                        <wps:cNvCnPr>
                          <a:cxnSpLocks noChangeShapeType="1"/>
                        </wps:cNvCnPr>
                        <wps:spPr bwMode="auto">
                          <a:xfrm>
                            <a:off x="4146550" y="1409700"/>
                            <a:ext cx="457200" cy="292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 name="Rectangle: Rounded Corners 270"/>
                        <wps:cNvSpPr>
                          <a:spLocks noChangeArrowheads="1"/>
                        </wps:cNvSpPr>
                        <wps:spPr bwMode="auto">
                          <a:xfrm>
                            <a:off x="1485900" y="2641600"/>
                            <a:ext cx="3714750" cy="542925"/>
                          </a:xfrm>
                          <a:prstGeom prst="roundRect">
                            <a:avLst>
                              <a:gd name="adj" fmla="val 16667"/>
                            </a:avLst>
                          </a:prstGeom>
                          <a:solidFill>
                            <a:srgbClr val="FFFFFF"/>
                          </a:solidFill>
                          <a:ln w="9525">
                            <a:solidFill>
                              <a:schemeClr val="tx1"/>
                            </a:solidFill>
                            <a:round/>
                            <a:headEnd/>
                            <a:tailEnd/>
                          </a:ln>
                        </wps:spPr>
                        <wps:txbx>
                          <w:txbxContent>
                            <w:p w14:paraId="4B8CE35E" w14:textId="70F76832" w:rsidR="00510427" w:rsidRDefault="00510427" w:rsidP="00510427">
                              <w:pPr>
                                <w:jc w:val="center"/>
                              </w:pPr>
                              <w:r>
                                <w:rPr>
                                  <w:color w:val="1F3864" w:themeColor="accent1" w:themeShade="80"/>
                                  <w:sz w:val="22"/>
                                  <w:szCs w:val="22"/>
                                </w:rPr>
                                <w:t>ISSS Evaluates PIIRF</w:t>
                              </w:r>
                              <w:r w:rsidR="00B75BC8">
                                <w:rPr>
                                  <w:color w:val="1F3864" w:themeColor="accent1" w:themeShade="80"/>
                                  <w:sz w:val="22"/>
                                  <w:szCs w:val="22"/>
                                </w:rPr>
                                <w:t xml:space="preserve"> and included </w:t>
                              </w:r>
                              <w:proofErr w:type="gramStart"/>
                              <w:r w:rsidR="00B75BC8">
                                <w:rPr>
                                  <w:color w:val="1F3864" w:themeColor="accent1" w:themeShade="80"/>
                                  <w:sz w:val="22"/>
                                  <w:szCs w:val="22"/>
                                </w:rPr>
                                <w:t>documents</w:t>
                              </w:r>
                              <w:proofErr w:type="gramEnd"/>
                            </w:p>
                          </w:txbxContent>
                        </wps:txbx>
                        <wps:bodyPr rot="0" vertOverflow="clip" horzOverflow="clip" vert="horz" wrap="square" lIns="91440" tIns="45720" rIns="91440" bIns="45720" anchor="t" anchorCtr="0" upright="1">
                          <a:noAutofit/>
                        </wps:bodyPr>
                      </wps:wsp>
                      <wps:wsp>
                        <wps:cNvPr id="272" name="Rectangle: Rounded Corners 272"/>
                        <wps:cNvSpPr>
                          <a:spLocks noChangeArrowheads="1"/>
                        </wps:cNvSpPr>
                        <wps:spPr bwMode="auto">
                          <a:xfrm>
                            <a:off x="4546600" y="1746250"/>
                            <a:ext cx="542925" cy="401955"/>
                          </a:xfrm>
                          <a:prstGeom prst="roundRect">
                            <a:avLst>
                              <a:gd name="adj" fmla="val 16667"/>
                            </a:avLst>
                          </a:prstGeom>
                          <a:solidFill>
                            <a:srgbClr val="FFFFFF"/>
                          </a:solidFill>
                          <a:ln w="9525">
                            <a:solidFill>
                              <a:srgbClr val="000000"/>
                            </a:solidFill>
                            <a:round/>
                            <a:headEnd/>
                            <a:tailEnd/>
                          </a:ln>
                        </wps:spPr>
                        <wps:txbx>
                          <w:txbxContent>
                            <w:p w14:paraId="13999721" w14:textId="77777777" w:rsidR="00510427" w:rsidRDefault="00510427" w:rsidP="00510427">
                              <w:pPr>
                                <w:jc w:val="center"/>
                                <w:rPr>
                                  <w:color w:val="1F3864" w:themeColor="accent1" w:themeShade="80"/>
                                  <w:sz w:val="22"/>
                                  <w:szCs w:val="22"/>
                                </w:rPr>
                              </w:pPr>
                              <w:r>
                                <w:rPr>
                                  <w:color w:val="1F3864" w:themeColor="accent1" w:themeShade="80"/>
                                  <w:sz w:val="22"/>
                                  <w:szCs w:val="22"/>
                                </w:rPr>
                                <w:t>END</w:t>
                              </w:r>
                            </w:p>
                          </w:txbxContent>
                        </wps:txbx>
                        <wps:bodyPr rot="0" vertOverflow="clip" horzOverflow="clip" vert="horz" wrap="square" lIns="91440" tIns="45720" rIns="91440" bIns="45720" anchor="t" anchorCtr="0" upright="1">
                          <a:noAutofit/>
                        </wps:bodyPr>
                      </wps:wsp>
                      <wps:wsp>
                        <wps:cNvPr id="568" name="Straight Arrow Connector 568"/>
                        <wps:cNvCnPr>
                          <a:cxnSpLocks noChangeShapeType="1"/>
                        </wps:cNvCnPr>
                        <wps:spPr bwMode="auto">
                          <a:xfrm>
                            <a:off x="1936750" y="2343150"/>
                            <a:ext cx="635"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4" name="Rectangle: Rounded Corners 274"/>
                        <wps:cNvSpPr>
                          <a:spLocks noChangeArrowheads="1"/>
                        </wps:cNvSpPr>
                        <wps:spPr bwMode="auto">
                          <a:xfrm>
                            <a:off x="736600" y="3771900"/>
                            <a:ext cx="1552575" cy="561975"/>
                          </a:xfrm>
                          <a:prstGeom prst="roundRect">
                            <a:avLst>
                              <a:gd name="adj" fmla="val 16667"/>
                            </a:avLst>
                          </a:prstGeom>
                          <a:solidFill>
                            <a:srgbClr val="FFFFFF"/>
                          </a:solidFill>
                          <a:ln w="9525">
                            <a:solidFill>
                              <a:srgbClr val="000000"/>
                            </a:solidFill>
                            <a:round/>
                            <a:headEnd/>
                            <a:tailEnd/>
                          </a:ln>
                        </wps:spPr>
                        <wps:txbx>
                          <w:txbxContent>
                            <w:p w14:paraId="0B9E091A" w14:textId="0493C922" w:rsidR="00510427" w:rsidRDefault="00B57682" w:rsidP="00510427">
                              <w:pPr>
                                <w:jc w:val="center"/>
                                <w:rPr>
                                  <w:sz w:val="22"/>
                                  <w:szCs w:val="22"/>
                                </w:rPr>
                              </w:pPr>
                              <w:r>
                                <w:rPr>
                                  <w:color w:val="1F3864" w:themeColor="accent1" w:themeShade="80"/>
                                  <w:sz w:val="22"/>
                                  <w:szCs w:val="22"/>
                                </w:rPr>
                                <w:t>Issue with included documents</w:t>
                              </w:r>
                            </w:p>
                          </w:txbxContent>
                        </wps:txbx>
                        <wps:bodyPr rot="0" vertOverflow="clip" horzOverflow="clip" vert="horz" wrap="square" lIns="91440" tIns="45720" rIns="91440" bIns="45720" anchor="t" anchorCtr="0" upright="1">
                          <a:noAutofit/>
                        </wps:bodyPr>
                      </wps:wsp>
                      <wps:wsp>
                        <wps:cNvPr id="275" name="Rectangle: Rounded Corners 275"/>
                        <wps:cNvSpPr>
                          <a:spLocks noChangeArrowheads="1"/>
                        </wps:cNvSpPr>
                        <wps:spPr bwMode="auto">
                          <a:xfrm>
                            <a:off x="4610100" y="3778250"/>
                            <a:ext cx="1771650" cy="581025"/>
                          </a:xfrm>
                          <a:prstGeom prst="roundRect">
                            <a:avLst>
                              <a:gd name="adj" fmla="val 16667"/>
                            </a:avLst>
                          </a:prstGeom>
                          <a:solidFill>
                            <a:srgbClr val="FFFFFF"/>
                          </a:solidFill>
                          <a:ln w="9525">
                            <a:solidFill>
                              <a:srgbClr val="000000"/>
                            </a:solidFill>
                            <a:round/>
                            <a:headEnd/>
                            <a:tailEnd/>
                          </a:ln>
                        </wps:spPr>
                        <wps:txbx>
                          <w:txbxContent>
                            <w:p w14:paraId="68442069" w14:textId="3FCB9892" w:rsidR="00510427" w:rsidRDefault="00B57682" w:rsidP="00510427">
                              <w:pPr>
                                <w:jc w:val="center"/>
                                <w:rPr>
                                  <w:color w:val="1F3864" w:themeColor="accent1" w:themeShade="80"/>
                                  <w:sz w:val="22"/>
                                  <w:szCs w:val="22"/>
                                </w:rPr>
                              </w:pPr>
                              <w:r>
                                <w:rPr>
                                  <w:color w:val="1F3864" w:themeColor="accent1" w:themeShade="80"/>
                                  <w:sz w:val="22"/>
                                  <w:szCs w:val="22"/>
                                </w:rPr>
                                <w:t xml:space="preserve">All documents look </w:t>
                              </w:r>
                              <w:proofErr w:type="gramStart"/>
                              <w:r>
                                <w:rPr>
                                  <w:color w:val="1F3864" w:themeColor="accent1" w:themeShade="80"/>
                                  <w:sz w:val="22"/>
                                  <w:szCs w:val="22"/>
                                </w:rPr>
                                <w:t>good</w:t>
                              </w:r>
                              <w:proofErr w:type="gramEnd"/>
                            </w:p>
                          </w:txbxContent>
                        </wps:txbx>
                        <wps:bodyPr rot="0" vertOverflow="clip" horzOverflow="clip" vert="horz" wrap="square" lIns="91440" tIns="45720" rIns="91440" bIns="45720" anchor="t" anchorCtr="0" upright="1">
                          <a:noAutofit/>
                        </wps:bodyPr>
                      </wps:wsp>
                      <wps:wsp>
                        <wps:cNvPr id="276" name="Straight Arrow Connector 276"/>
                        <wps:cNvCnPr>
                          <a:cxnSpLocks noChangeShapeType="1"/>
                        </wps:cNvCnPr>
                        <wps:spPr bwMode="auto">
                          <a:xfrm>
                            <a:off x="4597400" y="3244850"/>
                            <a:ext cx="52705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Straight Arrow Connector 278"/>
                        <wps:cNvCnPr>
                          <a:cxnSpLocks noChangeShapeType="1"/>
                        </wps:cNvCnPr>
                        <wps:spPr bwMode="auto">
                          <a:xfrm flipH="1">
                            <a:off x="1676400" y="3257550"/>
                            <a:ext cx="55245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7" name="Straight Arrow Connector 567"/>
                        <wps:cNvCnPr>
                          <a:cxnSpLocks noChangeShapeType="1"/>
                        </wps:cNvCnPr>
                        <wps:spPr bwMode="auto">
                          <a:xfrm flipH="1">
                            <a:off x="1022350" y="5187950"/>
                            <a:ext cx="170815" cy="196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6" name="Straight Arrow Connector 566"/>
                        <wps:cNvCnPr>
                          <a:cxnSpLocks noChangeShapeType="1"/>
                        </wps:cNvCnPr>
                        <wps:spPr bwMode="auto">
                          <a:xfrm>
                            <a:off x="1905000" y="5187950"/>
                            <a:ext cx="20320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5" name="Rectangle: Rounded Corners 285"/>
                        <wps:cNvSpPr>
                          <a:spLocks noChangeArrowheads="1"/>
                        </wps:cNvSpPr>
                        <wps:spPr bwMode="auto">
                          <a:xfrm>
                            <a:off x="222250" y="5492750"/>
                            <a:ext cx="1231900" cy="469900"/>
                          </a:xfrm>
                          <a:prstGeom prst="roundRect">
                            <a:avLst>
                              <a:gd name="adj" fmla="val 16667"/>
                            </a:avLst>
                          </a:prstGeom>
                          <a:solidFill>
                            <a:srgbClr val="FFFFFF"/>
                          </a:solidFill>
                          <a:ln w="9525">
                            <a:solidFill>
                              <a:srgbClr val="000000"/>
                            </a:solidFill>
                            <a:round/>
                            <a:headEnd/>
                            <a:tailEnd/>
                          </a:ln>
                        </wps:spPr>
                        <wps:txbx>
                          <w:txbxContent>
                            <w:p w14:paraId="746BA00D" w14:textId="32133B96" w:rsidR="00D72402" w:rsidRDefault="003947FD" w:rsidP="00D72402">
                              <w:pPr>
                                <w:jc w:val="center"/>
                                <w:rPr>
                                  <w:color w:val="1F3864" w:themeColor="accent1" w:themeShade="80"/>
                                  <w:sz w:val="22"/>
                                  <w:szCs w:val="22"/>
                                </w:rPr>
                              </w:pPr>
                              <w:r>
                                <w:rPr>
                                  <w:color w:val="1F3864" w:themeColor="accent1" w:themeShade="80"/>
                                  <w:sz w:val="22"/>
                                  <w:szCs w:val="22"/>
                                </w:rPr>
                                <w:t xml:space="preserve">Student sends new </w:t>
                              </w:r>
                              <w:proofErr w:type="gramStart"/>
                              <w:r>
                                <w:rPr>
                                  <w:color w:val="1F3864" w:themeColor="accent1" w:themeShade="80"/>
                                  <w:sz w:val="22"/>
                                  <w:szCs w:val="22"/>
                                </w:rPr>
                                <w:t>documents</w:t>
                              </w:r>
                              <w:proofErr w:type="gramEnd"/>
                            </w:p>
                          </w:txbxContent>
                        </wps:txbx>
                        <wps:bodyPr rot="0" vertOverflow="clip" horzOverflow="clip" vert="horz" wrap="square" lIns="91440" tIns="45720" rIns="91440" bIns="45720" anchor="t" anchorCtr="0" upright="1">
                          <a:noAutofit/>
                        </wps:bodyPr>
                      </wps:wsp>
                      <wps:wsp>
                        <wps:cNvPr id="286" name="Rectangle: Rounded Corners 286"/>
                        <wps:cNvSpPr>
                          <a:spLocks noChangeArrowheads="1"/>
                        </wps:cNvSpPr>
                        <wps:spPr bwMode="auto">
                          <a:xfrm>
                            <a:off x="2019300" y="5467350"/>
                            <a:ext cx="2114550" cy="647700"/>
                          </a:xfrm>
                          <a:prstGeom prst="roundRect">
                            <a:avLst>
                              <a:gd name="adj" fmla="val 16667"/>
                            </a:avLst>
                          </a:prstGeom>
                          <a:solidFill>
                            <a:srgbClr val="FFFFFF"/>
                          </a:solidFill>
                          <a:ln w="9525">
                            <a:solidFill>
                              <a:srgbClr val="000000"/>
                            </a:solidFill>
                            <a:round/>
                            <a:headEnd/>
                            <a:tailEnd/>
                          </a:ln>
                        </wps:spPr>
                        <wps:txbx>
                          <w:txbxContent>
                            <w:p w14:paraId="1CC7AEE0" w14:textId="753AA9DE" w:rsidR="00D72402" w:rsidRDefault="00D72402" w:rsidP="00D72402">
                              <w:pPr>
                                <w:pStyle w:val="NoSpacing"/>
                                <w:rPr>
                                  <w:color w:val="1F3864" w:themeColor="accent1" w:themeShade="80"/>
                                </w:rPr>
                              </w:pPr>
                              <w:r>
                                <w:rPr>
                                  <w:color w:val="1F3864" w:themeColor="accent1" w:themeShade="80"/>
                                </w:rPr>
                                <w:t>Student requests deferral or withdraws application</w:t>
                              </w:r>
                              <w:r w:rsidR="00E708F0">
                                <w:rPr>
                                  <w:color w:val="1F3864" w:themeColor="accent1" w:themeShade="80"/>
                                </w:rPr>
                                <w:t xml:space="preserve"> and PIIRF is </w:t>
                              </w:r>
                              <w:proofErr w:type="gramStart"/>
                              <w:r w:rsidR="00E708F0">
                                <w:rPr>
                                  <w:color w:val="1F3864" w:themeColor="accent1" w:themeShade="80"/>
                                </w:rPr>
                                <w:t>cancelled</w:t>
                              </w:r>
                              <w:proofErr w:type="gramEnd"/>
                            </w:p>
                          </w:txbxContent>
                        </wps:txbx>
                        <wps:bodyPr rot="0" vertOverflow="clip" horzOverflow="clip" vert="horz" wrap="square" lIns="91440" tIns="45720" rIns="91440" bIns="45720" anchor="t" anchorCtr="0" upright="1">
                          <a:noAutofit/>
                        </wps:bodyPr>
                      </wps:wsp>
                      <wps:wsp>
                        <wps:cNvPr id="287" name="Rectangle: Rounded Corners 287"/>
                        <wps:cNvSpPr>
                          <a:spLocks noChangeArrowheads="1"/>
                        </wps:cNvSpPr>
                        <wps:spPr bwMode="auto">
                          <a:xfrm>
                            <a:off x="768350" y="4667250"/>
                            <a:ext cx="1524000" cy="488950"/>
                          </a:xfrm>
                          <a:prstGeom prst="roundRect">
                            <a:avLst>
                              <a:gd name="adj" fmla="val 16667"/>
                            </a:avLst>
                          </a:prstGeom>
                          <a:solidFill>
                            <a:srgbClr val="FFFFFF"/>
                          </a:solidFill>
                          <a:ln w="9525">
                            <a:solidFill>
                              <a:srgbClr val="000000"/>
                            </a:solidFill>
                            <a:round/>
                            <a:headEnd/>
                            <a:tailEnd/>
                          </a:ln>
                        </wps:spPr>
                        <wps:txbx>
                          <w:txbxContent>
                            <w:p w14:paraId="38460AF1" w14:textId="3FAED1EB" w:rsidR="00D72402" w:rsidRPr="00B57682" w:rsidRDefault="00D72402" w:rsidP="00D72402">
                              <w:pPr>
                                <w:jc w:val="center"/>
                                <w:rPr>
                                  <w:color w:val="1F3864" w:themeColor="accent1" w:themeShade="80"/>
                                  <w:sz w:val="22"/>
                                  <w:szCs w:val="22"/>
                                </w:rPr>
                              </w:pPr>
                              <w:r w:rsidRPr="00B57682">
                                <w:rPr>
                                  <w:color w:val="1F3864" w:themeColor="accent1" w:themeShade="80"/>
                                  <w:sz w:val="22"/>
                                  <w:szCs w:val="22"/>
                                </w:rPr>
                                <w:t xml:space="preserve">ISSS </w:t>
                              </w:r>
                              <w:r w:rsidR="00B57682" w:rsidRPr="00B57682">
                                <w:rPr>
                                  <w:color w:val="1F3864" w:themeColor="accent1" w:themeShade="80"/>
                                  <w:sz w:val="22"/>
                                  <w:szCs w:val="22"/>
                                </w:rPr>
                                <w:t xml:space="preserve">emails student </w:t>
                              </w:r>
                            </w:p>
                          </w:txbxContent>
                        </wps:txbx>
                        <wps:bodyPr rot="0" vertOverflow="clip" horzOverflow="clip" vert="horz" wrap="square" lIns="91440" tIns="45720" rIns="91440" bIns="45720" anchor="t" anchorCtr="0" upright="1">
                          <a:noAutofit/>
                        </wps:bodyPr>
                      </wps:wsp>
                      <wps:wsp>
                        <wps:cNvPr id="528" name="Rectangle: Rounded Corners 528"/>
                        <wps:cNvSpPr>
                          <a:spLocks noChangeArrowheads="1"/>
                        </wps:cNvSpPr>
                        <wps:spPr bwMode="auto">
                          <a:xfrm>
                            <a:off x="330200" y="6343650"/>
                            <a:ext cx="4791075" cy="342900"/>
                          </a:xfrm>
                          <a:prstGeom prst="roundRect">
                            <a:avLst>
                              <a:gd name="adj" fmla="val 16667"/>
                            </a:avLst>
                          </a:prstGeom>
                          <a:solidFill>
                            <a:srgbClr val="FFFFFF"/>
                          </a:solidFill>
                          <a:ln w="9525">
                            <a:solidFill>
                              <a:srgbClr val="000000"/>
                            </a:solidFill>
                            <a:round/>
                            <a:headEnd/>
                            <a:tailEnd/>
                          </a:ln>
                        </wps:spPr>
                        <wps:txbx>
                          <w:txbxContent>
                            <w:p w14:paraId="4168C5A7" w14:textId="367F416C" w:rsidR="00D72402" w:rsidRDefault="00CD6A0A" w:rsidP="00D72402">
                              <w:pPr>
                                <w:pStyle w:val="NoSpacing"/>
                                <w:jc w:val="center"/>
                                <w:rPr>
                                  <w:color w:val="1F3864" w:themeColor="accent1" w:themeShade="80"/>
                                </w:rPr>
                              </w:pPr>
                              <w:r>
                                <w:rPr>
                                  <w:color w:val="1F3864" w:themeColor="accent1" w:themeShade="80"/>
                                </w:rPr>
                                <w:t>PIIRF e-form</w:t>
                              </w:r>
                              <w:r w:rsidR="00D72402">
                                <w:rPr>
                                  <w:color w:val="1F3864" w:themeColor="accent1" w:themeShade="80"/>
                                </w:rPr>
                                <w:t xml:space="preserve"> is </w:t>
                              </w:r>
                              <w:proofErr w:type="gramStart"/>
                              <w:r w:rsidR="00D72402">
                                <w:rPr>
                                  <w:color w:val="1F3864" w:themeColor="accent1" w:themeShade="80"/>
                                </w:rPr>
                                <w:t>approved</w:t>
                              </w:r>
                              <w:proofErr w:type="gramEnd"/>
                              <w:r w:rsidR="00D72402">
                                <w:rPr>
                                  <w:color w:val="1F3864" w:themeColor="accent1" w:themeShade="80"/>
                                </w:rPr>
                                <w:t xml:space="preserve"> and </w:t>
                              </w:r>
                              <w:r>
                                <w:rPr>
                                  <w:color w:val="1F3864" w:themeColor="accent1" w:themeShade="80"/>
                                </w:rPr>
                                <w:t>c</w:t>
                              </w:r>
                              <w:r w:rsidR="00D72402">
                                <w:rPr>
                                  <w:color w:val="1F3864" w:themeColor="accent1" w:themeShade="80"/>
                                </w:rPr>
                                <w:t xml:space="preserve">hecklist </w:t>
                              </w:r>
                              <w:r w:rsidR="007E3B82">
                                <w:rPr>
                                  <w:color w:val="1F3864" w:themeColor="accent1" w:themeShade="80"/>
                                </w:rPr>
                                <w:t xml:space="preserve">tasks </w:t>
                              </w:r>
                              <w:r w:rsidR="00D72402">
                                <w:rPr>
                                  <w:color w:val="1F3864" w:themeColor="accent1" w:themeShade="80"/>
                                </w:rPr>
                                <w:t>ha</w:t>
                              </w:r>
                              <w:r w:rsidR="007E3B82">
                                <w:rPr>
                                  <w:color w:val="1F3864" w:themeColor="accent1" w:themeShade="80"/>
                                </w:rPr>
                                <w:t>ve</w:t>
                              </w:r>
                              <w:r w:rsidR="00D72402">
                                <w:rPr>
                                  <w:color w:val="1F3864" w:themeColor="accent1" w:themeShade="80"/>
                                </w:rPr>
                                <w:t xml:space="preserve"> been updated</w:t>
                              </w:r>
                            </w:p>
                          </w:txbxContent>
                        </wps:txbx>
                        <wps:bodyPr rot="0" vertOverflow="clip" horzOverflow="clip" vert="horz" wrap="square" lIns="91440" tIns="45720" rIns="91440" bIns="45720" anchor="t" anchorCtr="0" upright="1">
                          <a:noAutofit/>
                        </wps:bodyPr>
                      </wps:wsp>
                      <wps:wsp>
                        <wps:cNvPr id="534" name="Rectangle: Rounded Corners 534"/>
                        <wps:cNvSpPr>
                          <a:spLocks noChangeArrowheads="1"/>
                        </wps:cNvSpPr>
                        <wps:spPr bwMode="auto">
                          <a:xfrm>
                            <a:off x="381000" y="7092950"/>
                            <a:ext cx="4794250" cy="514350"/>
                          </a:xfrm>
                          <a:prstGeom prst="roundRect">
                            <a:avLst>
                              <a:gd name="adj" fmla="val 16667"/>
                            </a:avLst>
                          </a:prstGeom>
                          <a:solidFill>
                            <a:srgbClr val="FFFFFF"/>
                          </a:solidFill>
                          <a:ln w="9525">
                            <a:solidFill>
                              <a:srgbClr val="000000"/>
                            </a:solidFill>
                            <a:round/>
                            <a:headEnd/>
                            <a:tailEnd/>
                          </a:ln>
                        </wps:spPr>
                        <wps:txbx>
                          <w:txbxContent>
                            <w:p w14:paraId="46355848" w14:textId="45376853" w:rsidR="00D72402" w:rsidRDefault="00B6763D" w:rsidP="00D72402">
                              <w:pPr>
                                <w:pStyle w:val="NoSpacing"/>
                                <w:jc w:val="center"/>
                                <w:rPr>
                                  <w:color w:val="1F3864" w:themeColor="accent1" w:themeShade="80"/>
                                </w:rPr>
                              </w:pPr>
                              <w:r>
                                <w:rPr>
                                  <w:color w:val="1F3864" w:themeColor="accent1" w:themeShade="80"/>
                                </w:rPr>
                                <w:t>I-20</w:t>
                              </w:r>
                              <w:r w:rsidR="00F164C9">
                                <w:rPr>
                                  <w:color w:val="1F3864" w:themeColor="accent1" w:themeShade="80"/>
                                </w:rPr>
                                <w:t>/DS-2019</w:t>
                              </w:r>
                              <w:r>
                                <w:rPr>
                                  <w:color w:val="1F3864" w:themeColor="accent1" w:themeShade="80"/>
                                </w:rPr>
                                <w:t xml:space="preserve"> made available for download in </w:t>
                              </w:r>
                              <w:proofErr w:type="spellStart"/>
                              <w:proofErr w:type="gramStart"/>
                              <w:r>
                                <w:rPr>
                                  <w:color w:val="1F3864" w:themeColor="accent1" w:themeShade="80"/>
                                </w:rPr>
                                <w:t>iEagle</w:t>
                              </w:r>
                              <w:proofErr w:type="spellEnd"/>
                              <w:proofErr w:type="gramEnd"/>
                              <w:r>
                                <w:rPr>
                                  <w:color w:val="1F3864" w:themeColor="accent1" w:themeShade="80"/>
                                </w:rPr>
                                <w:t xml:space="preserve"> </w:t>
                              </w:r>
                            </w:p>
                          </w:txbxContent>
                        </wps:txbx>
                        <wps:bodyPr rot="0" vertOverflow="clip" horzOverflow="clip" vert="horz" wrap="square" lIns="91440" tIns="45720" rIns="91440" bIns="45720" anchor="t" anchorCtr="0" upright="1">
                          <a:noAutofit/>
                        </wps:bodyPr>
                      </wps:wsp>
                      <wps:wsp>
                        <wps:cNvPr id="536" name="Straight Arrow Connector 536"/>
                        <wps:cNvCnPr>
                          <a:cxnSpLocks noChangeShapeType="1"/>
                        </wps:cNvCnPr>
                        <wps:spPr bwMode="auto">
                          <a:xfrm flipH="1">
                            <a:off x="2711450" y="6718300"/>
                            <a:ext cx="635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Straight Arrow Connector 9"/>
                        <wps:cNvCnPr>
                          <a:cxnSpLocks noChangeShapeType="1"/>
                        </wps:cNvCnPr>
                        <wps:spPr bwMode="auto">
                          <a:xfrm>
                            <a:off x="3505200" y="831850"/>
                            <a:ext cx="171450" cy="17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 name="Straight Arrow Connector 263"/>
                        <wps:cNvCnPr>
                          <a:cxnSpLocks noChangeShapeType="1"/>
                        </wps:cNvCnPr>
                        <wps:spPr bwMode="auto">
                          <a:xfrm>
                            <a:off x="4921250" y="4451350"/>
                            <a:ext cx="0" cy="1784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1" name="Straight Arrow Connector 551"/>
                        <wps:cNvCnPr>
                          <a:cxnSpLocks noChangeShapeType="1"/>
                        </wps:cNvCnPr>
                        <wps:spPr bwMode="auto">
                          <a:xfrm>
                            <a:off x="1517650" y="4387850"/>
                            <a:ext cx="6350" cy="241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643276B2" id="Group 552" o:spid="_x0000_s1026" style="position:absolute;left:0;text-align:left;margin-left:-36pt;margin-top:23pt;width:502.5pt;height:599pt;z-index:251658406" coordsize="63817,76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">
                <v:roundrect id="Rectangle: Rounded Corners 561" o:spid="_x0000_s1027" style="position:absolute;left:25527;width:16954;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">
                  <v:textbox>
                    <w:txbxContent>
                      <w:p w14:paraId="3F88A13D" w14:textId="77777777" w:rsidR="00E65E80" w:rsidRDefault="00E65E80" w:rsidP="00E65E80">
                        <w:pPr>
                          <w:jc w:val="center"/>
                          <w:rPr>
                            <w:color w:val="1F3864" w:themeColor="accent1" w:themeShade="80"/>
                            <w:sz w:val="22"/>
                            <w:szCs w:val="22"/>
                          </w:rPr>
                        </w:pPr>
                        <w:r>
                          <w:rPr>
                            <w:color w:val="1F3864" w:themeColor="accent1" w:themeShade="80"/>
                            <w:sz w:val="22"/>
                            <w:szCs w:val="22"/>
                          </w:rPr>
                          <w:t>Student Application</w:t>
                        </w:r>
                      </w:p>
                    </w:txbxContent>
                  </v:textbox>
                </v:roundrect>
                <v:roundrect id="Rectangle: Rounded Corners 401" o:spid="_x0000_s1028" style="position:absolute;left:25273;top:5016;width:17811;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">
                  <v:textbox>
                    <w:txbxContent>
                      <w:p w14:paraId="12D0C3FB" w14:textId="77777777" w:rsidR="00E65E80" w:rsidRDefault="00E65E80" w:rsidP="00E65E80">
                        <w:pPr>
                          <w:jc w:val="center"/>
                          <w:rPr>
                            <w:color w:val="1F3864" w:themeColor="accent1" w:themeShade="80"/>
                            <w:sz w:val="22"/>
                            <w:szCs w:val="22"/>
                          </w:rPr>
                        </w:pPr>
                        <w:r>
                          <w:rPr>
                            <w:color w:val="1F3864" w:themeColor="accent1" w:themeShade="80"/>
                            <w:sz w:val="22"/>
                            <w:szCs w:val="22"/>
                          </w:rPr>
                          <w:t>Admission Decision</w:t>
                        </w:r>
                      </w:p>
                    </w:txbxContent>
                  </v:textbox>
                </v:roundrect>
                <v:shapetype id="_x0000_t32" coordsize="21600,21600" o:spt="32" o:oned="t" path="m,l21600,21600e" filled="f">
                  <v:path arrowok="t" fillok="f" o:connecttype="none"/>
                  <o:lock v:ext="edit" shapetype="t"/>
                </v:shapetype>
                <v:shape id="Straight Arrow Connector 400" o:spid="_x0000_s1029" type="#_x0000_t32" style="position:absolute;left:34290;top:2730;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">
                  <v:stroke endarrow="block"/>
                </v:shape>
                <v:roundrect id="Rectangle: Rounded Corners 2" o:spid="_x0000_s1030" style="position:absolute;left:15176;top:10541;width:17621;height:295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">
                  <v:textbox>
                    <w:txbxContent>
                      <w:p w14:paraId="563EC254" w14:textId="57365B00" w:rsidR="00DA5C43" w:rsidRDefault="00DA5C43" w:rsidP="00DA5C43">
                        <w:pPr>
                          <w:jc w:val="center"/>
                          <w:rPr>
                            <w:color w:val="1F3864" w:themeColor="accent1" w:themeShade="80"/>
                            <w:sz w:val="22"/>
                            <w:szCs w:val="22"/>
                          </w:rPr>
                        </w:pPr>
                        <w:r>
                          <w:rPr>
                            <w:color w:val="1F3864" w:themeColor="accent1" w:themeShade="80"/>
                            <w:sz w:val="22"/>
                            <w:szCs w:val="22"/>
                          </w:rPr>
                          <w:t>Student Accept</w:t>
                        </w:r>
                        <w:r w:rsidR="00475DC4">
                          <w:rPr>
                            <w:color w:val="1F3864" w:themeColor="accent1" w:themeShade="80"/>
                            <w:sz w:val="22"/>
                            <w:szCs w:val="22"/>
                          </w:rPr>
                          <w:t>s</w:t>
                        </w:r>
                      </w:p>
                    </w:txbxContent>
                  </v:textbox>
                </v:roundrect>
                <v:shape id="Straight Arrow Connector 261" o:spid="_x0000_s1031" type="#_x0000_t32" style="position:absolute;left:32956;top:8318;width:1524;height:1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">
                  <v:stroke endarrow="block"/>
                </v:shape>
                <v:roundrect id="Rectangle: Rounded Corners 264" o:spid="_x0000_s1032" style="position:absolute;top:17335;width:26860;height:5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">
                  <v:textbox>
                    <w:txbxContent>
                      <w:p w14:paraId="03D896A2" w14:textId="77777777" w:rsidR="00450169" w:rsidRDefault="00450169">
                        <w:pPr>
                          <w:pStyle w:val="ListParagraph"/>
                          <w:numPr>
                            <w:ilvl w:val="0"/>
                            <w:numId w:val="101"/>
                          </w:numPr>
                          <w:rPr>
                            <w:color w:val="1F3864" w:themeColor="accent1" w:themeShade="80"/>
                            <w:sz w:val="22"/>
                            <w:szCs w:val="22"/>
                          </w:rPr>
                        </w:pPr>
                        <w:r>
                          <w:rPr>
                            <w:color w:val="1F3864" w:themeColor="accent1" w:themeShade="80"/>
                            <w:sz w:val="22"/>
                            <w:szCs w:val="22"/>
                          </w:rPr>
                          <w:t xml:space="preserve">Student Deposits </w:t>
                        </w:r>
                      </w:p>
                      <w:p w14:paraId="1D5E0F42" w14:textId="2A79E95B" w:rsidR="00DA5C43" w:rsidRPr="00450169" w:rsidRDefault="00DA5C43">
                        <w:pPr>
                          <w:pStyle w:val="ListParagraph"/>
                          <w:numPr>
                            <w:ilvl w:val="0"/>
                            <w:numId w:val="101"/>
                          </w:numPr>
                          <w:rPr>
                            <w:color w:val="1F3864" w:themeColor="accent1" w:themeShade="80"/>
                            <w:sz w:val="22"/>
                            <w:szCs w:val="22"/>
                          </w:rPr>
                        </w:pPr>
                        <w:r w:rsidRPr="00450169">
                          <w:rPr>
                            <w:color w:val="1F3864" w:themeColor="accent1" w:themeShade="80"/>
                            <w:sz w:val="22"/>
                            <w:szCs w:val="22"/>
                          </w:rPr>
                          <w:t xml:space="preserve">Admission </w:t>
                        </w:r>
                        <w:r w:rsidR="00450169">
                          <w:rPr>
                            <w:color w:val="1F3864" w:themeColor="accent1" w:themeShade="80"/>
                            <w:sz w:val="22"/>
                            <w:szCs w:val="22"/>
                          </w:rPr>
                          <w:t xml:space="preserve">unit </w:t>
                        </w:r>
                        <w:r w:rsidR="0098311F" w:rsidRPr="00450169">
                          <w:rPr>
                            <w:color w:val="1F3864" w:themeColor="accent1" w:themeShade="80"/>
                            <w:sz w:val="22"/>
                            <w:szCs w:val="22"/>
                          </w:rPr>
                          <w:t>submits PIIRF</w:t>
                        </w:r>
                      </w:p>
                      <w:p w14:paraId="177DBC2A" w14:textId="77777777" w:rsidR="00510427" w:rsidRDefault="00510427" w:rsidP="00DA5C43">
                        <w:pPr>
                          <w:jc w:val="center"/>
                        </w:pPr>
                      </w:p>
                    </w:txbxContent>
                  </v:textbox>
                </v:roundrect>
                <v:roundrect id="Rectangle: Rounded Corners 267" o:spid="_x0000_s1033" style="position:absolute;left:36131;top:10731;width:16859;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">
                  <v:textbox>
                    <w:txbxContent>
                      <w:p w14:paraId="2148D419" w14:textId="77777777" w:rsidR="00510427" w:rsidRDefault="00510427" w:rsidP="00510427">
                        <w:pPr>
                          <w:jc w:val="center"/>
                          <w:rPr>
                            <w:color w:val="1F3864" w:themeColor="accent1" w:themeShade="80"/>
                            <w:sz w:val="22"/>
                            <w:szCs w:val="22"/>
                          </w:rPr>
                        </w:pPr>
                        <w:r>
                          <w:rPr>
                            <w:color w:val="1F3864" w:themeColor="accent1" w:themeShade="80"/>
                            <w:sz w:val="22"/>
                            <w:szCs w:val="22"/>
                          </w:rPr>
                          <w:t>Student Declines</w:t>
                        </w:r>
                      </w:p>
                    </w:txbxContent>
                  </v:textbox>
                </v:roundrect>
                <v:shape id="Straight Arrow Connector 393" o:spid="_x0000_s1034" type="#_x0000_t32" style="position:absolute;left:22669;top:13843;width:4858;height:3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">
                  <v:stroke endarrow="block"/>
                </v:shape>
                <v:shape id="Straight Arrow Connector 573" o:spid="_x0000_s1035" type="#_x0000_t32" style="position:absolute;left:41465;top:14097;width:4572;height:29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">
                  <v:stroke endarrow="block"/>
                </v:shape>
                <v:roundrect id="Rectangle: Rounded Corners 270" o:spid="_x0000_s1036" style="position:absolute;left:14859;top:26416;width:37147;height:5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" strokecolor="black [3213]">
                  <v:textbox>
                    <w:txbxContent>
                      <w:p w14:paraId="4B8CE35E" w14:textId="70F76832" w:rsidR="00510427" w:rsidRDefault="00510427" w:rsidP="00510427">
                        <w:pPr>
                          <w:jc w:val="center"/>
                        </w:pPr>
                        <w:r>
                          <w:rPr>
                            <w:color w:val="1F3864" w:themeColor="accent1" w:themeShade="80"/>
                            <w:sz w:val="22"/>
                            <w:szCs w:val="22"/>
                          </w:rPr>
                          <w:t>ISSS Evaluates PIIRF</w:t>
                        </w:r>
                        <w:r w:rsidR="00B75BC8">
                          <w:rPr>
                            <w:color w:val="1F3864" w:themeColor="accent1" w:themeShade="80"/>
                            <w:sz w:val="22"/>
                            <w:szCs w:val="22"/>
                          </w:rPr>
                          <w:t xml:space="preserve"> and included documents</w:t>
                        </w:r>
                      </w:p>
                    </w:txbxContent>
                  </v:textbox>
                </v:roundrect>
                <v:roundrect id="Rectangle: Rounded Corners 272" o:spid="_x0000_s1037" style="position:absolute;left:45466;top:17462;width:5429;height:40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">
                  <v:textbox>
                    <w:txbxContent>
                      <w:p w14:paraId="13999721" w14:textId="77777777" w:rsidR="00510427" w:rsidRDefault="00510427" w:rsidP="00510427">
                        <w:pPr>
                          <w:jc w:val="center"/>
                          <w:rPr>
                            <w:color w:val="1F3864" w:themeColor="accent1" w:themeShade="80"/>
                            <w:sz w:val="22"/>
                            <w:szCs w:val="22"/>
                          </w:rPr>
                        </w:pPr>
                        <w:r>
                          <w:rPr>
                            <w:color w:val="1F3864" w:themeColor="accent1" w:themeShade="80"/>
                            <w:sz w:val="22"/>
                            <w:szCs w:val="22"/>
                          </w:rPr>
                          <w:t>END</w:t>
                        </w:r>
                      </w:p>
                    </w:txbxContent>
                  </v:textbox>
                </v:roundrect>
                <v:shape id="Straight Arrow Connector 568" o:spid="_x0000_s1038" type="#_x0000_t32" style="position:absolute;left:19367;top:23431;width:6;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">
                  <v:stroke endarrow="block"/>
                </v:shape>
                <v:roundrect id="Rectangle: Rounded Corners 274" o:spid="_x0000_s1039" style="position:absolute;left:7366;top:37719;width:15525;height:56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">
                  <v:textbox>
                    <w:txbxContent>
                      <w:p w14:paraId="0B9E091A" w14:textId="0493C922" w:rsidR="00510427" w:rsidRDefault="00B57682" w:rsidP="00510427">
                        <w:pPr>
                          <w:jc w:val="center"/>
                          <w:rPr>
                            <w:sz w:val="22"/>
                            <w:szCs w:val="22"/>
                          </w:rPr>
                        </w:pPr>
                        <w:r>
                          <w:rPr>
                            <w:color w:val="1F3864" w:themeColor="accent1" w:themeShade="80"/>
                            <w:sz w:val="22"/>
                            <w:szCs w:val="22"/>
                          </w:rPr>
                          <w:t>Issue with included documents</w:t>
                        </w:r>
                      </w:p>
                    </w:txbxContent>
                  </v:textbox>
                </v:roundrect>
                <v:roundrect id="Rectangle: Rounded Corners 275" o:spid="_x0000_s1040" style="position:absolute;left:46101;top:37782;width:17716;height:58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">
                  <v:textbox>
                    <w:txbxContent>
                      <w:p w14:paraId="68442069" w14:textId="3FCB9892" w:rsidR="00510427" w:rsidRDefault="00B57682" w:rsidP="00510427">
                        <w:pPr>
                          <w:jc w:val="center"/>
                          <w:rPr>
                            <w:color w:val="1F3864" w:themeColor="accent1" w:themeShade="80"/>
                            <w:sz w:val="22"/>
                            <w:szCs w:val="22"/>
                          </w:rPr>
                        </w:pPr>
                        <w:r>
                          <w:rPr>
                            <w:color w:val="1F3864" w:themeColor="accent1" w:themeShade="80"/>
                            <w:sz w:val="22"/>
                            <w:szCs w:val="22"/>
                          </w:rPr>
                          <w:t>All documents look good</w:t>
                        </w:r>
                      </w:p>
                    </w:txbxContent>
                  </v:textbox>
                </v:roundrect>
                <v:shape id="Straight Arrow Connector 276" o:spid="_x0000_s1041" type="#_x0000_t32" style="position:absolute;left:45974;top:32448;width:527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">
                  <v:stroke endarrow="block"/>
                </v:shape>
                <v:shape id="Straight Arrow Connector 278" o:spid="_x0000_s1042" type="#_x0000_t32" style="position:absolute;left:16764;top:32575;width:5524;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">
                  <v:stroke endarrow="block"/>
                </v:shape>
                <v:shape id="Straight Arrow Connector 567" o:spid="_x0000_s1043" type="#_x0000_t32" style="position:absolute;left:10223;top:51879;width:1708;height:19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">
                  <v:stroke endarrow="block"/>
                </v:shape>
                <v:shape id="Straight Arrow Connector 566" o:spid="_x0000_s1044" type="#_x0000_t32" style="position:absolute;left:19050;top:51879;width:2032;height:1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">
                  <v:stroke endarrow="block"/>
                </v:shape>
                <v:roundrect id="Rectangle: Rounded Corners 285" o:spid="_x0000_s1045" style="position:absolute;left:2222;top:54927;width:12319;height:469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">
                  <v:textbox>
                    <w:txbxContent>
                      <w:p w14:paraId="746BA00D" w14:textId="32133B96" w:rsidR="00D72402" w:rsidRDefault="003947FD" w:rsidP="00D72402">
                        <w:pPr>
                          <w:jc w:val="center"/>
                          <w:rPr>
                            <w:color w:val="1F3864" w:themeColor="accent1" w:themeShade="80"/>
                            <w:sz w:val="22"/>
                            <w:szCs w:val="22"/>
                          </w:rPr>
                        </w:pPr>
                        <w:r>
                          <w:rPr>
                            <w:color w:val="1F3864" w:themeColor="accent1" w:themeShade="80"/>
                            <w:sz w:val="22"/>
                            <w:szCs w:val="22"/>
                          </w:rPr>
                          <w:t>Student sends new documents</w:t>
                        </w:r>
                      </w:p>
                    </w:txbxContent>
                  </v:textbox>
                </v:roundrect>
                <v:roundrect id="Rectangle: Rounded Corners 286" o:spid="_x0000_s1046" style="position:absolute;left:20193;top:54673;width:21145;height:647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">
                  <v:textbox>
                    <w:txbxContent>
                      <w:p w14:paraId="1CC7AEE0" w14:textId="753AA9DE" w:rsidR="00D72402" w:rsidRDefault="00D72402" w:rsidP="00D72402">
                        <w:pPr>
                          <w:pStyle w:val="NoSpacing"/>
                          <w:rPr>
                            <w:color w:val="1F3864" w:themeColor="accent1" w:themeShade="80"/>
                          </w:rPr>
                        </w:pPr>
                        <w:r>
                          <w:rPr>
                            <w:color w:val="1F3864" w:themeColor="accent1" w:themeShade="80"/>
                          </w:rPr>
                          <w:t>Student requests deferral or withdraws application</w:t>
                        </w:r>
                        <w:r w:rsidR="00E708F0">
                          <w:rPr>
                            <w:color w:val="1F3864" w:themeColor="accent1" w:themeShade="80"/>
                          </w:rPr>
                          <w:t xml:space="preserve"> and PIIRF is cancelled</w:t>
                        </w:r>
                      </w:p>
                    </w:txbxContent>
                  </v:textbox>
                </v:roundrect>
                <v:roundrect id="Rectangle: Rounded Corners 287" o:spid="_x0000_s1047" style="position:absolute;left:7683;top:46672;width:15240;height:48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">
                  <v:textbox>
                    <w:txbxContent>
                      <w:p w14:paraId="38460AF1" w14:textId="3FAED1EB" w:rsidR="00D72402" w:rsidRPr="00B57682" w:rsidRDefault="00D72402" w:rsidP="00D72402">
                        <w:pPr>
                          <w:jc w:val="center"/>
                          <w:rPr>
                            <w:color w:val="1F3864" w:themeColor="accent1" w:themeShade="80"/>
                            <w:sz w:val="22"/>
                            <w:szCs w:val="22"/>
                          </w:rPr>
                        </w:pPr>
                        <w:r w:rsidRPr="00B57682">
                          <w:rPr>
                            <w:color w:val="1F3864" w:themeColor="accent1" w:themeShade="80"/>
                            <w:sz w:val="22"/>
                            <w:szCs w:val="22"/>
                          </w:rPr>
                          <w:t xml:space="preserve">ISSS </w:t>
                        </w:r>
                        <w:r w:rsidR="00B57682" w:rsidRPr="00B57682">
                          <w:rPr>
                            <w:color w:val="1F3864" w:themeColor="accent1" w:themeShade="80"/>
                            <w:sz w:val="22"/>
                            <w:szCs w:val="22"/>
                          </w:rPr>
                          <w:t xml:space="preserve">emails student </w:t>
                        </w:r>
                      </w:p>
                    </w:txbxContent>
                  </v:textbox>
                </v:roundrect>
                <v:roundrect id="Rectangle: Rounded Corners 528" o:spid="_x0000_s1048" style="position:absolute;left:3302;top:63436;width:47910;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">
                  <v:textbox>
                    <w:txbxContent>
                      <w:p w14:paraId="4168C5A7" w14:textId="367F416C" w:rsidR="00D72402" w:rsidRDefault="00CD6A0A" w:rsidP="00D72402">
                        <w:pPr>
                          <w:pStyle w:val="NoSpacing"/>
                          <w:jc w:val="center"/>
                          <w:rPr>
                            <w:color w:val="1F3864" w:themeColor="accent1" w:themeShade="80"/>
                          </w:rPr>
                        </w:pPr>
                        <w:r>
                          <w:rPr>
                            <w:color w:val="1F3864" w:themeColor="accent1" w:themeShade="80"/>
                          </w:rPr>
                          <w:t>PIIRF e-form</w:t>
                        </w:r>
                        <w:r w:rsidR="00D72402">
                          <w:rPr>
                            <w:color w:val="1F3864" w:themeColor="accent1" w:themeShade="80"/>
                          </w:rPr>
                          <w:t xml:space="preserve"> is approved and </w:t>
                        </w:r>
                        <w:r>
                          <w:rPr>
                            <w:color w:val="1F3864" w:themeColor="accent1" w:themeShade="80"/>
                          </w:rPr>
                          <w:t>c</w:t>
                        </w:r>
                        <w:r w:rsidR="00D72402">
                          <w:rPr>
                            <w:color w:val="1F3864" w:themeColor="accent1" w:themeShade="80"/>
                          </w:rPr>
                          <w:t xml:space="preserve">hecklist </w:t>
                        </w:r>
                        <w:r w:rsidR="007E3B82">
                          <w:rPr>
                            <w:color w:val="1F3864" w:themeColor="accent1" w:themeShade="80"/>
                          </w:rPr>
                          <w:t xml:space="preserve">tasks </w:t>
                        </w:r>
                        <w:r w:rsidR="00D72402">
                          <w:rPr>
                            <w:color w:val="1F3864" w:themeColor="accent1" w:themeShade="80"/>
                          </w:rPr>
                          <w:t>ha</w:t>
                        </w:r>
                        <w:r w:rsidR="007E3B82">
                          <w:rPr>
                            <w:color w:val="1F3864" w:themeColor="accent1" w:themeShade="80"/>
                          </w:rPr>
                          <w:t>ve</w:t>
                        </w:r>
                        <w:r w:rsidR="00D72402">
                          <w:rPr>
                            <w:color w:val="1F3864" w:themeColor="accent1" w:themeShade="80"/>
                          </w:rPr>
                          <w:t xml:space="preserve"> been updated</w:t>
                        </w:r>
                      </w:p>
                    </w:txbxContent>
                  </v:textbox>
                </v:roundrect>
                <v:roundrect id="Rectangle: Rounded Corners 534" o:spid="_x0000_s1049" style="position:absolute;left:3810;top:70929;width:47942;height:5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">
                  <v:textbox>
                    <w:txbxContent>
                      <w:p w14:paraId="46355848" w14:textId="45376853" w:rsidR="00D72402" w:rsidRDefault="00B6763D" w:rsidP="00D72402">
                        <w:pPr>
                          <w:pStyle w:val="NoSpacing"/>
                          <w:jc w:val="center"/>
                          <w:rPr>
                            <w:color w:val="1F3864" w:themeColor="accent1" w:themeShade="80"/>
                          </w:rPr>
                        </w:pPr>
                        <w:r>
                          <w:rPr>
                            <w:color w:val="1F3864" w:themeColor="accent1" w:themeShade="80"/>
                          </w:rPr>
                          <w:t>I-20</w:t>
                        </w:r>
                        <w:r w:rsidR="00F164C9">
                          <w:rPr>
                            <w:color w:val="1F3864" w:themeColor="accent1" w:themeShade="80"/>
                          </w:rPr>
                          <w:t>/DS-2019</w:t>
                        </w:r>
                        <w:r>
                          <w:rPr>
                            <w:color w:val="1F3864" w:themeColor="accent1" w:themeShade="80"/>
                          </w:rPr>
                          <w:t xml:space="preserve"> made available for download in iEagle </w:t>
                        </w:r>
                      </w:p>
                    </w:txbxContent>
                  </v:textbox>
                </v:roundrect>
                <v:shape id="Straight Arrow Connector 536" o:spid="_x0000_s1050" type="#_x0000_t32" style="position:absolute;left:27114;top:67183;width:64;height:2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">
                  <v:stroke endarrow="block"/>
                </v:shape>
                <v:shape id="Straight Arrow Connector 9" o:spid="_x0000_s1051" type="#_x0000_t32" style="position:absolute;left:35052;top:8318;width:1714;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">
                  <v:stroke endarrow="block"/>
                </v:shape>
                <v:shape id="Straight Arrow Connector 263" o:spid="_x0000_s1052" type="#_x0000_t32" style="position:absolute;left:49212;top:44513;width:0;height:17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">
                  <v:stroke endarrow="block"/>
                </v:shape>
                <v:shape id="Straight Arrow Connector 551" o:spid="_x0000_s1053" type="#_x0000_t32" style="position:absolute;left:15176;top:43878;width:64;height:2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">
                  <v:stroke endarrow="block"/>
                </v:shape>
              </v:group>
            </w:pict>
          </mc:Fallback>
        </mc:AlternateContent>
      </w:r>
      <w:r w:rsidR="00E65E80" w:rsidRPr="00B81FC1">
        <w:rPr>
          <w:rFonts w:asciiTheme="minorHAnsi" w:hAnsiTheme="minorHAnsi" w:cstheme="minorHAnsi"/>
          <w:b/>
          <w:bCs/>
          <w:color w:val="1F3864" w:themeColor="accent1" w:themeShade="80"/>
        </w:rPr>
        <w:t>Initial students I-20/DS</w:t>
      </w:r>
      <w:r w:rsidR="00C93017">
        <w:rPr>
          <w:rFonts w:asciiTheme="minorHAnsi" w:hAnsiTheme="minorHAnsi" w:cstheme="minorHAnsi"/>
          <w:b/>
          <w:bCs/>
          <w:color w:val="1F3864" w:themeColor="accent1" w:themeShade="80"/>
        </w:rPr>
        <w:t>-</w:t>
      </w:r>
      <w:r w:rsidR="00E65E80" w:rsidRPr="00B81FC1">
        <w:rPr>
          <w:rFonts w:asciiTheme="minorHAnsi" w:hAnsiTheme="minorHAnsi" w:cstheme="minorHAnsi"/>
          <w:b/>
          <w:bCs/>
          <w:color w:val="1F3864" w:themeColor="accent1" w:themeShade="80"/>
        </w:rPr>
        <w:t>2019 Flowchart</w:t>
      </w:r>
    </w:p>
    <w:p w14:paraId="64CEFFF5" w14:textId="3CB088FB" w:rsidR="00E65E80" w:rsidRPr="00E65E80" w:rsidRDefault="00E65E80" w:rsidP="00E65E80">
      <w:pPr>
        <w:rPr>
          <w:rFonts w:asciiTheme="minorHAnsi" w:hAnsiTheme="minorHAnsi" w:cstheme="minorHAnsi"/>
          <w:b/>
          <w:bCs/>
        </w:rPr>
      </w:pPr>
    </w:p>
    <w:p w14:paraId="632E5CCC" w14:textId="759E04FF" w:rsidR="00DA5C43" w:rsidRDefault="00DA5C43" w:rsidP="00DA5C43"/>
    <w:p w14:paraId="2DE58081" w14:textId="252F2516" w:rsidR="00DA5C43" w:rsidRPr="00DA5C43" w:rsidRDefault="00DA5C43" w:rsidP="00DA5C43">
      <w:pPr>
        <w:pStyle w:val="Normal2"/>
      </w:pPr>
    </w:p>
    <w:p w14:paraId="7E4A15D0" w14:textId="5FA26DC1" w:rsidR="00E65E80" w:rsidRDefault="00E65E80" w:rsidP="00E65E80">
      <w:pPr>
        <w:pStyle w:val="Normal2"/>
        <w:rPr>
          <w:rFonts w:asciiTheme="minorHAnsi" w:hAnsiTheme="minorHAnsi" w:cstheme="minorHAnsi"/>
        </w:rPr>
      </w:pPr>
    </w:p>
    <w:p w14:paraId="7B33CD10" w14:textId="472A6E0E" w:rsidR="00E65E80" w:rsidRDefault="00E65E80" w:rsidP="00E65E80">
      <w:pPr>
        <w:pStyle w:val="Normal2"/>
        <w:rPr>
          <w:rFonts w:asciiTheme="minorHAnsi" w:hAnsiTheme="minorHAnsi" w:cstheme="minorHAnsi"/>
        </w:rPr>
      </w:pPr>
    </w:p>
    <w:p w14:paraId="0823A917" w14:textId="67EA7BE0" w:rsidR="00E65E80" w:rsidRDefault="00E65E80" w:rsidP="00EB2E14">
      <w:pPr>
        <w:rPr>
          <w:rFonts w:asciiTheme="minorHAnsi" w:hAnsiTheme="minorHAnsi" w:cstheme="minorHAnsi"/>
          <w:b/>
          <w:bCs/>
          <w:color w:val="1F3864" w:themeColor="accent1" w:themeShade="80"/>
        </w:rPr>
      </w:pPr>
    </w:p>
    <w:p w14:paraId="53138F6E" w14:textId="40BC441A" w:rsidR="00DA5C43" w:rsidRDefault="00DA5C43" w:rsidP="00EB2E14">
      <w:pPr>
        <w:rPr>
          <w:rFonts w:asciiTheme="minorHAnsi" w:hAnsiTheme="minorHAnsi" w:cstheme="minorHAnsi"/>
          <w:b/>
          <w:bCs/>
          <w:color w:val="1F3864" w:themeColor="accent1" w:themeShade="80"/>
        </w:rPr>
      </w:pPr>
    </w:p>
    <w:p w14:paraId="2E569001" w14:textId="483AEAE0" w:rsidR="00DA5C43" w:rsidRDefault="00DA5C43" w:rsidP="00EB2E14">
      <w:pPr>
        <w:rPr>
          <w:rFonts w:asciiTheme="minorHAnsi" w:hAnsiTheme="minorHAnsi" w:cstheme="minorHAnsi"/>
          <w:b/>
          <w:bCs/>
          <w:color w:val="1F3864" w:themeColor="accent1" w:themeShade="80"/>
        </w:rPr>
      </w:pPr>
    </w:p>
    <w:p w14:paraId="14F28523" w14:textId="133183AC" w:rsidR="00DA5C43" w:rsidRDefault="00DA5C43" w:rsidP="00EB2E14">
      <w:pPr>
        <w:rPr>
          <w:rFonts w:asciiTheme="minorHAnsi" w:hAnsiTheme="minorHAnsi" w:cstheme="minorHAnsi"/>
          <w:b/>
          <w:bCs/>
          <w:color w:val="1F3864" w:themeColor="accent1" w:themeShade="80"/>
        </w:rPr>
      </w:pPr>
    </w:p>
    <w:p w14:paraId="566AE617" w14:textId="1F165C3F" w:rsidR="00DA5C43" w:rsidRDefault="00DA5C43" w:rsidP="00EB2E14">
      <w:pPr>
        <w:rPr>
          <w:rFonts w:asciiTheme="minorHAnsi" w:hAnsiTheme="minorHAnsi" w:cstheme="minorHAnsi"/>
          <w:b/>
          <w:bCs/>
          <w:color w:val="1F3864" w:themeColor="accent1" w:themeShade="80"/>
        </w:rPr>
      </w:pPr>
    </w:p>
    <w:p w14:paraId="3B71BCEC" w14:textId="74195B78" w:rsidR="00DA5C43" w:rsidRDefault="00DA5C43" w:rsidP="00EB2E14">
      <w:pPr>
        <w:rPr>
          <w:rFonts w:asciiTheme="minorHAnsi" w:hAnsiTheme="minorHAnsi" w:cstheme="minorHAnsi"/>
          <w:b/>
          <w:bCs/>
          <w:color w:val="1F3864" w:themeColor="accent1" w:themeShade="80"/>
        </w:rPr>
      </w:pPr>
    </w:p>
    <w:p w14:paraId="0B5F7649" w14:textId="634E7E6D" w:rsidR="00DA5C43" w:rsidRDefault="00DA5C43" w:rsidP="00EB2E14">
      <w:pPr>
        <w:rPr>
          <w:rFonts w:asciiTheme="minorHAnsi" w:hAnsiTheme="minorHAnsi" w:cstheme="minorHAnsi"/>
          <w:b/>
          <w:bCs/>
          <w:color w:val="1F3864" w:themeColor="accent1" w:themeShade="80"/>
        </w:rPr>
      </w:pPr>
    </w:p>
    <w:p w14:paraId="67E19BBD" w14:textId="03C29744" w:rsidR="00DA5C43" w:rsidRDefault="00DA5C43" w:rsidP="00EB2E14">
      <w:pPr>
        <w:rPr>
          <w:rFonts w:asciiTheme="minorHAnsi" w:hAnsiTheme="minorHAnsi" w:cstheme="minorHAnsi"/>
          <w:b/>
          <w:bCs/>
          <w:color w:val="1F3864" w:themeColor="accent1" w:themeShade="80"/>
        </w:rPr>
      </w:pPr>
    </w:p>
    <w:p w14:paraId="5A682C96" w14:textId="1E2BBD3C" w:rsidR="00DA5C43" w:rsidRDefault="00DA5C43" w:rsidP="00EB2E14">
      <w:pPr>
        <w:rPr>
          <w:rFonts w:asciiTheme="minorHAnsi" w:hAnsiTheme="minorHAnsi" w:cstheme="minorHAnsi"/>
          <w:b/>
          <w:bCs/>
          <w:color w:val="1F3864" w:themeColor="accent1" w:themeShade="80"/>
        </w:rPr>
      </w:pPr>
    </w:p>
    <w:p w14:paraId="6CC1E927" w14:textId="3D1D8BA1" w:rsidR="00DA5C43" w:rsidRDefault="00DA5C43" w:rsidP="00EB2E14">
      <w:pPr>
        <w:rPr>
          <w:rFonts w:asciiTheme="minorHAnsi" w:hAnsiTheme="minorHAnsi" w:cstheme="minorHAnsi"/>
          <w:b/>
          <w:bCs/>
          <w:color w:val="1F3864" w:themeColor="accent1" w:themeShade="80"/>
        </w:rPr>
      </w:pPr>
    </w:p>
    <w:p w14:paraId="201D84B6" w14:textId="15798BA7" w:rsidR="00DA5C43" w:rsidRDefault="00DA5C43" w:rsidP="00EB2E14">
      <w:pPr>
        <w:rPr>
          <w:rFonts w:asciiTheme="minorHAnsi" w:hAnsiTheme="minorHAnsi" w:cstheme="minorHAnsi"/>
          <w:b/>
          <w:bCs/>
          <w:color w:val="1F3864" w:themeColor="accent1" w:themeShade="80"/>
        </w:rPr>
      </w:pPr>
    </w:p>
    <w:p w14:paraId="6736BB42" w14:textId="0145E7E8" w:rsidR="00DA5C43" w:rsidRDefault="00DA5C43" w:rsidP="00EB2E14">
      <w:pPr>
        <w:rPr>
          <w:rFonts w:asciiTheme="minorHAnsi" w:hAnsiTheme="minorHAnsi" w:cstheme="minorHAnsi"/>
          <w:b/>
          <w:bCs/>
          <w:color w:val="1F3864" w:themeColor="accent1" w:themeShade="80"/>
        </w:rPr>
      </w:pPr>
    </w:p>
    <w:p w14:paraId="4A9B730D" w14:textId="1561ED96" w:rsidR="00DA5C43" w:rsidRDefault="00D72402" w:rsidP="00EB2E14">
      <w:pPr>
        <w:rPr>
          <w:rFonts w:asciiTheme="minorHAnsi" w:hAnsiTheme="minorHAnsi" w:cstheme="minorHAnsi"/>
          <w:b/>
          <w:bCs/>
          <w:color w:val="1F3864" w:themeColor="accent1" w:themeShade="80"/>
        </w:rPr>
      </w:pPr>
      <w:r>
        <w:rPr>
          <w:noProof/>
        </w:rPr>
        <mc:AlternateContent>
          <mc:Choice Requires="wps">
            <w:drawing>
              <wp:anchor distT="0" distB="0" distL="114300" distR="114300" simplePos="0" relativeHeight="251658405" behindDoc="0" locked="0" layoutInCell="1" allowOverlap="1" wp14:anchorId="02843A96" wp14:editId="069E10E6">
                <wp:simplePos x="0" y="0"/>
                <wp:positionH relativeFrom="column">
                  <wp:posOffset>352425</wp:posOffset>
                </wp:positionH>
                <wp:positionV relativeFrom="paragraph">
                  <wp:posOffset>222250</wp:posOffset>
                </wp:positionV>
                <wp:extent cx="635" cy="251460"/>
                <wp:effectExtent l="76200" t="0" r="75565" b="53340"/>
                <wp:wrapNone/>
                <wp:docPr id="563" name="Straight Arrow Connector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14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xmlns:w16du="http://schemas.microsoft.com/office/word/2023/wordml/word16du">
            <w:pict>
              <v:shape w14:anchorId="1EA62B0B" id="Straight Arrow Connector 563" o:spid="_x0000_s1026" type="#_x0000_t32" style="position:absolute;margin-left:27.75pt;margin-top:17.5pt;width:.05pt;height:19.8pt;z-index:25165840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">
                <v:stroke endarrow="block"/>
              </v:shape>
            </w:pict>
          </mc:Fallback>
        </mc:AlternateContent>
      </w:r>
    </w:p>
    <w:p w14:paraId="4A03475A" w14:textId="4A8AD5F6" w:rsidR="00DA5C43" w:rsidRDefault="00DA5C43" w:rsidP="00EB2E14">
      <w:pPr>
        <w:rPr>
          <w:rFonts w:asciiTheme="minorHAnsi" w:hAnsiTheme="minorHAnsi" w:cstheme="minorHAnsi"/>
          <w:b/>
          <w:bCs/>
          <w:color w:val="1F3864" w:themeColor="accent1" w:themeShade="80"/>
        </w:rPr>
      </w:pPr>
    </w:p>
    <w:p w14:paraId="5BE4C86B" w14:textId="4AED2634" w:rsidR="00DA5C43" w:rsidRDefault="00DA5C43" w:rsidP="00EB2E14">
      <w:pPr>
        <w:rPr>
          <w:rFonts w:asciiTheme="minorHAnsi" w:hAnsiTheme="minorHAnsi" w:cstheme="minorHAnsi"/>
          <w:b/>
          <w:bCs/>
          <w:color w:val="1F3864" w:themeColor="accent1" w:themeShade="80"/>
        </w:rPr>
      </w:pPr>
    </w:p>
    <w:p w14:paraId="04083EF7" w14:textId="6A2EBB6C" w:rsidR="00DA5C43" w:rsidRDefault="00DA5C43" w:rsidP="00EB2E14">
      <w:pPr>
        <w:rPr>
          <w:rFonts w:asciiTheme="minorHAnsi" w:hAnsiTheme="minorHAnsi" w:cstheme="minorHAnsi"/>
          <w:b/>
          <w:bCs/>
          <w:color w:val="1F3864" w:themeColor="accent1" w:themeShade="80"/>
        </w:rPr>
      </w:pPr>
    </w:p>
    <w:p w14:paraId="613658C9" w14:textId="51E74212" w:rsidR="00DA5C43" w:rsidRDefault="00DA5C43" w:rsidP="00EB2E14">
      <w:pPr>
        <w:rPr>
          <w:rFonts w:asciiTheme="minorHAnsi" w:hAnsiTheme="minorHAnsi" w:cstheme="minorHAnsi"/>
          <w:b/>
          <w:bCs/>
          <w:color w:val="1F3864" w:themeColor="accent1" w:themeShade="80"/>
        </w:rPr>
      </w:pPr>
    </w:p>
    <w:p w14:paraId="75C133A4" w14:textId="46BD5589" w:rsidR="00DA5C43" w:rsidRDefault="00DA5C43" w:rsidP="00EB2E14">
      <w:pPr>
        <w:rPr>
          <w:rFonts w:asciiTheme="minorHAnsi" w:hAnsiTheme="minorHAnsi" w:cstheme="minorHAnsi"/>
          <w:b/>
          <w:bCs/>
          <w:color w:val="1F3864" w:themeColor="accent1" w:themeShade="80"/>
        </w:rPr>
      </w:pPr>
    </w:p>
    <w:p w14:paraId="50E62043" w14:textId="1F383EE0" w:rsidR="0077661E" w:rsidRPr="0053244E" w:rsidRDefault="0077661E" w:rsidP="0077661E">
      <w:pPr>
        <w:rPr>
          <w:rFonts w:asciiTheme="minorHAnsi" w:hAnsiTheme="minorHAnsi" w:cstheme="minorHAnsi"/>
          <w:color w:val="1F3864" w:themeColor="accent1" w:themeShade="80"/>
          <w:szCs w:val="24"/>
          <w:u w:val="single"/>
        </w:rPr>
      </w:pPr>
      <w:r w:rsidRPr="0053244E">
        <w:rPr>
          <w:rFonts w:asciiTheme="minorHAnsi" w:hAnsiTheme="minorHAnsi" w:cstheme="minorHAnsi"/>
          <w:color w:val="1F3864" w:themeColor="accent1" w:themeShade="80"/>
          <w:szCs w:val="24"/>
          <w:u w:val="single"/>
        </w:rPr>
        <w:t>Sending Emails to Students in Sunapsis</w:t>
      </w:r>
    </w:p>
    <w:p w14:paraId="05645BF9" w14:textId="27617D5F" w:rsidR="000759B4" w:rsidRPr="0053244E" w:rsidRDefault="00505315" w:rsidP="00EB2E14">
      <w:pPr>
        <w:rPr>
          <w:rFonts w:asciiTheme="minorHAnsi" w:hAnsiTheme="minorHAnsi" w:cstheme="minorHAnsi"/>
          <w:color w:val="1F3864" w:themeColor="accent1" w:themeShade="80"/>
          <w:szCs w:val="24"/>
        </w:rPr>
      </w:pPr>
      <w:r w:rsidRPr="0053244E">
        <w:rPr>
          <w:rFonts w:asciiTheme="minorHAnsi" w:hAnsiTheme="minorHAnsi" w:cstheme="minorHAnsi"/>
          <w:color w:val="1F3864" w:themeColor="accent1" w:themeShade="80"/>
          <w:szCs w:val="24"/>
        </w:rPr>
        <w:t xml:space="preserve">When </w:t>
      </w:r>
      <w:r w:rsidR="00BE0E93" w:rsidRPr="0053244E">
        <w:rPr>
          <w:rFonts w:asciiTheme="minorHAnsi" w:hAnsiTheme="minorHAnsi" w:cstheme="minorHAnsi"/>
          <w:color w:val="1F3864" w:themeColor="accent1" w:themeShade="80"/>
          <w:szCs w:val="24"/>
        </w:rPr>
        <w:t xml:space="preserve">a follow-up email needs to be sent to a student, the email function in Sunapsis should be used. The email should be sent to both the student’s AU and personal </w:t>
      </w:r>
      <w:r w:rsidR="002E4D2A" w:rsidRPr="0053244E">
        <w:rPr>
          <w:rFonts w:asciiTheme="minorHAnsi" w:hAnsiTheme="minorHAnsi" w:cstheme="minorHAnsi"/>
          <w:color w:val="1F3864" w:themeColor="accent1" w:themeShade="80"/>
          <w:szCs w:val="24"/>
        </w:rPr>
        <w:t>email and</w:t>
      </w:r>
      <w:r w:rsidR="00BE0E93" w:rsidRPr="0053244E">
        <w:rPr>
          <w:rFonts w:asciiTheme="minorHAnsi" w:hAnsiTheme="minorHAnsi" w:cstheme="minorHAnsi"/>
          <w:color w:val="1F3864" w:themeColor="accent1" w:themeShade="80"/>
          <w:szCs w:val="24"/>
        </w:rPr>
        <w:t xml:space="preserve"> should be sent from </w:t>
      </w:r>
      <w:hyperlink r:id="rId75" w:history="1">
        <w:r w:rsidR="00BE0E93" w:rsidRPr="0053244E">
          <w:rPr>
            <w:rStyle w:val="Hyperlink"/>
            <w:rFonts w:asciiTheme="minorHAnsi" w:hAnsiTheme="minorHAnsi" w:cstheme="minorHAnsi"/>
            <w:szCs w:val="24"/>
          </w:rPr>
          <w:t>isssdocuments@american.edu</w:t>
        </w:r>
      </w:hyperlink>
      <w:r w:rsidR="00BE0E93" w:rsidRPr="0053244E">
        <w:rPr>
          <w:rFonts w:asciiTheme="minorHAnsi" w:hAnsiTheme="minorHAnsi" w:cstheme="minorHAnsi"/>
          <w:color w:val="1F3864" w:themeColor="accent1" w:themeShade="80"/>
          <w:szCs w:val="24"/>
        </w:rPr>
        <w:t xml:space="preserve">. </w:t>
      </w:r>
      <w:r w:rsidR="006951B3" w:rsidRPr="0053244E">
        <w:rPr>
          <w:rFonts w:asciiTheme="minorHAnsi" w:hAnsiTheme="minorHAnsi" w:cstheme="minorHAnsi"/>
          <w:color w:val="1F3864" w:themeColor="accent1" w:themeShade="80"/>
          <w:szCs w:val="24"/>
        </w:rPr>
        <w:t>Email templates are saved in the K</w:t>
      </w:r>
      <w:r w:rsidR="00667027">
        <w:rPr>
          <w:rFonts w:asciiTheme="minorHAnsi" w:hAnsiTheme="minorHAnsi" w:cstheme="minorHAnsi"/>
          <w:color w:val="1F3864" w:themeColor="accent1" w:themeShade="80"/>
          <w:szCs w:val="24"/>
        </w:rPr>
        <w:t>-</w:t>
      </w:r>
      <w:r w:rsidR="006951B3" w:rsidRPr="0053244E">
        <w:rPr>
          <w:rFonts w:asciiTheme="minorHAnsi" w:hAnsiTheme="minorHAnsi" w:cstheme="minorHAnsi"/>
          <w:color w:val="1F3864" w:themeColor="accent1" w:themeShade="80"/>
          <w:szCs w:val="24"/>
        </w:rPr>
        <w:t xml:space="preserve">Drive in the Admissions folder and can be </w:t>
      </w:r>
      <w:proofErr w:type="gramStart"/>
      <w:r w:rsidR="006951B3" w:rsidRPr="0053244E">
        <w:rPr>
          <w:rFonts w:asciiTheme="minorHAnsi" w:hAnsiTheme="minorHAnsi" w:cstheme="minorHAnsi"/>
          <w:color w:val="1F3864" w:themeColor="accent1" w:themeShade="80"/>
          <w:szCs w:val="24"/>
        </w:rPr>
        <w:t>copy</w:t>
      </w:r>
      <w:proofErr w:type="gramEnd"/>
      <w:r w:rsidR="006951B3" w:rsidRPr="0053244E">
        <w:rPr>
          <w:rFonts w:asciiTheme="minorHAnsi" w:hAnsiTheme="minorHAnsi" w:cstheme="minorHAnsi"/>
          <w:color w:val="1F3864" w:themeColor="accent1" w:themeShade="80"/>
          <w:szCs w:val="24"/>
        </w:rPr>
        <w:t xml:space="preserve"> and pasted into the email body. Types of email templates are described below. </w:t>
      </w:r>
    </w:p>
    <w:p w14:paraId="234C0F87" w14:textId="7B029714" w:rsidR="000759B4" w:rsidRPr="0077661E" w:rsidRDefault="000759B4" w:rsidP="00EB2E14">
      <w:pPr>
        <w:rPr>
          <w:rFonts w:asciiTheme="minorHAnsi" w:hAnsiTheme="minorHAnsi" w:cstheme="minorHAnsi"/>
          <w:color w:val="1F3864" w:themeColor="accent1" w:themeShade="80"/>
          <w:sz w:val="22"/>
          <w:szCs w:val="22"/>
        </w:rPr>
      </w:pPr>
      <w:r w:rsidRPr="000759B4">
        <w:rPr>
          <w:rFonts w:asciiTheme="minorHAnsi" w:hAnsiTheme="minorHAnsi" w:cstheme="minorHAnsi"/>
          <w:noProof/>
          <w:color w:val="1F3864" w:themeColor="accent1" w:themeShade="80"/>
          <w:sz w:val="22"/>
          <w:szCs w:val="22"/>
        </w:rPr>
        <w:drawing>
          <wp:inline distT="0" distB="0" distL="0" distR="0" wp14:anchorId="2D6ADBBE" wp14:editId="7E28CF88">
            <wp:extent cx="5943600" cy="3101975"/>
            <wp:effectExtent l="19050" t="19050" r="19050" b="22225"/>
            <wp:docPr id="553" name="Picture 5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553" descr="Graphical user interface, application&#10;&#10;Description automatically generated"/>
                    <pic:cNvPicPr/>
                  </pic:nvPicPr>
                  <pic:blipFill>
                    <a:blip r:embed="rId76"/>
                    <a:stretch>
                      <a:fillRect/>
                    </a:stretch>
                  </pic:blipFill>
                  <pic:spPr>
                    <a:xfrm>
                      <a:off x="0" y="0"/>
                      <a:ext cx="5943600" cy="3101975"/>
                    </a:xfrm>
                    <a:prstGeom prst="rect">
                      <a:avLst/>
                    </a:prstGeom>
                    <a:ln>
                      <a:solidFill>
                        <a:schemeClr val="tx1"/>
                      </a:solidFill>
                    </a:ln>
                  </pic:spPr>
                </pic:pic>
              </a:graphicData>
            </a:graphic>
          </wp:inline>
        </w:drawing>
      </w:r>
    </w:p>
    <w:p w14:paraId="3078D6D5" w14:textId="7D5659CF" w:rsidR="00C44799" w:rsidRPr="0053244E" w:rsidRDefault="00C44799" w:rsidP="00B65AA4">
      <w:pPr>
        <w:pStyle w:val="Heading4"/>
      </w:pPr>
      <w:r w:rsidRPr="0053244E">
        <w:t>Cost of Attendance</w:t>
      </w:r>
    </w:p>
    <w:p w14:paraId="26D67AC1" w14:textId="77777777" w:rsidR="00C44799" w:rsidRPr="0053244E" w:rsidRDefault="00C44799" w:rsidP="00C44799">
      <w:pPr>
        <w:pStyle w:val="NoSpacing"/>
        <w:rPr>
          <w:rFonts w:cstheme="minorHAnsi"/>
          <w:color w:val="1F3864" w:themeColor="accent1" w:themeShade="80"/>
          <w:sz w:val="24"/>
          <w:szCs w:val="24"/>
        </w:rPr>
      </w:pPr>
      <w:r w:rsidRPr="0053244E">
        <w:rPr>
          <w:rFonts w:cstheme="minorHAnsi"/>
          <w:color w:val="1F3864" w:themeColor="accent1" w:themeShade="80"/>
          <w:sz w:val="24"/>
          <w:szCs w:val="24"/>
        </w:rPr>
        <w:t>To be used when:</w:t>
      </w:r>
    </w:p>
    <w:p w14:paraId="0D2FFBA2" w14:textId="48DF7C81" w:rsidR="00C44799" w:rsidRPr="0053244E" w:rsidRDefault="00C44799">
      <w:pPr>
        <w:pStyle w:val="NoSpacing"/>
        <w:numPr>
          <w:ilvl w:val="0"/>
          <w:numId w:val="56"/>
        </w:numPr>
        <w:rPr>
          <w:rFonts w:cstheme="minorHAnsi"/>
          <w:color w:val="1F3864" w:themeColor="accent1" w:themeShade="80"/>
          <w:sz w:val="24"/>
          <w:szCs w:val="24"/>
        </w:rPr>
      </w:pPr>
      <w:r w:rsidRPr="0053244E">
        <w:rPr>
          <w:rFonts w:cstheme="minorHAnsi"/>
          <w:color w:val="1F3864" w:themeColor="accent1" w:themeShade="80"/>
          <w:sz w:val="24"/>
          <w:szCs w:val="24"/>
        </w:rPr>
        <w:t xml:space="preserve">A student is requesting an explanation </w:t>
      </w:r>
      <w:proofErr w:type="gramStart"/>
      <w:r w:rsidRPr="0053244E">
        <w:rPr>
          <w:rFonts w:cstheme="minorHAnsi"/>
          <w:color w:val="1F3864" w:themeColor="accent1" w:themeShade="80"/>
          <w:sz w:val="24"/>
          <w:szCs w:val="24"/>
        </w:rPr>
        <w:t>on</w:t>
      </w:r>
      <w:proofErr w:type="gramEnd"/>
      <w:r w:rsidRPr="0053244E">
        <w:rPr>
          <w:rFonts w:cstheme="minorHAnsi"/>
          <w:color w:val="1F3864" w:themeColor="accent1" w:themeShade="80"/>
          <w:sz w:val="24"/>
          <w:szCs w:val="24"/>
        </w:rPr>
        <w:t xml:space="preserve"> the costs listed in the cost guide.</w:t>
      </w:r>
    </w:p>
    <w:p w14:paraId="04D52E34" w14:textId="77777777" w:rsidR="00C44799" w:rsidRPr="0053244E" w:rsidRDefault="00C44799">
      <w:pPr>
        <w:pStyle w:val="NoSpacing"/>
        <w:numPr>
          <w:ilvl w:val="0"/>
          <w:numId w:val="56"/>
        </w:numPr>
        <w:rPr>
          <w:rFonts w:cstheme="minorHAnsi"/>
          <w:color w:val="1F3864" w:themeColor="accent1" w:themeShade="80"/>
          <w:sz w:val="24"/>
          <w:szCs w:val="24"/>
        </w:rPr>
      </w:pPr>
      <w:r w:rsidRPr="0053244E">
        <w:rPr>
          <w:rFonts w:cstheme="minorHAnsi"/>
          <w:color w:val="1F3864" w:themeColor="accent1" w:themeShade="80"/>
          <w:sz w:val="24"/>
          <w:szCs w:val="24"/>
        </w:rPr>
        <w:t xml:space="preserve">A student is inquiring about on-campus employment as a source of funds to cover expenses. </w:t>
      </w:r>
    </w:p>
    <w:p w14:paraId="015A24C9" w14:textId="77777777" w:rsidR="00C44799" w:rsidRPr="0053244E" w:rsidRDefault="00C44799" w:rsidP="00C44799">
      <w:pPr>
        <w:pStyle w:val="NoSpacing"/>
        <w:rPr>
          <w:rFonts w:cstheme="minorHAnsi"/>
          <w:color w:val="1F3864" w:themeColor="accent1" w:themeShade="80"/>
          <w:sz w:val="24"/>
          <w:szCs w:val="24"/>
        </w:rPr>
      </w:pPr>
    </w:p>
    <w:p w14:paraId="7A41E6B8" w14:textId="76B35F22" w:rsidR="00C44799" w:rsidRPr="0053244E" w:rsidRDefault="00C44799">
      <w:pPr>
        <w:pStyle w:val="NoSpacing"/>
        <w:numPr>
          <w:ilvl w:val="0"/>
          <w:numId w:val="57"/>
        </w:numPr>
        <w:rPr>
          <w:rFonts w:cstheme="minorHAnsi"/>
          <w:color w:val="1F3864" w:themeColor="accent1" w:themeShade="80"/>
          <w:sz w:val="24"/>
          <w:szCs w:val="24"/>
        </w:rPr>
      </w:pPr>
      <w:r w:rsidRPr="0053244E">
        <w:rPr>
          <w:rFonts w:cstheme="minorHAnsi"/>
          <w:color w:val="1F3864" w:themeColor="accent1" w:themeShade="80"/>
          <w:sz w:val="24"/>
          <w:szCs w:val="24"/>
        </w:rPr>
        <w:t xml:space="preserve">If this email is used, choose the </w:t>
      </w:r>
      <w:r w:rsidR="00C31A7C" w:rsidRPr="0053244E">
        <w:rPr>
          <w:rFonts w:cstheme="minorHAnsi"/>
          <w:color w:val="1F3864" w:themeColor="accent1" w:themeShade="80"/>
          <w:sz w:val="24"/>
          <w:szCs w:val="24"/>
        </w:rPr>
        <w:t>“</w:t>
      </w:r>
      <w:r w:rsidRPr="0053244E">
        <w:rPr>
          <w:rFonts w:cstheme="minorHAnsi"/>
          <w:color w:val="1F3864" w:themeColor="accent1" w:themeShade="80"/>
          <w:sz w:val="24"/>
          <w:szCs w:val="24"/>
        </w:rPr>
        <w:t>follow</w:t>
      </w:r>
      <w:r w:rsidR="00C31A7C" w:rsidRPr="0053244E">
        <w:rPr>
          <w:rFonts w:cstheme="minorHAnsi"/>
          <w:color w:val="1F3864" w:themeColor="accent1" w:themeShade="80"/>
          <w:sz w:val="24"/>
          <w:szCs w:val="24"/>
        </w:rPr>
        <w:t>-</w:t>
      </w:r>
      <w:r w:rsidRPr="0053244E">
        <w:rPr>
          <w:rFonts w:cstheme="minorHAnsi"/>
          <w:color w:val="1F3864" w:themeColor="accent1" w:themeShade="80"/>
          <w:sz w:val="24"/>
          <w:szCs w:val="24"/>
        </w:rPr>
        <w:t>up</w:t>
      </w:r>
      <w:r w:rsidR="00C31A7C" w:rsidRPr="0053244E">
        <w:rPr>
          <w:rFonts w:cstheme="minorHAnsi"/>
          <w:color w:val="1F3864" w:themeColor="accent1" w:themeShade="80"/>
          <w:sz w:val="24"/>
          <w:szCs w:val="24"/>
        </w:rPr>
        <w:t>”</w:t>
      </w:r>
      <w:r w:rsidRPr="0053244E">
        <w:rPr>
          <w:rFonts w:cstheme="minorHAnsi"/>
          <w:color w:val="1F3864" w:themeColor="accent1" w:themeShade="80"/>
          <w:sz w:val="24"/>
          <w:szCs w:val="24"/>
        </w:rPr>
        <w:t xml:space="preserve"> option in the financial documents </w:t>
      </w:r>
      <w:r w:rsidR="00183C40" w:rsidRPr="0053244E">
        <w:rPr>
          <w:rFonts w:cstheme="minorHAnsi"/>
          <w:color w:val="1F3864" w:themeColor="accent1" w:themeShade="80"/>
          <w:sz w:val="24"/>
          <w:szCs w:val="24"/>
        </w:rPr>
        <w:t xml:space="preserve">task </w:t>
      </w:r>
      <w:r w:rsidRPr="0053244E">
        <w:rPr>
          <w:rFonts w:cstheme="minorHAnsi"/>
          <w:color w:val="1F3864" w:themeColor="accent1" w:themeShade="80"/>
          <w:sz w:val="24"/>
          <w:szCs w:val="24"/>
        </w:rPr>
        <w:t xml:space="preserve">in the checklist and enter notes in Sunapsis. The </w:t>
      </w:r>
      <w:r w:rsidR="00183C40" w:rsidRPr="0053244E">
        <w:rPr>
          <w:rFonts w:cstheme="minorHAnsi"/>
          <w:color w:val="1F3864" w:themeColor="accent1" w:themeShade="80"/>
          <w:sz w:val="24"/>
          <w:szCs w:val="24"/>
        </w:rPr>
        <w:t>checklist task</w:t>
      </w:r>
      <w:r w:rsidRPr="0053244E">
        <w:rPr>
          <w:rFonts w:cstheme="minorHAnsi"/>
          <w:color w:val="1F3864" w:themeColor="accent1" w:themeShade="80"/>
          <w:sz w:val="24"/>
          <w:szCs w:val="24"/>
        </w:rPr>
        <w:t xml:space="preserve"> is approved when </w:t>
      </w:r>
      <w:r w:rsidR="00C31A7C" w:rsidRPr="0053244E">
        <w:rPr>
          <w:rFonts w:cstheme="minorHAnsi"/>
          <w:color w:val="1F3864" w:themeColor="accent1" w:themeShade="80"/>
          <w:sz w:val="24"/>
          <w:szCs w:val="24"/>
        </w:rPr>
        <w:t xml:space="preserve">ISSS receives </w:t>
      </w:r>
      <w:r w:rsidRPr="0053244E">
        <w:rPr>
          <w:rFonts w:cstheme="minorHAnsi"/>
          <w:color w:val="1F3864" w:themeColor="accent1" w:themeShade="80"/>
          <w:sz w:val="24"/>
          <w:szCs w:val="24"/>
        </w:rPr>
        <w:t>acceptable documents.</w:t>
      </w:r>
    </w:p>
    <w:p w14:paraId="4D3D076C" w14:textId="77777777" w:rsidR="00C44799" w:rsidRPr="00F55655" w:rsidRDefault="00C44799" w:rsidP="00B65AA4">
      <w:pPr>
        <w:pStyle w:val="Heading4"/>
      </w:pPr>
      <w:r w:rsidRPr="00F55655">
        <w:lastRenderedPageBreak/>
        <w:t>Missing Financial Document(s)</w:t>
      </w:r>
    </w:p>
    <w:p w14:paraId="395292E0" w14:textId="77777777" w:rsidR="00C44799" w:rsidRPr="0053244E" w:rsidRDefault="00C44799" w:rsidP="00C44799">
      <w:pPr>
        <w:pStyle w:val="NoSpacing"/>
        <w:rPr>
          <w:rFonts w:cstheme="minorHAnsi"/>
          <w:color w:val="1F3864" w:themeColor="accent1" w:themeShade="80"/>
          <w:sz w:val="24"/>
          <w:szCs w:val="24"/>
        </w:rPr>
      </w:pPr>
      <w:r w:rsidRPr="0053244E">
        <w:rPr>
          <w:rFonts w:cstheme="minorHAnsi"/>
          <w:color w:val="1F3864" w:themeColor="accent1" w:themeShade="80"/>
          <w:sz w:val="24"/>
          <w:szCs w:val="24"/>
        </w:rPr>
        <w:t xml:space="preserve">To be used when no financial documents have been received from the student. </w:t>
      </w:r>
    </w:p>
    <w:p w14:paraId="2FD970A5" w14:textId="77777777" w:rsidR="00C44799" w:rsidRPr="0053244E" w:rsidRDefault="00C44799" w:rsidP="00C44799">
      <w:pPr>
        <w:pStyle w:val="NoSpacing"/>
        <w:rPr>
          <w:rFonts w:cstheme="minorHAnsi"/>
          <w:color w:val="1F3864" w:themeColor="accent1" w:themeShade="80"/>
          <w:sz w:val="24"/>
          <w:szCs w:val="24"/>
        </w:rPr>
      </w:pPr>
    </w:p>
    <w:p w14:paraId="43C3388B" w14:textId="616C93BF" w:rsidR="00C44799" w:rsidRPr="0053244E" w:rsidRDefault="00C44799" w:rsidP="00133AC8">
      <w:pPr>
        <w:pStyle w:val="NoSpacing"/>
        <w:numPr>
          <w:ilvl w:val="0"/>
          <w:numId w:val="57"/>
        </w:numPr>
        <w:rPr>
          <w:rFonts w:cstheme="minorHAnsi"/>
          <w:color w:val="1F3864" w:themeColor="accent1" w:themeShade="80"/>
          <w:sz w:val="24"/>
          <w:szCs w:val="24"/>
        </w:rPr>
      </w:pPr>
      <w:r w:rsidRPr="0053244E">
        <w:rPr>
          <w:rFonts w:cstheme="minorHAnsi"/>
          <w:color w:val="1F3864" w:themeColor="accent1" w:themeShade="80"/>
          <w:sz w:val="24"/>
          <w:szCs w:val="24"/>
        </w:rPr>
        <w:t xml:space="preserve">If this email is used, choose the </w:t>
      </w:r>
      <w:r w:rsidR="00162FFB" w:rsidRPr="0053244E">
        <w:rPr>
          <w:rFonts w:cstheme="minorHAnsi"/>
          <w:color w:val="1F3864" w:themeColor="accent1" w:themeShade="80"/>
          <w:sz w:val="24"/>
          <w:szCs w:val="24"/>
        </w:rPr>
        <w:t>“</w:t>
      </w:r>
      <w:r w:rsidRPr="0053244E">
        <w:rPr>
          <w:rFonts w:cstheme="minorHAnsi"/>
          <w:color w:val="1F3864" w:themeColor="accent1" w:themeShade="80"/>
          <w:sz w:val="24"/>
          <w:szCs w:val="24"/>
        </w:rPr>
        <w:t>follow</w:t>
      </w:r>
      <w:r w:rsidR="00162FFB" w:rsidRPr="0053244E">
        <w:rPr>
          <w:rFonts w:cstheme="minorHAnsi"/>
          <w:color w:val="1F3864" w:themeColor="accent1" w:themeShade="80"/>
          <w:sz w:val="24"/>
          <w:szCs w:val="24"/>
        </w:rPr>
        <w:t>-</w:t>
      </w:r>
      <w:r w:rsidRPr="0053244E">
        <w:rPr>
          <w:rFonts w:cstheme="minorHAnsi"/>
          <w:color w:val="1F3864" w:themeColor="accent1" w:themeShade="80"/>
          <w:sz w:val="24"/>
          <w:szCs w:val="24"/>
        </w:rPr>
        <w:t>up</w:t>
      </w:r>
      <w:r w:rsidR="00162FFB" w:rsidRPr="0053244E">
        <w:rPr>
          <w:rFonts w:cstheme="minorHAnsi"/>
          <w:color w:val="1F3864" w:themeColor="accent1" w:themeShade="80"/>
          <w:sz w:val="24"/>
          <w:szCs w:val="24"/>
        </w:rPr>
        <w:t>”</w:t>
      </w:r>
      <w:r w:rsidRPr="0053244E">
        <w:rPr>
          <w:rFonts w:cstheme="minorHAnsi"/>
          <w:color w:val="1F3864" w:themeColor="accent1" w:themeShade="80"/>
          <w:sz w:val="24"/>
          <w:szCs w:val="24"/>
        </w:rPr>
        <w:t xml:space="preserve"> option in the financial documents </w:t>
      </w:r>
      <w:r w:rsidR="00183C40" w:rsidRPr="0053244E">
        <w:rPr>
          <w:rFonts w:cstheme="minorHAnsi"/>
          <w:color w:val="1F3864" w:themeColor="accent1" w:themeShade="80"/>
          <w:sz w:val="24"/>
          <w:szCs w:val="24"/>
        </w:rPr>
        <w:t xml:space="preserve">task </w:t>
      </w:r>
      <w:r w:rsidRPr="0053244E">
        <w:rPr>
          <w:rFonts w:cstheme="minorHAnsi"/>
          <w:color w:val="1F3864" w:themeColor="accent1" w:themeShade="80"/>
          <w:sz w:val="24"/>
          <w:szCs w:val="24"/>
        </w:rPr>
        <w:t xml:space="preserve">in the checklist and enter notes in Sunapsis. The checklist </w:t>
      </w:r>
      <w:r w:rsidR="00183C40" w:rsidRPr="0053244E">
        <w:rPr>
          <w:rFonts w:cstheme="minorHAnsi"/>
          <w:color w:val="1F3864" w:themeColor="accent1" w:themeShade="80"/>
          <w:sz w:val="24"/>
          <w:szCs w:val="24"/>
        </w:rPr>
        <w:t xml:space="preserve">task </w:t>
      </w:r>
      <w:r w:rsidRPr="0053244E">
        <w:rPr>
          <w:rFonts w:cstheme="minorHAnsi"/>
          <w:color w:val="1F3864" w:themeColor="accent1" w:themeShade="80"/>
          <w:sz w:val="24"/>
          <w:szCs w:val="24"/>
        </w:rPr>
        <w:t xml:space="preserve">is approved when </w:t>
      </w:r>
      <w:r w:rsidR="00162FFB" w:rsidRPr="0053244E">
        <w:rPr>
          <w:rFonts w:cstheme="minorHAnsi"/>
          <w:color w:val="1F3864" w:themeColor="accent1" w:themeShade="80"/>
          <w:sz w:val="24"/>
          <w:szCs w:val="24"/>
        </w:rPr>
        <w:t>ISSS receives</w:t>
      </w:r>
      <w:r w:rsidRPr="0053244E">
        <w:rPr>
          <w:rFonts w:cstheme="minorHAnsi"/>
          <w:color w:val="1F3864" w:themeColor="accent1" w:themeShade="80"/>
          <w:sz w:val="24"/>
          <w:szCs w:val="24"/>
        </w:rPr>
        <w:t xml:space="preserve"> acceptable documents.</w:t>
      </w:r>
    </w:p>
    <w:p w14:paraId="335CF4BA" w14:textId="7CDE61A6" w:rsidR="00C44799" w:rsidRPr="00F55655" w:rsidRDefault="00C44799" w:rsidP="00B65AA4">
      <w:pPr>
        <w:pStyle w:val="Heading4"/>
      </w:pPr>
      <w:r w:rsidRPr="00F55655">
        <w:t xml:space="preserve">Financial </w:t>
      </w:r>
      <w:r w:rsidR="00C31A7C">
        <w:t xml:space="preserve">Document </w:t>
      </w:r>
      <w:r w:rsidRPr="00F55655">
        <w:t xml:space="preserve">Problem </w:t>
      </w:r>
    </w:p>
    <w:p w14:paraId="1025614F" w14:textId="5622FA16" w:rsidR="00C44799" w:rsidRPr="0053244E" w:rsidRDefault="00C44799" w:rsidP="00C44799">
      <w:pPr>
        <w:pStyle w:val="NoSpacing"/>
        <w:rPr>
          <w:rFonts w:cstheme="minorHAnsi"/>
          <w:color w:val="1F3864" w:themeColor="accent1" w:themeShade="80"/>
          <w:sz w:val="24"/>
          <w:szCs w:val="24"/>
        </w:rPr>
      </w:pPr>
      <w:r w:rsidRPr="0053244E">
        <w:rPr>
          <w:rFonts w:cstheme="minorHAnsi"/>
          <w:color w:val="1F3864" w:themeColor="accent1" w:themeShade="80"/>
          <w:sz w:val="24"/>
          <w:szCs w:val="24"/>
        </w:rPr>
        <w:t>To be used w</w:t>
      </w:r>
      <w:r w:rsidR="006C69A5" w:rsidRPr="0053244E">
        <w:rPr>
          <w:rFonts w:cstheme="minorHAnsi"/>
          <w:color w:val="1F3864" w:themeColor="accent1" w:themeShade="80"/>
          <w:sz w:val="24"/>
          <w:szCs w:val="24"/>
        </w:rPr>
        <w:t>hen</w:t>
      </w:r>
      <w:r w:rsidRPr="0053244E">
        <w:rPr>
          <w:rFonts w:cstheme="minorHAnsi"/>
          <w:color w:val="1F3864" w:themeColor="accent1" w:themeShade="80"/>
          <w:sz w:val="24"/>
          <w:szCs w:val="24"/>
        </w:rPr>
        <w:t>:</w:t>
      </w:r>
    </w:p>
    <w:p w14:paraId="0512D018" w14:textId="27A46F31" w:rsidR="00C44799" w:rsidRPr="0053244E" w:rsidRDefault="00E272C8">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 xml:space="preserve">Incomplete CFIS </w:t>
      </w:r>
      <w:proofErr w:type="gramStart"/>
      <w:r w:rsidRPr="0053244E">
        <w:rPr>
          <w:rFonts w:cstheme="minorHAnsi"/>
          <w:color w:val="1F3864" w:themeColor="accent1" w:themeShade="80"/>
          <w:sz w:val="24"/>
          <w:szCs w:val="24"/>
        </w:rPr>
        <w:t>form;</w:t>
      </w:r>
      <w:proofErr w:type="gramEnd"/>
    </w:p>
    <w:p w14:paraId="3DC5EBA1" w14:textId="77777777" w:rsidR="00C44799" w:rsidRPr="0053244E" w:rsidRDefault="00C44799">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 xml:space="preserve">Insufficient </w:t>
      </w:r>
      <w:proofErr w:type="gramStart"/>
      <w:r w:rsidRPr="0053244E">
        <w:rPr>
          <w:rFonts w:cstheme="minorHAnsi"/>
          <w:color w:val="1F3864" w:themeColor="accent1" w:themeShade="80"/>
          <w:sz w:val="24"/>
          <w:szCs w:val="24"/>
        </w:rPr>
        <w:t>funds;</w:t>
      </w:r>
      <w:proofErr w:type="gramEnd"/>
    </w:p>
    <w:p w14:paraId="6CED6131" w14:textId="3CD4D5AE" w:rsidR="00C44799" w:rsidRPr="0053244E" w:rsidRDefault="00C44799">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 xml:space="preserve">Financial document(s) </w:t>
      </w:r>
      <w:r w:rsidR="00222065" w:rsidRPr="0053244E">
        <w:rPr>
          <w:rFonts w:cstheme="minorHAnsi"/>
          <w:color w:val="1F3864" w:themeColor="accent1" w:themeShade="80"/>
          <w:sz w:val="24"/>
          <w:szCs w:val="24"/>
        </w:rPr>
        <w:t xml:space="preserve">older than 3 </w:t>
      </w:r>
      <w:proofErr w:type="gramStart"/>
      <w:r w:rsidR="00222065" w:rsidRPr="0053244E">
        <w:rPr>
          <w:rFonts w:cstheme="minorHAnsi"/>
          <w:color w:val="1F3864" w:themeColor="accent1" w:themeShade="80"/>
          <w:sz w:val="24"/>
          <w:szCs w:val="24"/>
        </w:rPr>
        <w:t>months</w:t>
      </w:r>
      <w:r w:rsidRPr="0053244E">
        <w:rPr>
          <w:rFonts w:cstheme="minorHAnsi"/>
          <w:color w:val="1F3864" w:themeColor="accent1" w:themeShade="80"/>
          <w:sz w:val="24"/>
          <w:szCs w:val="24"/>
        </w:rPr>
        <w:t>;</w:t>
      </w:r>
      <w:proofErr w:type="gramEnd"/>
      <w:r w:rsidRPr="0053244E">
        <w:rPr>
          <w:rFonts w:cstheme="minorHAnsi"/>
          <w:color w:val="1F3864" w:themeColor="accent1" w:themeShade="80"/>
          <w:sz w:val="24"/>
          <w:szCs w:val="24"/>
        </w:rPr>
        <w:t xml:space="preserve"> </w:t>
      </w:r>
    </w:p>
    <w:p w14:paraId="69B68F9B" w14:textId="30FB6811" w:rsidR="00C44799" w:rsidRPr="0053244E" w:rsidRDefault="00C44799">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 xml:space="preserve">Missing supporting document(s) e.g., form I-134 and/or letter from a </w:t>
      </w:r>
      <w:proofErr w:type="gramStart"/>
      <w:r w:rsidRPr="0053244E">
        <w:rPr>
          <w:rFonts w:cstheme="minorHAnsi"/>
          <w:color w:val="1F3864" w:themeColor="accent1" w:themeShade="80"/>
          <w:sz w:val="24"/>
          <w:szCs w:val="24"/>
        </w:rPr>
        <w:t>sponsor;</w:t>
      </w:r>
      <w:proofErr w:type="gramEnd"/>
    </w:p>
    <w:p w14:paraId="1BB0226D" w14:textId="77777777" w:rsidR="00C44799" w:rsidRPr="0053244E" w:rsidRDefault="00C44799">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Submitted document(s) lack contact information of the institution issuing the financial document(s), i.e., date, bank’s name, address, and phone number; and</w:t>
      </w:r>
    </w:p>
    <w:p w14:paraId="1836F087" w14:textId="3B7A31B0" w:rsidR="0029520F" w:rsidRPr="0053244E" w:rsidRDefault="00C44799" w:rsidP="00E272C8">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t xml:space="preserve">Document(s) do not specify a </w:t>
      </w:r>
      <w:proofErr w:type="gramStart"/>
      <w:r w:rsidRPr="0053244E">
        <w:rPr>
          <w:rFonts w:cstheme="minorHAnsi"/>
          <w:color w:val="1F3864" w:themeColor="accent1" w:themeShade="80"/>
          <w:sz w:val="24"/>
          <w:szCs w:val="24"/>
        </w:rPr>
        <w:t>currency</w:t>
      </w:r>
      <w:proofErr w:type="gramEnd"/>
      <w:r w:rsidRPr="0053244E">
        <w:rPr>
          <w:rFonts w:cstheme="minorHAnsi"/>
          <w:color w:val="1F3864" w:themeColor="accent1" w:themeShade="80"/>
          <w:sz w:val="24"/>
          <w:szCs w:val="24"/>
        </w:rPr>
        <w:t xml:space="preserve"> </w:t>
      </w:r>
    </w:p>
    <w:p w14:paraId="7E2D69EC" w14:textId="2F457693" w:rsidR="0029520F" w:rsidRPr="0053244E" w:rsidRDefault="0029520F" w:rsidP="0029520F">
      <w:pPr>
        <w:pStyle w:val="NoSpacing"/>
        <w:rPr>
          <w:rFonts w:cstheme="minorHAnsi"/>
          <w:color w:val="1F3864" w:themeColor="accent1" w:themeShade="80"/>
          <w:sz w:val="24"/>
          <w:szCs w:val="24"/>
        </w:rPr>
      </w:pPr>
    </w:p>
    <w:p w14:paraId="12C70B19" w14:textId="004770C3" w:rsidR="0029520F" w:rsidRPr="0053244E" w:rsidRDefault="0029520F" w:rsidP="0029520F">
      <w:pPr>
        <w:pStyle w:val="NoSpacing"/>
        <w:numPr>
          <w:ilvl w:val="0"/>
          <w:numId w:val="57"/>
        </w:numPr>
        <w:rPr>
          <w:rFonts w:cstheme="minorHAnsi"/>
          <w:color w:val="1F3864" w:themeColor="accent1" w:themeShade="80"/>
          <w:sz w:val="24"/>
          <w:szCs w:val="24"/>
        </w:rPr>
      </w:pPr>
      <w:r w:rsidRPr="0053244E">
        <w:rPr>
          <w:rFonts w:cstheme="minorHAnsi"/>
          <w:color w:val="1F3864" w:themeColor="accent1" w:themeShade="80"/>
          <w:sz w:val="24"/>
          <w:szCs w:val="24"/>
        </w:rPr>
        <w:t xml:space="preserve">If this email is used, choose the </w:t>
      </w:r>
      <w:r w:rsidR="00414FE9" w:rsidRPr="0053244E">
        <w:rPr>
          <w:rFonts w:cstheme="minorHAnsi"/>
          <w:color w:val="1F3864" w:themeColor="accent1" w:themeShade="80"/>
          <w:sz w:val="24"/>
          <w:szCs w:val="24"/>
        </w:rPr>
        <w:t>“</w:t>
      </w:r>
      <w:r w:rsidRPr="0053244E">
        <w:rPr>
          <w:rFonts w:cstheme="minorHAnsi"/>
          <w:color w:val="1F3864" w:themeColor="accent1" w:themeShade="80"/>
          <w:sz w:val="24"/>
          <w:szCs w:val="24"/>
        </w:rPr>
        <w:t>follow</w:t>
      </w:r>
      <w:r w:rsidR="00414FE9" w:rsidRPr="0053244E">
        <w:rPr>
          <w:rFonts w:cstheme="minorHAnsi"/>
          <w:color w:val="1F3864" w:themeColor="accent1" w:themeShade="80"/>
          <w:sz w:val="24"/>
          <w:szCs w:val="24"/>
        </w:rPr>
        <w:t>-</w:t>
      </w:r>
      <w:r w:rsidRPr="0053244E">
        <w:rPr>
          <w:rFonts w:cstheme="minorHAnsi"/>
          <w:color w:val="1F3864" w:themeColor="accent1" w:themeShade="80"/>
          <w:sz w:val="24"/>
          <w:szCs w:val="24"/>
        </w:rPr>
        <w:t>up</w:t>
      </w:r>
      <w:r w:rsidR="00414FE9" w:rsidRPr="0053244E">
        <w:rPr>
          <w:rFonts w:cstheme="minorHAnsi"/>
          <w:color w:val="1F3864" w:themeColor="accent1" w:themeShade="80"/>
          <w:sz w:val="24"/>
          <w:szCs w:val="24"/>
        </w:rPr>
        <w:t>”</w:t>
      </w:r>
      <w:r w:rsidRPr="0053244E">
        <w:rPr>
          <w:rFonts w:cstheme="minorHAnsi"/>
          <w:color w:val="1F3864" w:themeColor="accent1" w:themeShade="80"/>
          <w:sz w:val="24"/>
          <w:szCs w:val="24"/>
        </w:rPr>
        <w:t xml:space="preserve"> option in the financial documents task and/or the CFIS task in the checklist and enter notes in Sunapsis. The checklist task is approved when we have received acceptable documents.</w:t>
      </w:r>
    </w:p>
    <w:p w14:paraId="67C9C7E9" w14:textId="77777777" w:rsidR="00C44799" w:rsidRPr="0053244E" w:rsidRDefault="00C44799" w:rsidP="00C44799">
      <w:pPr>
        <w:pStyle w:val="NoSpacing"/>
        <w:rPr>
          <w:rFonts w:cstheme="minorHAnsi"/>
          <w:sz w:val="24"/>
          <w:szCs w:val="24"/>
        </w:rPr>
      </w:pPr>
    </w:p>
    <w:p w14:paraId="2E8AE3A8" w14:textId="77777777" w:rsidR="00C44799" w:rsidRPr="0055330C" w:rsidRDefault="00C44799" w:rsidP="00B65AA4">
      <w:pPr>
        <w:pStyle w:val="Heading4"/>
      </w:pPr>
      <w:r w:rsidRPr="0055330C">
        <w:t>Change of Status (COS) Request</w:t>
      </w:r>
    </w:p>
    <w:p w14:paraId="0A1358E6" w14:textId="588BFFFD" w:rsidR="00C44799" w:rsidRPr="0053244E" w:rsidRDefault="00C44799" w:rsidP="007D4399">
      <w:pPr>
        <w:pStyle w:val="NoSpacing"/>
        <w:rPr>
          <w:rFonts w:cstheme="minorHAnsi"/>
          <w:color w:val="1F3864" w:themeColor="accent1" w:themeShade="80"/>
          <w:sz w:val="24"/>
          <w:szCs w:val="24"/>
        </w:rPr>
      </w:pPr>
      <w:r w:rsidRPr="0053244E">
        <w:rPr>
          <w:rFonts w:cstheme="minorHAnsi"/>
          <w:color w:val="1F3864" w:themeColor="accent1" w:themeShade="80"/>
          <w:sz w:val="24"/>
          <w:szCs w:val="24"/>
        </w:rPr>
        <w:t xml:space="preserve">Changing Visa Status to F-1: Changing status within the US generally takes </w:t>
      </w:r>
      <w:r w:rsidR="00A1245C" w:rsidRPr="0053244E">
        <w:rPr>
          <w:rFonts w:cstheme="minorHAnsi"/>
          <w:color w:val="1F3864" w:themeColor="accent1" w:themeShade="80"/>
          <w:sz w:val="24"/>
          <w:szCs w:val="24"/>
        </w:rPr>
        <w:t xml:space="preserve">6-8 </w:t>
      </w:r>
      <w:r w:rsidRPr="0053244E">
        <w:rPr>
          <w:rFonts w:cstheme="minorHAnsi"/>
          <w:color w:val="1F3864" w:themeColor="accent1" w:themeShade="80"/>
          <w:sz w:val="24"/>
          <w:szCs w:val="24"/>
        </w:rPr>
        <w:t xml:space="preserve">months. Individuals who are NOT in F status and would like to change their visa status </w:t>
      </w:r>
      <w:r w:rsidRPr="0053244E">
        <w:rPr>
          <w:rFonts w:cstheme="minorHAnsi"/>
          <w:i/>
          <w:iCs/>
          <w:color w:val="1F3864" w:themeColor="accent1" w:themeShade="80"/>
          <w:sz w:val="24"/>
          <w:szCs w:val="24"/>
        </w:rPr>
        <w:t>outside</w:t>
      </w:r>
      <w:r w:rsidRPr="0053244E">
        <w:rPr>
          <w:rFonts w:cstheme="minorHAnsi"/>
          <w:color w:val="1F3864" w:themeColor="accent1" w:themeShade="80"/>
          <w:sz w:val="24"/>
          <w:szCs w:val="24"/>
        </w:rPr>
        <w:t xml:space="preserve"> the United States should apply for an F-1 visa at a U.S. Consulate or Embassy while abroad. </w:t>
      </w:r>
      <w:r w:rsidR="00123134" w:rsidRPr="0053244E">
        <w:rPr>
          <w:rFonts w:cstheme="minorHAnsi"/>
          <w:color w:val="1F3864" w:themeColor="accent1" w:themeShade="80"/>
          <w:sz w:val="24"/>
          <w:szCs w:val="24"/>
        </w:rPr>
        <w:t xml:space="preserve">This email should </w:t>
      </w:r>
      <w:r w:rsidRPr="0053244E">
        <w:rPr>
          <w:rFonts w:cstheme="minorHAnsi"/>
          <w:color w:val="1F3864" w:themeColor="accent1" w:themeShade="80"/>
          <w:sz w:val="24"/>
          <w:szCs w:val="24"/>
        </w:rPr>
        <w:t>be used for</w:t>
      </w:r>
      <w:r w:rsidR="007D4399" w:rsidRPr="0053244E">
        <w:rPr>
          <w:rFonts w:cstheme="minorHAnsi"/>
          <w:color w:val="1F3864" w:themeColor="accent1" w:themeShade="80"/>
          <w:sz w:val="24"/>
          <w:szCs w:val="24"/>
        </w:rPr>
        <w:t xml:space="preserve"> in</w:t>
      </w:r>
      <w:r w:rsidRPr="0053244E">
        <w:rPr>
          <w:rFonts w:cstheme="minorHAnsi"/>
          <w:color w:val="1F3864" w:themeColor="accent1" w:themeShade="80"/>
          <w:sz w:val="24"/>
          <w:szCs w:val="24"/>
        </w:rPr>
        <w:t xml:space="preserve">dividuals who are NOT in F status and are planning to change their status to F-1 </w:t>
      </w:r>
      <w:r w:rsidRPr="0053244E">
        <w:rPr>
          <w:rFonts w:cstheme="minorHAnsi"/>
          <w:i/>
          <w:iCs/>
          <w:color w:val="1F3864" w:themeColor="accent1" w:themeShade="80"/>
          <w:sz w:val="24"/>
          <w:szCs w:val="24"/>
        </w:rPr>
        <w:t>inside</w:t>
      </w:r>
      <w:r w:rsidRPr="0053244E">
        <w:rPr>
          <w:rFonts w:cstheme="minorHAnsi"/>
          <w:color w:val="1F3864" w:themeColor="accent1" w:themeShade="80"/>
          <w:sz w:val="24"/>
          <w:szCs w:val="24"/>
        </w:rPr>
        <w:t xml:space="preserve"> the United States.</w:t>
      </w:r>
    </w:p>
    <w:p w14:paraId="23463743" w14:textId="77777777" w:rsidR="00C44799" w:rsidRPr="0053244E" w:rsidRDefault="00C44799" w:rsidP="00C44799">
      <w:pPr>
        <w:pStyle w:val="NoSpacing"/>
        <w:rPr>
          <w:rFonts w:cstheme="minorHAnsi"/>
          <w:color w:val="1F3864" w:themeColor="accent1" w:themeShade="80"/>
          <w:sz w:val="24"/>
          <w:szCs w:val="24"/>
        </w:rPr>
      </w:pPr>
    </w:p>
    <w:p w14:paraId="0159FFBC" w14:textId="6A68F8B7" w:rsidR="006339CF" w:rsidRPr="0053244E" w:rsidRDefault="00C44799" w:rsidP="006B5796">
      <w:pPr>
        <w:pStyle w:val="NoSpacing"/>
        <w:numPr>
          <w:ilvl w:val="0"/>
          <w:numId w:val="58"/>
        </w:numPr>
        <w:rPr>
          <w:rFonts w:cstheme="minorHAnsi"/>
          <w:color w:val="1F3864" w:themeColor="accent1" w:themeShade="80"/>
          <w:sz w:val="24"/>
          <w:szCs w:val="24"/>
        </w:rPr>
      </w:pPr>
      <w:r w:rsidRPr="0053244E">
        <w:rPr>
          <w:rFonts w:cstheme="minorHAnsi"/>
          <w:color w:val="1F3864" w:themeColor="accent1" w:themeShade="80"/>
          <w:sz w:val="24"/>
          <w:szCs w:val="24"/>
        </w:rPr>
        <w:t xml:space="preserve">If this email is used, indicate this in the checklist </w:t>
      </w:r>
      <w:r w:rsidR="00123134" w:rsidRPr="0053244E">
        <w:rPr>
          <w:rFonts w:cstheme="minorHAnsi"/>
          <w:color w:val="1F3864" w:themeColor="accent1" w:themeShade="80"/>
          <w:sz w:val="24"/>
          <w:szCs w:val="24"/>
        </w:rPr>
        <w:t xml:space="preserve">task called </w:t>
      </w:r>
      <w:r w:rsidRPr="0053244E">
        <w:rPr>
          <w:rFonts w:cstheme="minorHAnsi"/>
          <w:color w:val="1F3864" w:themeColor="accent1" w:themeShade="80"/>
          <w:sz w:val="24"/>
          <w:szCs w:val="24"/>
        </w:rPr>
        <w:t xml:space="preserve">“Change of status request” and enter notes in the advising history. </w:t>
      </w:r>
      <w:r w:rsidR="00123134" w:rsidRPr="0053244E">
        <w:rPr>
          <w:rFonts w:cstheme="minorHAnsi"/>
          <w:color w:val="1F3864" w:themeColor="accent1" w:themeShade="80"/>
          <w:sz w:val="24"/>
          <w:szCs w:val="24"/>
        </w:rPr>
        <w:t xml:space="preserve">The ISSS advisor in charge of COS students </w:t>
      </w:r>
      <w:r w:rsidRPr="0053244E">
        <w:rPr>
          <w:rFonts w:cstheme="minorHAnsi"/>
          <w:color w:val="1F3864" w:themeColor="accent1" w:themeShade="80"/>
          <w:sz w:val="24"/>
          <w:szCs w:val="24"/>
        </w:rPr>
        <w:t>keeps the information for each student in the</w:t>
      </w:r>
      <w:r w:rsidR="00123134" w:rsidRPr="0053244E">
        <w:rPr>
          <w:rFonts w:cstheme="minorHAnsi"/>
          <w:color w:val="1F3864" w:themeColor="accent1" w:themeShade="80"/>
          <w:sz w:val="24"/>
          <w:szCs w:val="24"/>
        </w:rPr>
        <w:t>ir</w:t>
      </w:r>
      <w:r w:rsidRPr="0053244E">
        <w:rPr>
          <w:rFonts w:cstheme="minorHAnsi"/>
          <w:color w:val="1F3864" w:themeColor="accent1" w:themeShade="80"/>
          <w:sz w:val="24"/>
          <w:szCs w:val="24"/>
        </w:rPr>
        <w:t xml:space="preserve"> calendar and updates the date of the I-20 each month, until COS is approved. </w:t>
      </w:r>
      <w:bookmarkStart w:id="166" w:name="_Hlk74048947"/>
    </w:p>
    <w:p w14:paraId="74B48ADD" w14:textId="77777777" w:rsidR="006339CF" w:rsidRPr="0055330C" w:rsidRDefault="006339CF" w:rsidP="00B65AA4">
      <w:pPr>
        <w:pStyle w:val="Heading4"/>
      </w:pPr>
      <w:r w:rsidRPr="0055330C">
        <w:t>Immigration Transfer Form Request for F-1 Students</w:t>
      </w:r>
    </w:p>
    <w:p w14:paraId="4D4029A3" w14:textId="77777777" w:rsidR="006339CF" w:rsidRPr="0053244E" w:rsidRDefault="006339CF" w:rsidP="006339CF">
      <w:pPr>
        <w:pStyle w:val="NoSpacing"/>
        <w:rPr>
          <w:rFonts w:cstheme="minorHAnsi"/>
          <w:color w:val="1F3864" w:themeColor="accent1" w:themeShade="80"/>
          <w:sz w:val="24"/>
          <w:szCs w:val="24"/>
        </w:rPr>
      </w:pPr>
      <w:r w:rsidRPr="0053244E">
        <w:rPr>
          <w:rFonts w:cstheme="minorHAnsi"/>
          <w:color w:val="1F3864" w:themeColor="accent1" w:themeShade="80"/>
          <w:sz w:val="24"/>
          <w:szCs w:val="24"/>
        </w:rPr>
        <w:t>To be used when:</w:t>
      </w:r>
    </w:p>
    <w:p w14:paraId="318A2011" w14:textId="6ACA820F" w:rsidR="006339CF" w:rsidRPr="0053244E" w:rsidRDefault="006339CF">
      <w:pPr>
        <w:pStyle w:val="NoSpacing"/>
        <w:numPr>
          <w:ilvl w:val="0"/>
          <w:numId w:val="29"/>
        </w:numPr>
        <w:rPr>
          <w:rFonts w:cstheme="minorHAnsi"/>
          <w:color w:val="1F3864" w:themeColor="accent1" w:themeShade="80"/>
          <w:sz w:val="24"/>
          <w:szCs w:val="24"/>
        </w:rPr>
      </w:pPr>
      <w:r w:rsidRPr="0053244E">
        <w:rPr>
          <w:rFonts w:cstheme="minorHAnsi"/>
          <w:color w:val="1F3864" w:themeColor="accent1" w:themeShade="80"/>
          <w:sz w:val="24"/>
          <w:szCs w:val="24"/>
        </w:rPr>
        <w:lastRenderedPageBreak/>
        <w:t>A student is currently studying or is on OPT at an institution in the United States and would like to enroll at AU.</w:t>
      </w:r>
    </w:p>
    <w:p w14:paraId="1AFCFB74" w14:textId="526FF4C8" w:rsidR="006339CF" w:rsidRPr="0053244E" w:rsidRDefault="006339CF">
      <w:pPr>
        <w:pStyle w:val="NoSpacing"/>
        <w:numPr>
          <w:ilvl w:val="1"/>
          <w:numId w:val="29"/>
        </w:numPr>
        <w:rPr>
          <w:rFonts w:cstheme="minorHAnsi"/>
          <w:color w:val="1F3864" w:themeColor="accent1" w:themeShade="80"/>
          <w:sz w:val="24"/>
          <w:szCs w:val="24"/>
        </w:rPr>
      </w:pPr>
      <w:r w:rsidRPr="0053244E">
        <w:rPr>
          <w:rFonts w:cstheme="minorHAnsi"/>
          <w:color w:val="1F3864" w:themeColor="accent1" w:themeShade="80"/>
          <w:sz w:val="24"/>
          <w:szCs w:val="24"/>
        </w:rPr>
        <w:t>The student is required to complete an immigration Transfer-in form.  The email explains the immigration transfer procedure and gives the instructions on how to submit the transfer</w:t>
      </w:r>
      <w:r w:rsidR="00151DC0">
        <w:rPr>
          <w:rFonts w:cstheme="minorHAnsi"/>
          <w:color w:val="1F3864" w:themeColor="accent1" w:themeShade="80"/>
          <w:sz w:val="24"/>
          <w:szCs w:val="24"/>
        </w:rPr>
        <w:t>-</w:t>
      </w:r>
      <w:r w:rsidRPr="0053244E">
        <w:rPr>
          <w:rFonts w:cstheme="minorHAnsi"/>
          <w:color w:val="1F3864" w:themeColor="accent1" w:themeShade="80"/>
          <w:sz w:val="24"/>
          <w:szCs w:val="24"/>
        </w:rPr>
        <w:t xml:space="preserve">in </w:t>
      </w:r>
      <w:r w:rsidR="00151DC0">
        <w:rPr>
          <w:rFonts w:cstheme="minorHAnsi"/>
          <w:color w:val="1F3864" w:themeColor="accent1" w:themeShade="80"/>
          <w:sz w:val="24"/>
          <w:szCs w:val="24"/>
        </w:rPr>
        <w:t>e-</w:t>
      </w:r>
      <w:proofErr w:type="gramStart"/>
      <w:r w:rsidRPr="0053244E">
        <w:rPr>
          <w:rFonts w:cstheme="minorHAnsi"/>
          <w:color w:val="1F3864" w:themeColor="accent1" w:themeShade="80"/>
          <w:sz w:val="24"/>
          <w:szCs w:val="24"/>
        </w:rPr>
        <w:t>form</w:t>
      </w:r>
      <w:proofErr w:type="gramEnd"/>
      <w:r w:rsidRPr="0053244E">
        <w:rPr>
          <w:rFonts w:cstheme="minorHAnsi"/>
          <w:color w:val="1F3864" w:themeColor="accent1" w:themeShade="80"/>
          <w:sz w:val="24"/>
          <w:szCs w:val="24"/>
        </w:rPr>
        <w:t xml:space="preserve"> </w:t>
      </w:r>
    </w:p>
    <w:p w14:paraId="76474B5B" w14:textId="77777777" w:rsidR="006339CF" w:rsidRPr="0053244E" w:rsidRDefault="006339CF" w:rsidP="006339CF">
      <w:pPr>
        <w:pStyle w:val="NoSpacing"/>
        <w:rPr>
          <w:rFonts w:cstheme="minorHAnsi"/>
          <w:color w:val="1F3864" w:themeColor="accent1" w:themeShade="80"/>
          <w:sz w:val="24"/>
          <w:szCs w:val="24"/>
        </w:rPr>
      </w:pPr>
    </w:p>
    <w:p w14:paraId="2822E76F" w14:textId="1936D638" w:rsidR="006339CF" w:rsidRPr="0053244E" w:rsidRDefault="006339CF">
      <w:pPr>
        <w:pStyle w:val="NoSpacing"/>
        <w:numPr>
          <w:ilvl w:val="0"/>
          <w:numId w:val="57"/>
        </w:numPr>
        <w:rPr>
          <w:rFonts w:cstheme="minorHAnsi"/>
          <w:color w:val="1F3864" w:themeColor="accent1" w:themeShade="80"/>
          <w:sz w:val="24"/>
          <w:szCs w:val="24"/>
        </w:rPr>
      </w:pPr>
      <w:r w:rsidRPr="0053244E">
        <w:rPr>
          <w:rFonts w:cstheme="minorHAnsi"/>
          <w:color w:val="1F3864" w:themeColor="accent1" w:themeShade="80"/>
          <w:sz w:val="24"/>
          <w:szCs w:val="24"/>
        </w:rPr>
        <w:t xml:space="preserve">If this email is used, select the follow up on the transfer </w:t>
      </w:r>
      <w:r w:rsidR="003B578F" w:rsidRPr="0053244E">
        <w:rPr>
          <w:rFonts w:cstheme="minorHAnsi"/>
          <w:color w:val="1F3864" w:themeColor="accent1" w:themeShade="80"/>
          <w:sz w:val="24"/>
          <w:szCs w:val="24"/>
        </w:rPr>
        <w:t>task</w:t>
      </w:r>
      <w:r w:rsidRPr="0053244E">
        <w:rPr>
          <w:rFonts w:cstheme="minorHAnsi"/>
          <w:color w:val="1F3864" w:themeColor="accent1" w:themeShade="80"/>
          <w:sz w:val="24"/>
          <w:szCs w:val="24"/>
        </w:rPr>
        <w:t xml:space="preserve"> of the checklist and enter notes in Sunapsis. </w:t>
      </w:r>
    </w:p>
    <w:p w14:paraId="5E154D16" w14:textId="77777777" w:rsidR="006339CF" w:rsidRPr="0053244E" w:rsidRDefault="006339CF" w:rsidP="006339CF">
      <w:pPr>
        <w:pStyle w:val="NoSpacing"/>
        <w:rPr>
          <w:rFonts w:cstheme="minorHAnsi"/>
          <w:color w:val="1F3864" w:themeColor="accent1" w:themeShade="80"/>
          <w:sz w:val="24"/>
          <w:szCs w:val="24"/>
        </w:rPr>
      </w:pPr>
    </w:p>
    <w:p w14:paraId="723B34EF" w14:textId="569EBB89" w:rsidR="006339CF" w:rsidRPr="0053244E" w:rsidRDefault="006339CF" w:rsidP="006339CF">
      <w:pPr>
        <w:pStyle w:val="NoSpacing"/>
        <w:rPr>
          <w:rFonts w:cstheme="minorHAnsi"/>
          <w:b/>
          <w:color w:val="1F3864" w:themeColor="accent1" w:themeShade="80"/>
          <w:sz w:val="24"/>
          <w:szCs w:val="24"/>
        </w:rPr>
      </w:pPr>
      <w:r w:rsidRPr="0053244E">
        <w:rPr>
          <w:rFonts w:cstheme="minorHAnsi"/>
          <w:b/>
          <w:color w:val="1F3864" w:themeColor="accent1" w:themeShade="80"/>
          <w:sz w:val="24"/>
          <w:szCs w:val="24"/>
          <w:u w:val="single"/>
        </w:rPr>
        <w:t>Note</w:t>
      </w:r>
      <w:r w:rsidRPr="0053244E">
        <w:rPr>
          <w:rFonts w:cstheme="minorHAnsi"/>
          <w:b/>
          <w:color w:val="1F3864" w:themeColor="accent1" w:themeShade="80"/>
          <w:sz w:val="24"/>
          <w:szCs w:val="24"/>
        </w:rPr>
        <w:t xml:space="preserve">: For multiple problems, only send </w:t>
      </w:r>
      <w:r w:rsidRPr="0053244E">
        <w:rPr>
          <w:rFonts w:cstheme="minorHAnsi"/>
          <w:b/>
          <w:color w:val="1F3864" w:themeColor="accent1" w:themeShade="80"/>
          <w:sz w:val="24"/>
          <w:szCs w:val="24"/>
          <w:u w:val="single"/>
        </w:rPr>
        <w:t>one</w:t>
      </w:r>
      <w:r w:rsidRPr="0053244E">
        <w:rPr>
          <w:rFonts w:cstheme="minorHAnsi"/>
          <w:b/>
          <w:color w:val="1F3864" w:themeColor="accent1" w:themeShade="80"/>
          <w:sz w:val="24"/>
          <w:szCs w:val="24"/>
        </w:rPr>
        <w:t xml:space="preserve"> email listing all the problems rather than sending multiple template emails</w:t>
      </w:r>
      <w:r w:rsidR="00C60744">
        <w:rPr>
          <w:rFonts w:cstheme="minorHAnsi"/>
          <w:b/>
          <w:color w:val="1F3864" w:themeColor="accent1" w:themeShade="80"/>
          <w:sz w:val="24"/>
          <w:szCs w:val="24"/>
        </w:rPr>
        <w:t>. Appropriate checklist tasks should also be marked as “follow-up.”</w:t>
      </w:r>
    </w:p>
    <w:p w14:paraId="646A9CE6" w14:textId="77777777" w:rsidR="006339CF" w:rsidRPr="0053244E" w:rsidRDefault="006339CF" w:rsidP="006339CF">
      <w:pPr>
        <w:pStyle w:val="NoSpacing"/>
        <w:rPr>
          <w:rFonts w:cstheme="minorHAnsi"/>
          <w:color w:val="1F3864" w:themeColor="accent1" w:themeShade="80"/>
          <w:sz w:val="24"/>
          <w:szCs w:val="24"/>
        </w:rPr>
      </w:pPr>
    </w:p>
    <w:p w14:paraId="691208EE" w14:textId="62EBEF11" w:rsidR="006339CF" w:rsidRPr="0053244E" w:rsidRDefault="006339CF" w:rsidP="006339CF">
      <w:pPr>
        <w:pStyle w:val="NoSpacing"/>
        <w:rPr>
          <w:rFonts w:cstheme="minorHAnsi"/>
          <w:b/>
          <w:color w:val="1F3864" w:themeColor="accent1" w:themeShade="80"/>
          <w:sz w:val="24"/>
          <w:szCs w:val="24"/>
        </w:rPr>
      </w:pPr>
      <w:r w:rsidRPr="0053244E">
        <w:rPr>
          <w:rFonts w:cstheme="minorHAnsi"/>
          <w:b/>
          <w:color w:val="1F3864" w:themeColor="accent1" w:themeShade="80"/>
          <w:sz w:val="24"/>
          <w:szCs w:val="24"/>
          <w:u w:val="single"/>
        </w:rPr>
        <w:t>Exception</w:t>
      </w:r>
      <w:r w:rsidRPr="0053244E">
        <w:rPr>
          <w:rFonts w:cstheme="minorHAnsi"/>
          <w:b/>
          <w:color w:val="1F3864" w:themeColor="accent1" w:themeShade="80"/>
          <w:sz w:val="24"/>
          <w:szCs w:val="24"/>
        </w:rPr>
        <w:t>: Do not send any emails to the Abroad at AU</w:t>
      </w:r>
      <w:r w:rsidR="00F164C9">
        <w:rPr>
          <w:rFonts w:cstheme="minorHAnsi"/>
          <w:b/>
          <w:color w:val="1F3864" w:themeColor="accent1" w:themeShade="80"/>
          <w:sz w:val="24"/>
          <w:szCs w:val="24"/>
        </w:rPr>
        <w:t xml:space="preserve">, </w:t>
      </w:r>
      <w:r w:rsidR="003B578F" w:rsidRPr="0053244E">
        <w:rPr>
          <w:rFonts w:cstheme="minorHAnsi"/>
          <w:b/>
          <w:color w:val="1F3864" w:themeColor="accent1" w:themeShade="80"/>
          <w:sz w:val="24"/>
          <w:szCs w:val="24"/>
        </w:rPr>
        <w:t>Washington Semester</w:t>
      </w:r>
      <w:r w:rsidR="00F164C9">
        <w:rPr>
          <w:rFonts w:cstheme="minorHAnsi"/>
          <w:b/>
          <w:color w:val="1F3864" w:themeColor="accent1" w:themeShade="80"/>
          <w:sz w:val="24"/>
          <w:szCs w:val="24"/>
        </w:rPr>
        <w:t>, or IAP</w:t>
      </w:r>
      <w:r w:rsidR="00BC341C" w:rsidRPr="0053244E">
        <w:rPr>
          <w:rFonts w:cstheme="minorHAnsi"/>
          <w:b/>
          <w:color w:val="1F3864" w:themeColor="accent1" w:themeShade="80"/>
          <w:sz w:val="24"/>
          <w:szCs w:val="24"/>
        </w:rPr>
        <w:t xml:space="preserve"> </w:t>
      </w:r>
      <w:r w:rsidRPr="0053244E">
        <w:rPr>
          <w:rFonts w:cstheme="minorHAnsi"/>
          <w:b/>
          <w:color w:val="1F3864" w:themeColor="accent1" w:themeShade="80"/>
          <w:sz w:val="24"/>
          <w:szCs w:val="24"/>
        </w:rPr>
        <w:t>students directly. Instead, notify the Abroad at AU</w:t>
      </w:r>
      <w:r w:rsidR="003B578F" w:rsidRPr="0053244E">
        <w:rPr>
          <w:rFonts w:cstheme="minorHAnsi"/>
          <w:b/>
          <w:color w:val="1F3864" w:themeColor="accent1" w:themeShade="80"/>
          <w:sz w:val="24"/>
          <w:szCs w:val="24"/>
        </w:rPr>
        <w:t>/WSP</w:t>
      </w:r>
      <w:r w:rsidR="00F164C9">
        <w:rPr>
          <w:rFonts w:cstheme="minorHAnsi"/>
          <w:b/>
          <w:color w:val="1F3864" w:themeColor="accent1" w:themeShade="80"/>
          <w:sz w:val="24"/>
          <w:szCs w:val="24"/>
        </w:rPr>
        <w:t>/IAP</w:t>
      </w:r>
      <w:r w:rsidRPr="0053244E">
        <w:rPr>
          <w:rFonts w:cstheme="minorHAnsi"/>
          <w:b/>
          <w:color w:val="1F3864" w:themeColor="accent1" w:themeShade="80"/>
          <w:sz w:val="24"/>
          <w:szCs w:val="24"/>
        </w:rPr>
        <w:t xml:space="preserve"> office directly. However, </w:t>
      </w:r>
      <w:r w:rsidR="003B578F" w:rsidRPr="0053244E">
        <w:rPr>
          <w:rFonts w:cstheme="minorHAnsi"/>
          <w:b/>
          <w:color w:val="1F3864" w:themeColor="accent1" w:themeShade="80"/>
          <w:sz w:val="24"/>
          <w:szCs w:val="24"/>
        </w:rPr>
        <w:t xml:space="preserve">making notes in </w:t>
      </w:r>
      <w:r w:rsidR="00ED6A36" w:rsidRPr="0053244E">
        <w:rPr>
          <w:rFonts w:cstheme="minorHAnsi"/>
          <w:b/>
          <w:color w:val="1F3864" w:themeColor="accent1" w:themeShade="80"/>
          <w:sz w:val="24"/>
          <w:szCs w:val="24"/>
        </w:rPr>
        <w:t>Sunapsis</w:t>
      </w:r>
      <w:r w:rsidR="003B578F" w:rsidRPr="0053244E">
        <w:rPr>
          <w:rFonts w:cstheme="minorHAnsi"/>
          <w:b/>
          <w:color w:val="1F3864" w:themeColor="accent1" w:themeShade="80"/>
          <w:sz w:val="24"/>
          <w:szCs w:val="24"/>
        </w:rPr>
        <w:t xml:space="preserve"> and marking tasks in the checklist</w:t>
      </w:r>
      <w:r w:rsidRPr="0053244E">
        <w:rPr>
          <w:rFonts w:cstheme="minorHAnsi"/>
          <w:b/>
          <w:color w:val="1F3864" w:themeColor="accent1" w:themeShade="80"/>
          <w:sz w:val="24"/>
          <w:szCs w:val="24"/>
        </w:rPr>
        <w:t xml:space="preserve"> still </w:t>
      </w:r>
      <w:commentRangeStart w:id="167"/>
      <w:r w:rsidRPr="0053244E">
        <w:rPr>
          <w:rFonts w:cstheme="minorHAnsi"/>
          <w:b/>
          <w:color w:val="1F3864" w:themeColor="accent1" w:themeShade="80"/>
          <w:sz w:val="24"/>
          <w:szCs w:val="24"/>
        </w:rPr>
        <w:t>appl</w:t>
      </w:r>
      <w:r w:rsidR="003B578F" w:rsidRPr="0053244E">
        <w:rPr>
          <w:rFonts w:cstheme="minorHAnsi"/>
          <w:b/>
          <w:color w:val="1F3864" w:themeColor="accent1" w:themeShade="80"/>
          <w:sz w:val="24"/>
          <w:szCs w:val="24"/>
        </w:rPr>
        <w:t>y</w:t>
      </w:r>
      <w:commentRangeEnd w:id="167"/>
      <w:r w:rsidR="00ED6A36">
        <w:rPr>
          <w:rStyle w:val="CommentReference"/>
          <w:rFonts w:ascii="Calibri" w:eastAsia="Times New Roman" w:hAnsi="Calibri" w:cs="Traditional Arabic"/>
          <w:lang w:bidi="ar-BH"/>
        </w:rPr>
        <w:commentReference w:id="167"/>
      </w:r>
      <w:r w:rsidRPr="0053244E">
        <w:rPr>
          <w:rFonts w:cstheme="minorHAnsi"/>
          <w:b/>
          <w:color w:val="1F3864" w:themeColor="accent1" w:themeShade="80"/>
          <w:sz w:val="24"/>
          <w:szCs w:val="24"/>
        </w:rPr>
        <w:t>.</w:t>
      </w:r>
    </w:p>
    <w:bookmarkEnd w:id="166"/>
    <w:p w14:paraId="3B7F13DE" w14:textId="77777777" w:rsidR="00E03D64" w:rsidRPr="00B76ABD" w:rsidRDefault="00E03D64" w:rsidP="009B2CB8">
      <w:pPr>
        <w:rPr>
          <w:rFonts w:asciiTheme="minorHAnsi" w:hAnsiTheme="minorHAnsi" w:cstheme="minorHAnsi"/>
        </w:rPr>
      </w:pPr>
    </w:p>
    <w:p w14:paraId="330378AB" w14:textId="1E4683AB" w:rsidR="00D40FE6" w:rsidRPr="00D40FE6" w:rsidRDefault="00D40FE6" w:rsidP="00B65AA4">
      <w:pPr>
        <w:pStyle w:val="Heading2"/>
      </w:pPr>
      <w:bookmarkStart w:id="168" w:name="_Toc77246676"/>
      <w:r>
        <w:t>4.2 Immigration Transfer</w:t>
      </w:r>
      <w:bookmarkEnd w:id="168"/>
      <w:r w:rsidR="000117F9">
        <w:t>-</w:t>
      </w:r>
      <w:commentRangeStart w:id="169"/>
      <w:r w:rsidR="000117F9">
        <w:t>In</w:t>
      </w:r>
      <w:commentRangeEnd w:id="169"/>
      <w:r w:rsidR="00B65AA4">
        <w:rPr>
          <w:rStyle w:val="CommentReference"/>
          <w:rFonts w:ascii="Calibri" w:hAnsi="Calibri" w:cs="Traditional Arabic"/>
          <w:color w:val="auto"/>
          <w:kern w:val="0"/>
        </w:rPr>
        <w:commentReference w:id="169"/>
      </w:r>
    </w:p>
    <w:p w14:paraId="53379973" w14:textId="71DB5BE2" w:rsidR="00DB329A" w:rsidRPr="0053244E" w:rsidRDefault="00DB329A" w:rsidP="00DB329A">
      <w:pPr>
        <w:pStyle w:val="NormalWeb"/>
        <w:rPr>
          <w:rFonts w:asciiTheme="minorHAnsi" w:hAnsiTheme="minorHAnsi" w:cstheme="minorHAnsi"/>
          <w:color w:val="1F3864" w:themeColor="accent1" w:themeShade="80"/>
          <w:sz w:val="24"/>
          <w:szCs w:val="24"/>
        </w:rPr>
      </w:pPr>
      <w:r w:rsidRPr="0053244E">
        <w:rPr>
          <w:rFonts w:asciiTheme="minorHAnsi" w:hAnsiTheme="minorHAnsi" w:cstheme="minorHAnsi"/>
          <w:color w:val="1F3864" w:themeColor="accent1" w:themeShade="80"/>
          <w:sz w:val="24"/>
          <w:szCs w:val="24"/>
        </w:rPr>
        <w:t xml:space="preserve">International students currently in active F-1 </w:t>
      </w:r>
      <w:r w:rsidR="001861A0" w:rsidRPr="0053244E">
        <w:rPr>
          <w:rFonts w:asciiTheme="minorHAnsi" w:hAnsiTheme="minorHAnsi" w:cstheme="minorHAnsi"/>
          <w:color w:val="1F3864" w:themeColor="accent1" w:themeShade="80"/>
          <w:sz w:val="24"/>
          <w:szCs w:val="24"/>
        </w:rPr>
        <w:t xml:space="preserve">status </w:t>
      </w:r>
      <w:r w:rsidRPr="0053244E">
        <w:rPr>
          <w:rFonts w:asciiTheme="minorHAnsi" w:hAnsiTheme="minorHAnsi" w:cstheme="minorHAnsi"/>
          <w:color w:val="1F3864" w:themeColor="accent1" w:themeShade="80"/>
          <w:sz w:val="24"/>
          <w:szCs w:val="24"/>
        </w:rPr>
        <w:t>can transfer their immigration record to another US institution if they meet these requirements:</w:t>
      </w:r>
    </w:p>
    <w:p w14:paraId="63865EDF" w14:textId="04E277AF" w:rsidR="00DB329A" w:rsidRPr="0053244E" w:rsidRDefault="00DB329A">
      <w:pPr>
        <w:keepLines w:val="0"/>
        <w:numPr>
          <w:ilvl w:val="0"/>
          <w:numId w:val="60"/>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1F3864" w:themeColor="accent1" w:themeShade="80"/>
          <w:szCs w:val="24"/>
        </w:rPr>
      </w:pPr>
      <w:r w:rsidRPr="0053244E">
        <w:rPr>
          <w:rFonts w:asciiTheme="minorHAnsi" w:hAnsiTheme="minorHAnsi" w:cstheme="minorHAnsi"/>
          <w:color w:val="1F3864" w:themeColor="accent1" w:themeShade="80"/>
          <w:szCs w:val="24"/>
        </w:rPr>
        <w:t xml:space="preserve">Student must be in active </w:t>
      </w:r>
      <w:r w:rsidR="001861A0" w:rsidRPr="0053244E">
        <w:rPr>
          <w:rFonts w:asciiTheme="minorHAnsi" w:hAnsiTheme="minorHAnsi" w:cstheme="minorHAnsi"/>
          <w:color w:val="1F3864" w:themeColor="accent1" w:themeShade="80"/>
          <w:szCs w:val="24"/>
        </w:rPr>
        <w:t xml:space="preserve">immigration </w:t>
      </w:r>
      <w:r w:rsidRPr="0053244E">
        <w:rPr>
          <w:rFonts w:asciiTheme="minorHAnsi" w:hAnsiTheme="minorHAnsi" w:cstheme="minorHAnsi"/>
          <w:color w:val="1F3864" w:themeColor="accent1" w:themeShade="80"/>
          <w:szCs w:val="24"/>
        </w:rPr>
        <w:t xml:space="preserve">status and admitted to a new program </w:t>
      </w:r>
      <w:r w:rsidR="00B968FE" w:rsidRPr="0053244E">
        <w:rPr>
          <w:rFonts w:asciiTheme="minorHAnsi" w:hAnsiTheme="minorHAnsi" w:cstheme="minorHAnsi"/>
          <w:color w:val="1F3864" w:themeColor="accent1" w:themeShade="80"/>
          <w:szCs w:val="24"/>
        </w:rPr>
        <w:t>at</w:t>
      </w:r>
      <w:r w:rsidRPr="0053244E">
        <w:rPr>
          <w:rFonts w:asciiTheme="minorHAnsi" w:hAnsiTheme="minorHAnsi" w:cstheme="minorHAnsi"/>
          <w:color w:val="1F3864" w:themeColor="accent1" w:themeShade="80"/>
          <w:szCs w:val="24"/>
        </w:rPr>
        <w:t xml:space="preserve"> another institution and have the intention to </w:t>
      </w:r>
      <w:commentRangeStart w:id="170"/>
      <w:r w:rsidRPr="0053244E">
        <w:rPr>
          <w:rFonts w:asciiTheme="minorHAnsi" w:hAnsiTheme="minorHAnsi" w:cstheme="minorHAnsi"/>
          <w:color w:val="1F3864" w:themeColor="accent1" w:themeShade="80"/>
          <w:szCs w:val="24"/>
        </w:rPr>
        <w:t>transfer</w:t>
      </w:r>
      <w:commentRangeEnd w:id="170"/>
      <w:r w:rsidR="00DC09F6">
        <w:rPr>
          <w:rStyle w:val="CommentReference"/>
        </w:rPr>
        <w:commentReference w:id="170"/>
      </w:r>
      <w:r w:rsidRPr="0053244E">
        <w:rPr>
          <w:rFonts w:asciiTheme="minorHAnsi" w:hAnsiTheme="minorHAnsi" w:cstheme="minorHAnsi"/>
          <w:color w:val="1F3864" w:themeColor="accent1" w:themeShade="80"/>
          <w:szCs w:val="24"/>
        </w:rPr>
        <w:t>.</w:t>
      </w:r>
    </w:p>
    <w:p w14:paraId="34F27F3B" w14:textId="77777777" w:rsidR="00DB329A" w:rsidRPr="0053244E" w:rsidRDefault="00DB329A">
      <w:pPr>
        <w:keepLines w:val="0"/>
        <w:numPr>
          <w:ilvl w:val="0"/>
          <w:numId w:val="60"/>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1F3864" w:themeColor="accent1" w:themeShade="80"/>
          <w:szCs w:val="24"/>
        </w:rPr>
      </w:pPr>
      <w:proofErr w:type="gramStart"/>
      <w:r w:rsidRPr="0053244E">
        <w:rPr>
          <w:rFonts w:asciiTheme="minorHAnsi" w:hAnsiTheme="minorHAnsi" w:cstheme="minorHAnsi"/>
          <w:color w:val="1F3864" w:themeColor="accent1" w:themeShade="80"/>
          <w:szCs w:val="24"/>
        </w:rPr>
        <w:t>Student is</w:t>
      </w:r>
      <w:proofErr w:type="gramEnd"/>
      <w:r w:rsidRPr="0053244E">
        <w:rPr>
          <w:rFonts w:asciiTheme="minorHAnsi" w:hAnsiTheme="minorHAnsi" w:cstheme="minorHAnsi"/>
          <w:color w:val="1F3864" w:themeColor="accent1" w:themeShade="80"/>
          <w:szCs w:val="24"/>
        </w:rPr>
        <w:t xml:space="preserve"> requesting to be transferred to another institution within 60 days from the end of classes/program or OPT end date at the current institution.</w:t>
      </w:r>
    </w:p>
    <w:p w14:paraId="413AB3F5" w14:textId="49B87F42" w:rsidR="00DB329A" w:rsidRDefault="00DB329A">
      <w:pPr>
        <w:keepLines w:val="0"/>
        <w:numPr>
          <w:ilvl w:val="0"/>
          <w:numId w:val="60"/>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1F3864" w:themeColor="accent1" w:themeShade="80"/>
          <w:szCs w:val="24"/>
        </w:rPr>
      </w:pPr>
      <w:r w:rsidRPr="0053244E">
        <w:rPr>
          <w:rFonts w:asciiTheme="minorHAnsi" w:hAnsiTheme="minorHAnsi" w:cstheme="minorHAnsi"/>
          <w:color w:val="1F3864" w:themeColor="accent1" w:themeShade="80"/>
          <w:szCs w:val="24"/>
        </w:rPr>
        <w:t xml:space="preserve">The new program should start within 5 months </w:t>
      </w:r>
      <w:proofErr w:type="gramStart"/>
      <w:r w:rsidRPr="0053244E">
        <w:rPr>
          <w:rFonts w:asciiTheme="minorHAnsi" w:hAnsiTheme="minorHAnsi" w:cstheme="minorHAnsi"/>
          <w:color w:val="1F3864" w:themeColor="accent1" w:themeShade="80"/>
          <w:szCs w:val="24"/>
        </w:rPr>
        <w:t>from</w:t>
      </w:r>
      <w:proofErr w:type="gramEnd"/>
      <w:r w:rsidRPr="0053244E">
        <w:rPr>
          <w:rFonts w:asciiTheme="minorHAnsi" w:hAnsiTheme="minorHAnsi" w:cstheme="minorHAnsi"/>
          <w:color w:val="1F3864" w:themeColor="accent1" w:themeShade="80"/>
          <w:szCs w:val="24"/>
        </w:rPr>
        <w:t xml:space="preserve"> the end of the current program.</w:t>
      </w:r>
    </w:p>
    <w:p w14:paraId="49C92923" w14:textId="3031BAEA" w:rsidR="00CF2A40" w:rsidRPr="0053244E" w:rsidRDefault="00CF2A40">
      <w:pPr>
        <w:keepLines w:val="0"/>
        <w:numPr>
          <w:ilvl w:val="0"/>
          <w:numId w:val="60"/>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Please note: AU does not accept F-1 records in terminated </w:t>
      </w:r>
      <w:proofErr w:type="gramStart"/>
      <w:r>
        <w:rPr>
          <w:rFonts w:asciiTheme="minorHAnsi" w:hAnsiTheme="minorHAnsi" w:cstheme="minorHAnsi"/>
          <w:color w:val="1F3864" w:themeColor="accent1" w:themeShade="80"/>
          <w:szCs w:val="24"/>
        </w:rPr>
        <w:t>status</w:t>
      </w:r>
      <w:proofErr w:type="gramEnd"/>
    </w:p>
    <w:p w14:paraId="0683E64D" w14:textId="65E7E0A4" w:rsidR="00DB329A" w:rsidRDefault="0082710A" w:rsidP="00DB329A">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b/>
          <w:bCs/>
          <w:color w:val="1F3864" w:themeColor="accent1" w:themeShade="80"/>
          <w:szCs w:val="24"/>
        </w:rPr>
        <w:t xml:space="preserve">Immigration </w:t>
      </w:r>
      <w:r w:rsidR="00DB329A" w:rsidRPr="0053244E">
        <w:rPr>
          <w:rFonts w:asciiTheme="minorHAnsi" w:hAnsiTheme="minorHAnsi" w:cstheme="minorHAnsi"/>
          <w:b/>
          <w:bCs/>
          <w:color w:val="1F3864" w:themeColor="accent1" w:themeShade="80"/>
          <w:szCs w:val="24"/>
        </w:rPr>
        <w:t>Transfer-In</w:t>
      </w:r>
      <w:r w:rsidR="00982BF7">
        <w:rPr>
          <w:rFonts w:asciiTheme="minorHAnsi" w:hAnsiTheme="minorHAnsi" w:cstheme="minorHAnsi"/>
          <w:b/>
          <w:bCs/>
          <w:color w:val="1F3864" w:themeColor="accent1" w:themeShade="80"/>
          <w:szCs w:val="24"/>
        </w:rPr>
        <w:t xml:space="preserve"> Process</w:t>
      </w:r>
    </w:p>
    <w:p w14:paraId="43D95F4A" w14:textId="706AC4A1" w:rsidR="0082710A" w:rsidRPr="00CB1536" w:rsidRDefault="004A5031" w:rsidP="0082710A">
      <w:pPr>
        <w:pStyle w:val="ListParagraph"/>
        <w:keepLines w:val="0"/>
        <w:numPr>
          <w:ilvl w:val="0"/>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CB1536">
        <w:rPr>
          <w:rFonts w:asciiTheme="minorHAnsi" w:hAnsiTheme="minorHAnsi" w:cstheme="minorHAnsi"/>
          <w:b/>
          <w:bCs/>
          <w:color w:val="1F3864" w:themeColor="accent1" w:themeShade="80"/>
          <w:szCs w:val="24"/>
        </w:rPr>
        <w:t>Student is Admitted to AU</w:t>
      </w:r>
    </w:p>
    <w:p w14:paraId="4B06525E" w14:textId="389B1209" w:rsidR="004A5031" w:rsidRPr="00A3630D" w:rsidRDefault="00CF5F8B" w:rsidP="004A5031">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 xml:space="preserve">An immigration transfer-in student must follow </w:t>
      </w:r>
      <w:r w:rsidR="005A60D2">
        <w:rPr>
          <w:rFonts w:asciiTheme="minorHAnsi" w:hAnsiTheme="minorHAnsi" w:cstheme="minorHAnsi"/>
          <w:color w:val="1F3864" w:themeColor="accent1" w:themeShade="80"/>
          <w:szCs w:val="24"/>
        </w:rPr>
        <w:t xml:space="preserve">the same admission procedures as a new, initial </w:t>
      </w:r>
      <w:proofErr w:type="gramStart"/>
      <w:r w:rsidR="005A60D2">
        <w:rPr>
          <w:rFonts w:asciiTheme="minorHAnsi" w:hAnsiTheme="minorHAnsi" w:cstheme="minorHAnsi"/>
          <w:color w:val="1F3864" w:themeColor="accent1" w:themeShade="80"/>
          <w:szCs w:val="24"/>
        </w:rPr>
        <w:t>student</w:t>
      </w:r>
      <w:proofErr w:type="gramEnd"/>
    </w:p>
    <w:p w14:paraId="300FC26E" w14:textId="11F3C6FD" w:rsidR="00A3630D" w:rsidRPr="005410E5" w:rsidRDefault="00A3630D" w:rsidP="004A5031">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Af</w:t>
      </w:r>
      <w:r w:rsidR="00D51796">
        <w:rPr>
          <w:rFonts w:asciiTheme="minorHAnsi" w:hAnsiTheme="minorHAnsi" w:cstheme="minorHAnsi"/>
          <w:color w:val="1F3864" w:themeColor="accent1" w:themeShade="80"/>
          <w:szCs w:val="24"/>
        </w:rPr>
        <w:t>ter the student has deposited, they will send the normal documents to their admission off</w:t>
      </w:r>
      <w:r w:rsidR="00AD6B93">
        <w:rPr>
          <w:rFonts w:asciiTheme="minorHAnsi" w:hAnsiTheme="minorHAnsi" w:cstheme="minorHAnsi"/>
          <w:color w:val="1F3864" w:themeColor="accent1" w:themeShade="80"/>
          <w:szCs w:val="24"/>
        </w:rPr>
        <w:t>ice</w:t>
      </w:r>
      <w:r w:rsidR="00D51796">
        <w:rPr>
          <w:rFonts w:asciiTheme="minorHAnsi" w:hAnsiTheme="minorHAnsi" w:cstheme="minorHAnsi"/>
          <w:color w:val="1F3864" w:themeColor="accent1" w:themeShade="80"/>
          <w:szCs w:val="24"/>
        </w:rPr>
        <w:t xml:space="preserve"> (CFIS, financial documents, passport)</w:t>
      </w:r>
      <w:r w:rsidR="00AD6B93">
        <w:rPr>
          <w:rFonts w:asciiTheme="minorHAnsi" w:hAnsiTheme="minorHAnsi" w:cstheme="minorHAnsi"/>
          <w:color w:val="1F3864" w:themeColor="accent1" w:themeShade="80"/>
          <w:szCs w:val="24"/>
        </w:rPr>
        <w:t xml:space="preserve"> and admissions will submit a PIIRF to </w:t>
      </w:r>
      <w:r w:rsidR="005410E5">
        <w:rPr>
          <w:rFonts w:asciiTheme="minorHAnsi" w:hAnsiTheme="minorHAnsi" w:cstheme="minorHAnsi"/>
          <w:color w:val="1F3864" w:themeColor="accent1" w:themeShade="80"/>
          <w:szCs w:val="24"/>
        </w:rPr>
        <w:t>ISSS</w:t>
      </w:r>
    </w:p>
    <w:p w14:paraId="50258CA9" w14:textId="60D00CCE" w:rsidR="005410E5" w:rsidRPr="00CB1536" w:rsidRDefault="005410E5" w:rsidP="005410E5">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 xml:space="preserve">On the CFIS, a transfer-in student should select the </w:t>
      </w:r>
      <w:r w:rsidR="000015A5">
        <w:rPr>
          <w:rFonts w:asciiTheme="minorHAnsi" w:hAnsiTheme="minorHAnsi" w:cstheme="minorHAnsi"/>
          <w:color w:val="1F3864" w:themeColor="accent1" w:themeShade="80"/>
          <w:szCs w:val="24"/>
        </w:rPr>
        <w:t>“I am currently in the US</w:t>
      </w:r>
      <w:r w:rsidR="00853AC9">
        <w:rPr>
          <w:rFonts w:asciiTheme="minorHAnsi" w:hAnsiTheme="minorHAnsi" w:cstheme="minorHAnsi"/>
          <w:color w:val="1F3864" w:themeColor="accent1" w:themeShade="80"/>
          <w:szCs w:val="24"/>
        </w:rPr>
        <w:t xml:space="preserve"> and intend to transfer my status to AU” so that the ISSS advisor knows to follow-</w:t>
      </w:r>
      <w:r w:rsidR="00A66421">
        <w:rPr>
          <w:rFonts w:asciiTheme="minorHAnsi" w:hAnsiTheme="minorHAnsi" w:cstheme="minorHAnsi"/>
          <w:color w:val="1F3864" w:themeColor="accent1" w:themeShade="80"/>
          <w:szCs w:val="24"/>
        </w:rPr>
        <w:t xml:space="preserve">up if the transfer-in form has not been </w:t>
      </w:r>
      <w:proofErr w:type="gramStart"/>
      <w:r w:rsidR="00A66421">
        <w:rPr>
          <w:rFonts w:asciiTheme="minorHAnsi" w:hAnsiTheme="minorHAnsi" w:cstheme="minorHAnsi"/>
          <w:color w:val="1F3864" w:themeColor="accent1" w:themeShade="80"/>
          <w:szCs w:val="24"/>
        </w:rPr>
        <w:t>submitted</w:t>
      </w:r>
      <w:proofErr w:type="gramEnd"/>
    </w:p>
    <w:p w14:paraId="28881FEA" w14:textId="77777777" w:rsidR="00CB1536" w:rsidRPr="005A60D2" w:rsidRDefault="00CB1536" w:rsidP="00CB1536">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ind w:left="2160"/>
        <w:rPr>
          <w:rFonts w:asciiTheme="minorHAnsi" w:hAnsiTheme="minorHAnsi" w:cstheme="minorHAnsi"/>
          <w:b/>
          <w:bCs/>
          <w:color w:val="1F3864" w:themeColor="accent1" w:themeShade="80"/>
          <w:szCs w:val="24"/>
        </w:rPr>
      </w:pPr>
    </w:p>
    <w:p w14:paraId="0134C172" w14:textId="77777777" w:rsidR="00090EB8" w:rsidRPr="00CB1536" w:rsidRDefault="005A60D2" w:rsidP="005A60D2">
      <w:pPr>
        <w:pStyle w:val="ListParagraph"/>
        <w:keepLines w:val="0"/>
        <w:numPr>
          <w:ilvl w:val="0"/>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CB1536">
        <w:rPr>
          <w:rFonts w:asciiTheme="minorHAnsi" w:hAnsiTheme="minorHAnsi" w:cstheme="minorHAnsi"/>
          <w:b/>
          <w:bCs/>
          <w:color w:val="1F3864" w:themeColor="accent1" w:themeShade="80"/>
          <w:szCs w:val="24"/>
        </w:rPr>
        <w:t xml:space="preserve">Student </w:t>
      </w:r>
      <w:r w:rsidR="00090EB8" w:rsidRPr="00CB1536">
        <w:rPr>
          <w:rFonts w:asciiTheme="minorHAnsi" w:hAnsiTheme="minorHAnsi" w:cstheme="minorHAnsi"/>
          <w:b/>
          <w:bCs/>
          <w:color w:val="1F3864" w:themeColor="accent1" w:themeShade="80"/>
          <w:szCs w:val="24"/>
        </w:rPr>
        <w:t>submits Transfer-In Form</w:t>
      </w:r>
    </w:p>
    <w:p w14:paraId="7DD9D2C7" w14:textId="39D26916" w:rsidR="005A60D2" w:rsidRPr="005D6955" w:rsidRDefault="00090EB8" w:rsidP="00090EB8">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lastRenderedPageBreak/>
        <w:t xml:space="preserve">A transfer-in student should work with their current DSO to decide on a SEVIS release date to </w:t>
      </w:r>
      <w:proofErr w:type="gramStart"/>
      <w:r>
        <w:rPr>
          <w:rFonts w:asciiTheme="minorHAnsi" w:hAnsiTheme="minorHAnsi" w:cstheme="minorHAnsi"/>
          <w:color w:val="1F3864" w:themeColor="accent1" w:themeShade="80"/>
          <w:szCs w:val="24"/>
        </w:rPr>
        <w:t>AU</w:t>
      </w:r>
      <w:proofErr w:type="gramEnd"/>
      <w:r w:rsidR="005A60D2">
        <w:rPr>
          <w:rFonts w:asciiTheme="minorHAnsi" w:hAnsiTheme="minorHAnsi" w:cstheme="minorHAnsi"/>
          <w:color w:val="1F3864" w:themeColor="accent1" w:themeShade="80"/>
          <w:szCs w:val="24"/>
        </w:rPr>
        <w:t xml:space="preserve"> </w:t>
      </w:r>
    </w:p>
    <w:p w14:paraId="72EDF7B5" w14:textId="77777777" w:rsidR="003A2A16" w:rsidRPr="003A2A16" w:rsidRDefault="00DB329A" w:rsidP="00DB329A">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3A2A16">
        <w:rPr>
          <w:rFonts w:asciiTheme="minorHAnsi" w:hAnsiTheme="minorHAnsi" w:cstheme="minorHAnsi"/>
          <w:color w:val="1F3864" w:themeColor="accent1" w:themeShade="80"/>
          <w:szCs w:val="24"/>
        </w:rPr>
        <w:t>When student is transferred from their current institution (school A) to American University (School B)</w:t>
      </w:r>
      <w:r w:rsidR="002D4790" w:rsidRPr="003A2A16">
        <w:rPr>
          <w:rFonts w:asciiTheme="minorHAnsi" w:hAnsiTheme="minorHAnsi" w:cstheme="minorHAnsi"/>
          <w:color w:val="1F3864" w:themeColor="accent1" w:themeShade="80"/>
          <w:szCs w:val="24"/>
        </w:rPr>
        <w:t>,</w:t>
      </w:r>
      <w:r w:rsidRPr="003A2A16">
        <w:rPr>
          <w:rFonts w:asciiTheme="minorHAnsi" w:hAnsiTheme="minorHAnsi" w:cstheme="minorHAnsi"/>
          <w:color w:val="1F3864" w:themeColor="accent1" w:themeShade="80"/>
          <w:szCs w:val="24"/>
        </w:rPr>
        <w:t xml:space="preserve"> the SEVIS </w:t>
      </w:r>
      <w:r w:rsidR="00632D45" w:rsidRPr="003A2A16">
        <w:rPr>
          <w:rFonts w:asciiTheme="minorHAnsi" w:hAnsiTheme="minorHAnsi" w:cstheme="minorHAnsi"/>
          <w:color w:val="1F3864" w:themeColor="accent1" w:themeShade="80"/>
          <w:szCs w:val="24"/>
        </w:rPr>
        <w:t xml:space="preserve">number </w:t>
      </w:r>
      <w:r w:rsidRPr="003A2A16">
        <w:rPr>
          <w:rFonts w:asciiTheme="minorHAnsi" w:hAnsiTheme="minorHAnsi" w:cstheme="minorHAnsi"/>
          <w:color w:val="1F3864" w:themeColor="accent1" w:themeShade="80"/>
          <w:szCs w:val="24"/>
        </w:rPr>
        <w:t xml:space="preserve">remains the same and “active” in the immigration system. </w:t>
      </w:r>
    </w:p>
    <w:p w14:paraId="22CCAEB2" w14:textId="77777777" w:rsidR="002F4BC9" w:rsidRPr="002F4BC9" w:rsidRDefault="00DB329A" w:rsidP="00DB329A">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3A2A16">
        <w:rPr>
          <w:rFonts w:asciiTheme="minorHAnsi" w:hAnsiTheme="minorHAnsi" w:cstheme="minorHAnsi"/>
          <w:color w:val="1F3864" w:themeColor="accent1" w:themeShade="80"/>
          <w:szCs w:val="24"/>
        </w:rPr>
        <w:t xml:space="preserve">If students are on OPT, they are not able to work after the release date. </w:t>
      </w:r>
      <w:r w:rsidR="00074AC1" w:rsidRPr="003A2A16">
        <w:rPr>
          <w:rFonts w:asciiTheme="minorHAnsi" w:hAnsiTheme="minorHAnsi" w:cstheme="minorHAnsi"/>
          <w:color w:val="1F3864" w:themeColor="accent1" w:themeShade="80"/>
          <w:szCs w:val="24"/>
        </w:rPr>
        <w:t>Therefore, s</w:t>
      </w:r>
      <w:r w:rsidRPr="003A2A16">
        <w:rPr>
          <w:rFonts w:asciiTheme="minorHAnsi" w:hAnsiTheme="minorHAnsi" w:cstheme="minorHAnsi"/>
          <w:color w:val="1F3864" w:themeColor="accent1" w:themeShade="80"/>
          <w:szCs w:val="24"/>
        </w:rPr>
        <w:t>tudent</w:t>
      </w:r>
      <w:r w:rsidR="00074AC1" w:rsidRPr="003A2A16">
        <w:rPr>
          <w:rFonts w:asciiTheme="minorHAnsi" w:hAnsiTheme="minorHAnsi" w:cstheme="minorHAnsi"/>
          <w:color w:val="1F3864" w:themeColor="accent1" w:themeShade="80"/>
          <w:szCs w:val="24"/>
        </w:rPr>
        <w:t>s</w:t>
      </w:r>
      <w:r w:rsidRPr="003A2A16">
        <w:rPr>
          <w:rFonts w:asciiTheme="minorHAnsi" w:hAnsiTheme="minorHAnsi" w:cstheme="minorHAnsi"/>
          <w:color w:val="1F3864" w:themeColor="accent1" w:themeShade="80"/>
          <w:szCs w:val="24"/>
        </w:rPr>
        <w:t xml:space="preserve"> should </w:t>
      </w:r>
      <w:r w:rsidR="00D32086" w:rsidRPr="003A2A16">
        <w:rPr>
          <w:rFonts w:asciiTheme="minorHAnsi" w:hAnsiTheme="minorHAnsi" w:cstheme="minorHAnsi"/>
          <w:color w:val="1F3864" w:themeColor="accent1" w:themeShade="80"/>
          <w:szCs w:val="24"/>
        </w:rPr>
        <w:t xml:space="preserve">plan to stop working </w:t>
      </w:r>
      <w:r w:rsidR="00074AC1" w:rsidRPr="003A2A16">
        <w:rPr>
          <w:rFonts w:asciiTheme="minorHAnsi" w:hAnsiTheme="minorHAnsi" w:cstheme="minorHAnsi"/>
          <w:color w:val="1F3864" w:themeColor="accent1" w:themeShade="80"/>
          <w:szCs w:val="24"/>
        </w:rPr>
        <w:t xml:space="preserve">at least one day </w:t>
      </w:r>
      <w:r w:rsidR="00D32086" w:rsidRPr="003A2A16">
        <w:rPr>
          <w:rFonts w:asciiTheme="minorHAnsi" w:hAnsiTheme="minorHAnsi" w:cstheme="minorHAnsi"/>
          <w:color w:val="1F3864" w:themeColor="accent1" w:themeShade="80"/>
          <w:szCs w:val="24"/>
        </w:rPr>
        <w:t>before their release date</w:t>
      </w:r>
      <w:r w:rsidRPr="003A2A16">
        <w:rPr>
          <w:rFonts w:asciiTheme="minorHAnsi" w:hAnsiTheme="minorHAnsi" w:cstheme="minorHAnsi"/>
          <w:color w:val="1F3864" w:themeColor="accent1" w:themeShade="80"/>
          <w:szCs w:val="24"/>
        </w:rPr>
        <w:t xml:space="preserve">. </w:t>
      </w:r>
    </w:p>
    <w:p w14:paraId="12F8872C" w14:textId="77777777" w:rsidR="002F4BC9" w:rsidRPr="002F4BC9" w:rsidRDefault="00DB329A" w:rsidP="00DB329A">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3A2A16">
        <w:rPr>
          <w:rFonts w:asciiTheme="minorHAnsi" w:hAnsiTheme="minorHAnsi" w:cstheme="minorHAnsi"/>
          <w:color w:val="1F3864" w:themeColor="accent1" w:themeShade="80"/>
          <w:szCs w:val="24"/>
        </w:rPr>
        <w:t>Student</w:t>
      </w:r>
      <w:r w:rsidR="00074AC1" w:rsidRPr="003A2A16">
        <w:rPr>
          <w:rFonts w:asciiTheme="minorHAnsi" w:hAnsiTheme="minorHAnsi" w:cstheme="minorHAnsi"/>
          <w:color w:val="1F3864" w:themeColor="accent1" w:themeShade="80"/>
          <w:szCs w:val="24"/>
        </w:rPr>
        <w:t>s</w:t>
      </w:r>
      <w:r w:rsidRPr="003A2A16">
        <w:rPr>
          <w:rFonts w:asciiTheme="minorHAnsi" w:hAnsiTheme="minorHAnsi" w:cstheme="minorHAnsi"/>
          <w:color w:val="1F3864" w:themeColor="accent1" w:themeShade="80"/>
          <w:szCs w:val="24"/>
        </w:rPr>
        <w:t xml:space="preserve"> can remain in </w:t>
      </w:r>
      <w:r w:rsidR="00074AC1" w:rsidRPr="003A2A16">
        <w:rPr>
          <w:rFonts w:asciiTheme="minorHAnsi" w:hAnsiTheme="minorHAnsi" w:cstheme="minorHAnsi"/>
          <w:color w:val="1F3864" w:themeColor="accent1" w:themeShade="80"/>
          <w:szCs w:val="24"/>
        </w:rPr>
        <w:t xml:space="preserve">the </w:t>
      </w:r>
      <w:r w:rsidRPr="003A2A16">
        <w:rPr>
          <w:rFonts w:asciiTheme="minorHAnsi" w:hAnsiTheme="minorHAnsi" w:cstheme="minorHAnsi"/>
          <w:color w:val="1F3864" w:themeColor="accent1" w:themeShade="80"/>
          <w:szCs w:val="24"/>
        </w:rPr>
        <w:t>U.S. between programs even if their visa has expired</w:t>
      </w:r>
      <w:r w:rsidR="00074AC1" w:rsidRPr="003A2A16">
        <w:rPr>
          <w:rFonts w:asciiTheme="minorHAnsi" w:hAnsiTheme="minorHAnsi" w:cstheme="minorHAnsi"/>
          <w:color w:val="1F3864" w:themeColor="accent1" w:themeShade="80"/>
          <w:szCs w:val="24"/>
        </w:rPr>
        <w:t xml:space="preserve">, </w:t>
      </w:r>
      <w:proofErr w:type="gramStart"/>
      <w:r w:rsidR="00074AC1" w:rsidRPr="003A2A16">
        <w:rPr>
          <w:rFonts w:asciiTheme="minorHAnsi" w:hAnsiTheme="minorHAnsi" w:cstheme="minorHAnsi"/>
          <w:color w:val="1F3864" w:themeColor="accent1" w:themeShade="80"/>
          <w:szCs w:val="24"/>
        </w:rPr>
        <w:t>as long as</w:t>
      </w:r>
      <w:proofErr w:type="gramEnd"/>
      <w:r w:rsidR="00074AC1" w:rsidRPr="003A2A16">
        <w:rPr>
          <w:rFonts w:asciiTheme="minorHAnsi" w:hAnsiTheme="minorHAnsi" w:cstheme="minorHAnsi"/>
          <w:color w:val="1F3864" w:themeColor="accent1" w:themeShade="80"/>
          <w:szCs w:val="24"/>
        </w:rPr>
        <w:t xml:space="preserve"> all the above conditions are met</w:t>
      </w:r>
      <w:r w:rsidRPr="003A2A16">
        <w:rPr>
          <w:rFonts w:asciiTheme="minorHAnsi" w:hAnsiTheme="minorHAnsi" w:cstheme="minorHAnsi"/>
          <w:color w:val="1F3864" w:themeColor="accent1" w:themeShade="80"/>
          <w:szCs w:val="24"/>
        </w:rPr>
        <w:t xml:space="preserve">. </w:t>
      </w:r>
    </w:p>
    <w:p w14:paraId="0BB38956" w14:textId="7F9C6D73" w:rsidR="00DB329A" w:rsidRPr="00095AF7" w:rsidRDefault="00DB329A" w:rsidP="00DB329A">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3A2A16">
        <w:rPr>
          <w:rFonts w:asciiTheme="minorHAnsi" w:hAnsiTheme="minorHAnsi" w:cstheme="minorHAnsi"/>
          <w:color w:val="1F3864" w:themeColor="accent1" w:themeShade="80"/>
          <w:szCs w:val="24"/>
        </w:rPr>
        <w:t>If student</w:t>
      </w:r>
      <w:r w:rsidR="00074AC1" w:rsidRPr="003A2A16">
        <w:rPr>
          <w:rFonts w:asciiTheme="minorHAnsi" w:hAnsiTheme="minorHAnsi" w:cstheme="minorHAnsi"/>
          <w:color w:val="1F3864" w:themeColor="accent1" w:themeShade="80"/>
          <w:szCs w:val="24"/>
        </w:rPr>
        <w:t>s</w:t>
      </w:r>
      <w:r w:rsidRPr="003A2A16">
        <w:rPr>
          <w:rFonts w:asciiTheme="minorHAnsi" w:hAnsiTheme="minorHAnsi" w:cstheme="minorHAnsi"/>
          <w:color w:val="1F3864" w:themeColor="accent1" w:themeShade="80"/>
          <w:szCs w:val="24"/>
        </w:rPr>
        <w:t xml:space="preserve"> plan to travel outside U.S., and their visa expires in the future, their visa remains valid even </w:t>
      </w:r>
      <w:r w:rsidR="00D32086" w:rsidRPr="003A2A16">
        <w:rPr>
          <w:rFonts w:asciiTheme="minorHAnsi" w:hAnsiTheme="minorHAnsi" w:cstheme="minorHAnsi"/>
          <w:color w:val="1F3864" w:themeColor="accent1" w:themeShade="80"/>
          <w:szCs w:val="24"/>
        </w:rPr>
        <w:t xml:space="preserve">if </w:t>
      </w:r>
      <w:r w:rsidRPr="003A2A16">
        <w:rPr>
          <w:rFonts w:asciiTheme="minorHAnsi" w:hAnsiTheme="minorHAnsi" w:cstheme="minorHAnsi"/>
          <w:color w:val="1F3864" w:themeColor="accent1" w:themeShade="80"/>
          <w:szCs w:val="24"/>
        </w:rPr>
        <w:t>the visa is issued for the prev</w:t>
      </w:r>
      <w:r w:rsidR="00D32086" w:rsidRPr="003A2A16">
        <w:rPr>
          <w:rFonts w:asciiTheme="minorHAnsi" w:hAnsiTheme="minorHAnsi" w:cstheme="minorHAnsi"/>
          <w:color w:val="1F3864" w:themeColor="accent1" w:themeShade="80"/>
          <w:szCs w:val="24"/>
        </w:rPr>
        <w:t>ious</w:t>
      </w:r>
      <w:r w:rsidRPr="003A2A16">
        <w:rPr>
          <w:rFonts w:asciiTheme="minorHAnsi" w:hAnsiTheme="minorHAnsi" w:cstheme="minorHAnsi"/>
          <w:color w:val="1F3864" w:themeColor="accent1" w:themeShade="80"/>
          <w:szCs w:val="24"/>
        </w:rPr>
        <w:t xml:space="preserve"> institution. Student must receive the I-20 from AU and have a valid visa with expiration in the future to re-enter </w:t>
      </w:r>
      <w:r w:rsidR="00D32086" w:rsidRPr="003A2A16">
        <w:rPr>
          <w:rFonts w:asciiTheme="minorHAnsi" w:hAnsiTheme="minorHAnsi" w:cstheme="minorHAnsi"/>
          <w:color w:val="1F3864" w:themeColor="accent1" w:themeShade="80"/>
          <w:szCs w:val="24"/>
        </w:rPr>
        <w:t>the</w:t>
      </w:r>
      <w:r w:rsidRPr="003A2A16">
        <w:rPr>
          <w:rFonts w:asciiTheme="minorHAnsi" w:hAnsiTheme="minorHAnsi" w:cstheme="minorHAnsi"/>
          <w:color w:val="1F3864" w:themeColor="accent1" w:themeShade="80"/>
          <w:szCs w:val="24"/>
        </w:rPr>
        <w:t xml:space="preserve"> U.S.</w:t>
      </w:r>
    </w:p>
    <w:p w14:paraId="6B275EE5" w14:textId="77777777" w:rsidR="00095AF7" w:rsidRPr="00095AF7" w:rsidRDefault="00095AF7" w:rsidP="00095AF7">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 xml:space="preserve">The student submits the transfer-in e-form in </w:t>
      </w:r>
      <w:proofErr w:type="spellStart"/>
      <w:proofErr w:type="gramStart"/>
      <w:r>
        <w:rPr>
          <w:rFonts w:asciiTheme="minorHAnsi" w:hAnsiTheme="minorHAnsi" w:cstheme="minorHAnsi"/>
          <w:color w:val="1F3864" w:themeColor="accent1" w:themeShade="80"/>
          <w:szCs w:val="24"/>
        </w:rPr>
        <w:t>iEagle</w:t>
      </w:r>
      <w:proofErr w:type="spellEnd"/>
      <w:proofErr w:type="gramEnd"/>
    </w:p>
    <w:p w14:paraId="71259973" w14:textId="77777777" w:rsidR="00095AF7" w:rsidRPr="00FD29F1" w:rsidRDefault="00DB329A" w:rsidP="00095AF7">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FD29F1">
        <w:rPr>
          <w:rFonts w:asciiTheme="minorHAnsi" w:hAnsiTheme="minorHAnsi" w:cstheme="minorHAnsi"/>
          <w:color w:val="1F3864" w:themeColor="accent1" w:themeShade="80"/>
          <w:szCs w:val="24"/>
        </w:rPr>
        <w:t>Student should log</w:t>
      </w:r>
      <w:r w:rsidR="00D32086" w:rsidRPr="00FD29F1">
        <w:rPr>
          <w:rFonts w:asciiTheme="minorHAnsi" w:hAnsiTheme="minorHAnsi" w:cstheme="minorHAnsi"/>
          <w:color w:val="1F3864" w:themeColor="accent1" w:themeShade="80"/>
          <w:szCs w:val="24"/>
        </w:rPr>
        <w:t>in</w:t>
      </w:r>
      <w:r w:rsidRPr="00FD29F1">
        <w:rPr>
          <w:rFonts w:asciiTheme="minorHAnsi" w:hAnsiTheme="minorHAnsi" w:cstheme="minorHAnsi"/>
          <w:color w:val="1F3864" w:themeColor="accent1" w:themeShade="80"/>
          <w:szCs w:val="24"/>
        </w:rPr>
        <w:t xml:space="preserve"> to </w:t>
      </w:r>
      <w:r w:rsidR="00D32086" w:rsidRPr="00FD29F1">
        <w:rPr>
          <w:rStyle w:val="Hyperlink"/>
          <w:rFonts w:asciiTheme="minorHAnsi" w:hAnsiTheme="minorHAnsi" w:cstheme="minorHAnsi"/>
          <w:color w:val="1F3864" w:themeColor="accent1" w:themeShade="80"/>
          <w:szCs w:val="24"/>
          <w:u w:val="none"/>
        </w:rPr>
        <w:t>ieagle.</w:t>
      </w:r>
      <w:r w:rsidR="00D32086" w:rsidRPr="00FD29F1">
        <w:rPr>
          <w:color w:val="1F3864" w:themeColor="accent1" w:themeShade="80"/>
          <w:szCs w:val="24"/>
        </w:rPr>
        <w:t>american.edu</w:t>
      </w:r>
    </w:p>
    <w:p w14:paraId="1D7C9DEC" w14:textId="00CF4238" w:rsidR="00DB329A" w:rsidRPr="00FD29F1" w:rsidRDefault="00095AF7" w:rsidP="00095AF7">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FD29F1">
        <w:rPr>
          <w:color w:val="1F3864" w:themeColor="accent1" w:themeShade="80"/>
          <w:szCs w:val="24"/>
        </w:rPr>
        <w:t xml:space="preserve">Student </w:t>
      </w:r>
      <w:r w:rsidR="00DB329A" w:rsidRPr="00FD29F1">
        <w:rPr>
          <w:rFonts w:asciiTheme="minorHAnsi" w:hAnsiTheme="minorHAnsi" w:cstheme="minorHAnsi"/>
          <w:color w:val="1F3864" w:themeColor="accent1" w:themeShade="80"/>
          <w:szCs w:val="24"/>
        </w:rPr>
        <w:t>click</w:t>
      </w:r>
      <w:r w:rsidRPr="00FD29F1">
        <w:rPr>
          <w:rFonts w:asciiTheme="minorHAnsi" w:hAnsiTheme="minorHAnsi" w:cstheme="minorHAnsi"/>
          <w:color w:val="1F3864" w:themeColor="accent1" w:themeShade="80"/>
          <w:szCs w:val="24"/>
        </w:rPr>
        <w:t>s</w:t>
      </w:r>
      <w:r w:rsidR="00DB329A" w:rsidRPr="00FD29F1">
        <w:rPr>
          <w:rFonts w:asciiTheme="minorHAnsi" w:hAnsiTheme="minorHAnsi" w:cstheme="minorHAnsi"/>
          <w:color w:val="1F3864" w:themeColor="accent1" w:themeShade="80"/>
          <w:szCs w:val="24"/>
        </w:rPr>
        <w:t xml:space="preserve"> “F-1 Transfer-in form” </w:t>
      </w:r>
      <w:r w:rsidR="00F62823" w:rsidRPr="00FD29F1">
        <w:rPr>
          <w:rFonts w:asciiTheme="minorHAnsi" w:hAnsiTheme="minorHAnsi" w:cstheme="minorHAnsi"/>
          <w:color w:val="1F3864" w:themeColor="accent1" w:themeShade="80"/>
          <w:szCs w:val="24"/>
        </w:rPr>
        <w:t xml:space="preserve">located under the “New Student” </w:t>
      </w:r>
      <w:proofErr w:type="gramStart"/>
      <w:r w:rsidR="00F62823" w:rsidRPr="00FD29F1">
        <w:rPr>
          <w:rFonts w:asciiTheme="minorHAnsi" w:hAnsiTheme="minorHAnsi" w:cstheme="minorHAnsi"/>
          <w:color w:val="1F3864" w:themeColor="accent1" w:themeShade="80"/>
          <w:szCs w:val="24"/>
        </w:rPr>
        <w:t>menu</w:t>
      </w:r>
      <w:proofErr w:type="gramEnd"/>
    </w:p>
    <w:p w14:paraId="330D953B" w14:textId="59EA34CB" w:rsidR="00DB329A" w:rsidRPr="00FD29F1" w:rsidRDefault="00736CC4" w:rsidP="00DF1A71">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FD29F1">
        <w:rPr>
          <w:noProof/>
          <w:color w:val="1F3864" w:themeColor="accent1" w:themeShade="80"/>
          <w:szCs w:val="24"/>
        </w:rPr>
        <w:drawing>
          <wp:anchor distT="0" distB="0" distL="114300" distR="114300" simplePos="0" relativeHeight="251658407" behindDoc="0" locked="0" layoutInCell="1" allowOverlap="1" wp14:anchorId="048FFEF3" wp14:editId="4D862A36">
            <wp:simplePos x="0" y="0"/>
            <wp:positionH relativeFrom="margin">
              <wp:posOffset>190500</wp:posOffset>
            </wp:positionH>
            <wp:positionV relativeFrom="paragraph">
              <wp:posOffset>609600</wp:posOffset>
            </wp:positionV>
            <wp:extent cx="5397500" cy="2883535"/>
            <wp:effectExtent l="19050" t="19050" r="12700" b="12065"/>
            <wp:wrapSquare wrapText="bothSides"/>
            <wp:docPr id="268" name="Picture 26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Graphical user interface, application&#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397500" cy="2883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F163E" w:rsidRPr="00FD29F1">
        <w:rPr>
          <w:color w:val="1F3864" w:themeColor="accent1" w:themeShade="80"/>
          <w:szCs w:val="24"/>
        </w:rPr>
        <w:t xml:space="preserve">The student completes their portion of the form, then inputs the name and email of their current DSO. The form will be routed to the DSO for </w:t>
      </w:r>
      <w:r w:rsidR="00DF1A71" w:rsidRPr="00FD29F1">
        <w:rPr>
          <w:color w:val="1F3864" w:themeColor="accent1" w:themeShade="80"/>
          <w:szCs w:val="24"/>
        </w:rPr>
        <w:t xml:space="preserve">confirmation of the SEVIS release </w:t>
      </w:r>
      <w:proofErr w:type="gramStart"/>
      <w:r w:rsidR="00DF1A71" w:rsidRPr="00FD29F1">
        <w:rPr>
          <w:color w:val="1F3864" w:themeColor="accent1" w:themeShade="80"/>
          <w:szCs w:val="24"/>
        </w:rPr>
        <w:t>date</w:t>
      </w:r>
      <w:proofErr w:type="gramEnd"/>
    </w:p>
    <w:p w14:paraId="08F82BB0" w14:textId="77777777" w:rsidR="00793E25" w:rsidRPr="00196635" w:rsidRDefault="00793E25" w:rsidP="00793E25">
      <w:pPr>
        <w:pStyle w:val="ListParagraph"/>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ind w:left="2160"/>
        <w:rPr>
          <w:rFonts w:asciiTheme="minorHAnsi" w:hAnsiTheme="minorHAnsi" w:cstheme="minorHAnsi"/>
          <w:b/>
          <w:bCs/>
          <w:color w:val="1F3864" w:themeColor="accent1" w:themeShade="80"/>
          <w:szCs w:val="24"/>
        </w:rPr>
      </w:pPr>
    </w:p>
    <w:p w14:paraId="5D1DE099" w14:textId="7C18AE78" w:rsidR="00196635" w:rsidRPr="001C4910" w:rsidRDefault="00196635" w:rsidP="00736CC4">
      <w:pPr>
        <w:pStyle w:val="ListParagraph"/>
        <w:keepLines w:val="0"/>
        <w:numPr>
          <w:ilvl w:val="0"/>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b/>
          <w:bCs/>
          <w:color w:val="1F3864" w:themeColor="accent1" w:themeShade="80"/>
          <w:szCs w:val="24"/>
        </w:rPr>
        <w:t xml:space="preserve">Transfer-in I-20 is </w:t>
      </w:r>
      <w:proofErr w:type="gramStart"/>
      <w:r w:rsidRPr="001C4910">
        <w:rPr>
          <w:b/>
          <w:bCs/>
          <w:color w:val="1F3864" w:themeColor="accent1" w:themeShade="80"/>
          <w:szCs w:val="24"/>
        </w:rPr>
        <w:t>created</w:t>
      </w:r>
      <w:proofErr w:type="gramEnd"/>
    </w:p>
    <w:p w14:paraId="284D19F1" w14:textId="77777777" w:rsidR="00311770" w:rsidRPr="00311770" w:rsidRDefault="00311770" w:rsidP="005815F3">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color w:val="1F3864" w:themeColor="accent1" w:themeShade="80"/>
          <w:szCs w:val="24"/>
        </w:rPr>
        <w:t xml:space="preserve">Review the PIIRF and follow-up on any documents </w:t>
      </w:r>
      <w:proofErr w:type="gramStart"/>
      <w:r>
        <w:rPr>
          <w:color w:val="1F3864" w:themeColor="accent1" w:themeShade="80"/>
          <w:szCs w:val="24"/>
        </w:rPr>
        <w:t>issues</w:t>
      </w:r>
      <w:proofErr w:type="gramEnd"/>
    </w:p>
    <w:p w14:paraId="359B933E" w14:textId="77777777" w:rsidR="00F261D1" w:rsidRPr="00F261D1" w:rsidRDefault="00311770" w:rsidP="005815F3">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color w:val="1F3864" w:themeColor="accent1" w:themeShade="80"/>
          <w:szCs w:val="24"/>
        </w:rPr>
        <w:t xml:space="preserve">Review the Transfer-In e-form and approve it. </w:t>
      </w:r>
    </w:p>
    <w:p w14:paraId="58D55B5B" w14:textId="7C04FEB2" w:rsidR="00F261D1" w:rsidRPr="00F261D1" w:rsidRDefault="002E4D2A" w:rsidP="00F261D1">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color w:val="1F3864" w:themeColor="accent1" w:themeShade="80"/>
          <w:szCs w:val="24"/>
        </w:rPr>
        <w:t xml:space="preserve">Email template will populate confirming release date and that once we receive request from admissions (if we haven’t already), we will create </w:t>
      </w:r>
      <w:r>
        <w:rPr>
          <w:color w:val="1F3864" w:themeColor="accent1" w:themeShade="80"/>
          <w:szCs w:val="24"/>
        </w:rPr>
        <w:lastRenderedPageBreak/>
        <w:t xml:space="preserve">the new I-20 within 3-5 days after the release date. This template can be edited according to each student’s current stage in the process. </w:t>
      </w:r>
    </w:p>
    <w:p w14:paraId="7D0CB52C" w14:textId="6AA51C6A" w:rsidR="00DF1A71" w:rsidRPr="001C4910" w:rsidRDefault="00311770" w:rsidP="00F261D1">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color w:val="1F3864" w:themeColor="accent1" w:themeShade="80"/>
          <w:szCs w:val="24"/>
        </w:rPr>
        <w:t>Make note of the SEVIS release date</w:t>
      </w:r>
      <w:r w:rsidR="00F261D1">
        <w:rPr>
          <w:color w:val="1F3864" w:themeColor="accent1" w:themeShade="80"/>
          <w:szCs w:val="24"/>
        </w:rPr>
        <w:t xml:space="preserve"> in the student’s </w:t>
      </w:r>
      <w:r w:rsidR="00D40CBE">
        <w:rPr>
          <w:color w:val="1F3864" w:themeColor="accent1" w:themeShade="80"/>
          <w:szCs w:val="24"/>
        </w:rPr>
        <w:t>Sunapsis</w:t>
      </w:r>
      <w:r w:rsidR="00F261D1">
        <w:rPr>
          <w:color w:val="1F3864" w:themeColor="accent1" w:themeShade="80"/>
          <w:szCs w:val="24"/>
        </w:rPr>
        <w:t xml:space="preserve"> profile</w:t>
      </w:r>
    </w:p>
    <w:p w14:paraId="040DF7CA" w14:textId="6C651093" w:rsidR="005815F3" w:rsidRPr="001C4910" w:rsidRDefault="005815F3" w:rsidP="005815F3">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color w:val="1F3864" w:themeColor="accent1" w:themeShade="80"/>
          <w:szCs w:val="24"/>
        </w:rPr>
        <w:t>To find the list of transfer-in students in SEVIS:</w:t>
      </w:r>
    </w:p>
    <w:p w14:paraId="7C39B9EE" w14:textId="2872B6A2" w:rsidR="005815F3" w:rsidRPr="001C4910" w:rsidRDefault="004D1526" w:rsidP="005815F3">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color w:val="1F3864" w:themeColor="accent1" w:themeShade="80"/>
          <w:szCs w:val="24"/>
        </w:rPr>
        <w:t xml:space="preserve">Launch and login to SEVIS RTI embedded </w:t>
      </w:r>
      <w:proofErr w:type="gramStart"/>
      <w:r w:rsidRPr="001C4910">
        <w:rPr>
          <w:color w:val="1F3864" w:themeColor="accent1" w:themeShade="80"/>
          <w:szCs w:val="24"/>
        </w:rPr>
        <w:t>browser</w:t>
      </w:r>
      <w:proofErr w:type="gramEnd"/>
    </w:p>
    <w:p w14:paraId="21E7BCB8" w14:textId="2A0D2358" w:rsidR="001C4910" w:rsidRPr="0027615E" w:rsidRDefault="001C4910" w:rsidP="0027615E">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rFonts w:asciiTheme="minorHAnsi" w:hAnsiTheme="minorHAnsi" w:cstheme="minorHAnsi"/>
          <w:color w:val="1F3864" w:themeColor="accent1" w:themeShade="80"/>
          <w:szCs w:val="24"/>
        </w:rPr>
        <w:t xml:space="preserve">Click “listing of </w:t>
      </w:r>
      <w:proofErr w:type="gramStart"/>
      <w:r w:rsidRPr="001C4910">
        <w:rPr>
          <w:rFonts w:asciiTheme="minorHAnsi" w:hAnsiTheme="minorHAnsi" w:cstheme="minorHAnsi"/>
          <w:color w:val="1F3864" w:themeColor="accent1" w:themeShade="80"/>
          <w:szCs w:val="24"/>
        </w:rPr>
        <w:t>schools”</w:t>
      </w:r>
      <w:proofErr w:type="gramEnd"/>
    </w:p>
    <w:p w14:paraId="4868AA38" w14:textId="72570EF1" w:rsidR="001C4910" w:rsidRPr="001C4910" w:rsidRDefault="00DF1A71" w:rsidP="001C4910">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rFonts w:asciiTheme="minorHAnsi" w:eastAsiaTheme="minorHAnsi" w:hAnsiTheme="minorHAnsi" w:cstheme="minorHAnsi"/>
          <w:color w:val="1F3864" w:themeColor="accent1" w:themeShade="80"/>
          <w:szCs w:val="24"/>
          <w:lang w:bidi="ar-SA"/>
        </w:rPr>
        <w:t>Click the</w:t>
      </w:r>
      <w:r w:rsidR="001C4910" w:rsidRPr="001C4910">
        <w:rPr>
          <w:rFonts w:asciiTheme="minorHAnsi" w:eastAsiaTheme="minorHAnsi" w:hAnsiTheme="minorHAnsi" w:cstheme="minorHAnsi"/>
          <w:color w:val="1F3864" w:themeColor="accent1" w:themeShade="80"/>
          <w:szCs w:val="24"/>
          <w:lang w:bidi="ar-SA"/>
        </w:rPr>
        <w:t xml:space="preserve"> </w:t>
      </w:r>
      <w:r w:rsidRPr="001C4910">
        <w:rPr>
          <w:rFonts w:asciiTheme="minorHAnsi" w:eastAsiaTheme="minorHAnsi" w:hAnsiTheme="minorHAnsi" w:cstheme="minorHAnsi"/>
          <w:color w:val="1F3864" w:themeColor="accent1" w:themeShade="80"/>
          <w:szCs w:val="24"/>
          <w:lang w:bidi="ar-SA"/>
        </w:rPr>
        <w:t xml:space="preserve">“Student Lists” tab at the top of the </w:t>
      </w:r>
      <w:proofErr w:type="gramStart"/>
      <w:r w:rsidRPr="001C4910">
        <w:rPr>
          <w:rFonts w:asciiTheme="minorHAnsi" w:eastAsiaTheme="minorHAnsi" w:hAnsiTheme="minorHAnsi" w:cstheme="minorHAnsi"/>
          <w:color w:val="1F3864" w:themeColor="accent1" w:themeShade="80"/>
          <w:szCs w:val="24"/>
          <w:lang w:bidi="ar-SA"/>
        </w:rPr>
        <w:t>page</w:t>
      </w:r>
      <w:proofErr w:type="gramEnd"/>
    </w:p>
    <w:p w14:paraId="67701ADA" w14:textId="77777777" w:rsidR="00096F8B" w:rsidRPr="00096F8B" w:rsidRDefault="00DF1A71" w:rsidP="00096F8B">
      <w:pPr>
        <w:pStyle w:val="ListParagraph"/>
        <w:keepLines w:val="0"/>
        <w:numPr>
          <w:ilvl w:val="2"/>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1C4910">
        <w:rPr>
          <w:rFonts w:asciiTheme="minorHAnsi" w:eastAsiaTheme="minorHAnsi" w:hAnsiTheme="minorHAnsi" w:cstheme="minorHAnsi"/>
          <w:color w:val="1F3864" w:themeColor="accent1" w:themeShade="80"/>
          <w:szCs w:val="24"/>
          <w:lang w:bidi="ar-SA"/>
        </w:rPr>
        <w:t>Select “Student Transferring In”</w:t>
      </w:r>
    </w:p>
    <w:p w14:paraId="31620F27" w14:textId="299B942D" w:rsidR="00096F8B" w:rsidRPr="00CA5CDC" w:rsidRDefault="00096F8B" w:rsidP="00B41B71">
      <w:pPr>
        <w:pStyle w:val="ListParagraph"/>
        <w:keepLines w:val="0"/>
        <w:numPr>
          <w:ilvl w:val="3"/>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096F8B">
        <w:rPr>
          <w:rFonts w:eastAsiaTheme="minorHAnsi" w:cs="Calibri"/>
          <w:color w:val="1F3864" w:themeColor="accent1" w:themeShade="80"/>
          <w:szCs w:val="24"/>
          <w:lang w:bidi="ar-SA"/>
        </w:rPr>
        <w:t xml:space="preserve">Pay attention to the “Release Date.” </w:t>
      </w:r>
      <w:r w:rsidR="00D846D5">
        <w:rPr>
          <w:rFonts w:eastAsiaTheme="minorHAnsi" w:cs="Calibri"/>
          <w:color w:val="1F3864" w:themeColor="accent1" w:themeShade="80"/>
          <w:szCs w:val="24"/>
          <w:lang w:bidi="ar-SA"/>
        </w:rPr>
        <w:t>ISSS</w:t>
      </w:r>
      <w:r w:rsidRPr="00096F8B">
        <w:rPr>
          <w:rFonts w:eastAsiaTheme="minorHAnsi" w:cs="Calibri"/>
          <w:color w:val="1F3864" w:themeColor="accent1" w:themeShade="80"/>
          <w:szCs w:val="24"/>
          <w:lang w:bidi="ar-SA"/>
        </w:rPr>
        <w:t xml:space="preserve"> can create a transfer-in I-20 only on or after the release </w:t>
      </w:r>
      <w:proofErr w:type="gramStart"/>
      <w:r w:rsidRPr="00096F8B">
        <w:rPr>
          <w:rFonts w:eastAsiaTheme="minorHAnsi" w:cs="Calibri"/>
          <w:color w:val="1F3864" w:themeColor="accent1" w:themeShade="80"/>
          <w:szCs w:val="24"/>
          <w:lang w:bidi="ar-SA"/>
        </w:rPr>
        <w:t>date</w:t>
      </w:r>
      <w:proofErr w:type="gramEnd"/>
    </w:p>
    <w:p w14:paraId="509039DE" w14:textId="383785C7" w:rsidR="00CA5CDC" w:rsidRPr="00CA5CDC" w:rsidRDefault="00CA5CDC" w:rsidP="00B41B71">
      <w:pPr>
        <w:pStyle w:val="ListParagraph"/>
        <w:keepLines w:val="0"/>
        <w:numPr>
          <w:ilvl w:val="3"/>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eastAsiaTheme="minorHAnsi" w:cs="Calibri"/>
          <w:color w:val="1F3864" w:themeColor="accent1" w:themeShade="80"/>
          <w:szCs w:val="24"/>
          <w:lang w:bidi="ar-SA"/>
        </w:rPr>
        <w:t xml:space="preserve">If a student is on the list that you do not have a PIIRF for, contact the appropriate admissions office to ensure they were admitted and a PIIRF is </w:t>
      </w:r>
      <w:proofErr w:type="gramStart"/>
      <w:r>
        <w:rPr>
          <w:rFonts w:eastAsiaTheme="minorHAnsi" w:cs="Calibri"/>
          <w:color w:val="1F3864" w:themeColor="accent1" w:themeShade="80"/>
          <w:szCs w:val="24"/>
          <w:lang w:bidi="ar-SA"/>
        </w:rPr>
        <w:t>submitted</w:t>
      </w:r>
      <w:proofErr w:type="gramEnd"/>
    </w:p>
    <w:p w14:paraId="72EE6CB5" w14:textId="73CA1520" w:rsidR="00096F8B" w:rsidRPr="007657EB" w:rsidRDefault="00096F8B" w:rsidP="007657EB">
      <w:pPr>
        <w:pStyle w:val="ListParagraph"/>
        <w:keepLines w:val="0"/>
        <w:numPr>
          <w:ilvl w:val="3"/>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7657EB">
        <w:rPr>
          <w:rFonts w:asciiTheme="minorHAnsi" w:eastAsiaTheme="minorHAnsi" w:hAnsiTheme="minorHAnsi" w:cstheme="minorHAnsi"/>
          <w:color w:val="1F3864" w:themeColor="accent1" w:themeShade="80"/>
          <w:szCs w:val="24"/>
          <w:lang w:bidi="ar-SA"/>
        </w:rPr>
        <w:t xml:space="preserve">If you cannot find the student on the </w:t>
      </w:r>
      <w:r w:rsidR="007657EB">
        <w:rPr>
          <w:rFonts w:asciiTheme="minorHAnsi" w:eastAsiaTheme="minorHAnsi" w:hAnsiTheme="minorHAnsi" w:cstheme="minorHAnsi"/>
          <w:color w:val="1F3864" w:themeColor="accent1" w:themeShade="80"/>
          <w:szCs w:val="24"/>
          <w:lang w:bidi="ar-SA"/>
        </w:rPr>
        <w:t xml:space="preserve">transfer-in list but they’ve had a PIIRF submitted, the student must follow-up with their current school to ensure their F-1 record is released. </w:t>
      </w:r>
    </w:p>
    <w:p w14:paraId="21D632A8" w14:textId="6C7CF67B" w:rsidR="00096F8B" w:rsidRPr="006A21C6" w:rsidRDefault="00147B8C" w:rsidP="00147B8C">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color w:val="1F3864" w:themeColor="accent1" w:themeShade="80"/>
          <w:szCs w:val="24"/>
        </w:rPr>
        <w:t xml:space="preserve">Click on the student you’d like to create an I-20 for and </w:t>
      </w:r>
      <w:r w:rsidR="006A21C6">
        <w:rPr>
          <w:rFonts w:asciiTheme="minorHAnsi" w:hAnsiTheme="minorHAnsi" w:cstheme="minorHAnsi"/>
          <w:color w:val="1F3864" w:themeColor="accent1" w:themeShade="80"/>
          <w:szCs w:val="24"/>
        </w:rPr>
        <w:t xml:space="preserve">verify the release date has </w:t>
      </w:r>
      <w:proofErr w:type="gramStart"/>
      <w:r w:rsidR="006A21C6">
        <w:rPr>
          <w:rFonts w:asciiTheme="minorHAnsi" w:hAnsiTheme="minorHAnsi" w:cstheme="minorHAnsi"/>
          <w:color w:val="1F3864" w:themeColor="accent1" w:themeShade="80"/>
          <w:szCs w:val="24"/>
        </w:rPr>
        <w:t>arrived</w:t>
      </w:r>
      <w:proofErr w:type="gramEnd"/>
    </w:p>
    <w:p w14:paraId="3FBA62B3" w14:textId="77777777" w:rsidR="009A57D9" w:rsidRPr="009A57D9" w:rsidRDefault="00DF1A71"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D50C45">
        <w:rPr>
          <w:rFonts w:asciiTheme="minorHAnsi" w:eastAsiaTheme="minorHAnsi" w:hAnsiTheme="minorHAnsi" w:cstheme="minorHAnsi"/>
          <w:color w:val="1F3864" w:themeColor="accent1" w:themeShade="80"/>
          <w:szCs w:val="24"/>
          <w:lang w:bidi="ar-SA"/>
        </w:rPr>
        <w:t xml:space="preserve">Enter the University ID number in the “Identify International Record” pop-up to make a connection between SEVIS and Sunapsis to create a student record. </w:t>
      </w:r>
    </w:p>
    <w:p w14:paraId="16057B4D" w14:textId="77777777" w:rsidR="009A57D9" w:rsidRPr="009A57D9" w:rsidRDefault="00DF1A71"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9A57D9">
        <w:rPr>
          <w:rFonts w:eastAsiaTheme="minorHAnsi" w:cs="Calibri"/>
          <w:color w:val="1F3864" w:themeColor="accent1" w:themeShade="80"/>
          <w:szCs w:val="24"/>
          <w:lang w:bidi="ar-SA"/>
        </w:rPr>
        <w:t>To verify the connection has been made between Sunapsis and SEVIS, look at the lower left corner of the screen to see a green circle and the student’s name.</w:t>
      </w:r>
    </w:p>
    <w:p w14:paraId="1F4040C9" w14:textId="77777777" w:rsidR="009A57D9" w:rsidRPr="009A57D9" w:rsidRDefault="00DF1A71"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9A57D9">
        <w:rPr>
          <w:rFonts w:eastAsiaTheme="minorHAnsi" w:cs="Calibri"/>
          <w:color w:val="1F3864" w:themeColor="accent1" w:themeShade="80"/>
          <w:szCs w:val="24"/>
          <w:lang w:bidi="ar-SA"/>
        </w:rPr>
        <w:t>Once verified, click “Create I-20” located at the left side of the student’s SEVIS record screen.</w:t>
      </w:r>
    </w:p>
    <w:p w14:paraId="13F5C13C" w14:textId="50264DE8" w:rsidR="009A57D9" w:rsidRPr="009A57D9" w:rsidRDefault="009A57D9"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eastAsiaTheme="minorHAnsi" w:hAnsiTheme="minorHAnsi" w:cstheme="minorHAnsi"/>
          <w:color w:val="1F3864" w:themeColor="accent1" w:themeShade="80"/>
          <w:szCs w:val="24"/>
          <w:lang w:bidi="ar-SA"/>
        </w:rPr>
        <w:t xml:space="preserve">Go through each screen and use the “populate fields” button to auto-fill information from </w:t>
      </w:r>
      <w:proofErr w:type="gramStart"/>
      <w:r w:rsidR="00D3322E">
        <w:rPr>
          <w:rFonts w:asciiTheme="minorHAnsi" w:eastAsiaTheme="minorHAnsi" w:hAnsiTheme="minorHAnsi" w:cstheme="minorHAnsi"/>
          <w:color w:val="1F3864" w:themeColor="accent1" w:themeShade="80"/>
          <w:szCs w:val="24"/>
          <w:lang w:bidi="ar-SA"/>
        </w:rPr>
        <w:t>Sunapsis</w:t>
      </w:r>
      <w:proofErr w:type="gramEnd"/>
    </w:p>
    <w:p w14:paraId="59B41FFD" w14:textId="77777777" w:rsidR="009A57D9" w:rsidRPr="009A57D9" w:rsidRDefault="00DF1A71"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sidRPr="009A57D9">
        <w:rPr>
          <w:rFonts w:asciiTheme="minorHAnsi" w:eastAsiaTheme="minorHAnsi" w:hAnsiTheme="minorHAnsi" w:cstheme="minorHAnsi"/>
          <w:color w:val="1F3864" w:themeColor="accent1" w:themeShade="80"/>
        </w:rPr>
        <w:t>Click Print I-20</w:t>
      </w:r>
      <w:r w:rsidR="009A57D9">
        <w:rPr>
          <w:rFonts w:asciiTheme="minorHAnsi" w:eastAsiaTheme="minorHAnsi" w:hAnsiTheme="minorHAnsi" w:cstheme="minorHAnsi"/>
          <w:color w:val="1F3864" w:themeColor="accent1" w:themeShade="80"/>
        </w:rPr>
        <w:t xml:space="preserve"> and make available for student in </w:t>
      </w:r>
      <w:proofErr w:type="spellStart"/>
      <w:proofErr w:type="gramStart"/>
      <w:r w:rsidR="009A57D9">
        <w:rPr>
          <w:rFonts w:asciiTheme="minorHAnsi" w:eastAsiaTheme="minorHAnsi" w:hAnsiTheme="minorHAnsi" w:cstheme="minorHAnsi"/>
          <w:color w:val="1F3864" w:themeColor="accent1" w:themeShade="80"/>
        </w:rPr>
        <w:t>iEagle</w:t>
      </w:r>
      <w:proofErr w:type="spellEnd"/>
      <w:proofErr w:type="gramEnd"/>
    </w:p>
    <w:p w14:paraId="4C2ED443" w14:textId="330585B9" w:rsidR="00DF1A71" w:rsidRPr="009A57D9" w:rsidRDefault="009A57D9" w:rsidP="009A57D9">
      <w:pPr>
        <w:pStyle w:val="ListParagraph"/>
        <w:keepLines w:val="0"/>
        <w:numPr>
          <w:ilvl w:val="1"/>
          <w:numId w:val="11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eastAsiaTheme="minorHAnsi" w:hAnsiTheme="minorHAnsi" w:cstheme="minorHAnsi"/>
          <w:color w:val="1F3864" w:themeColor="accent1" w:themeShade="80"/>
        </w:rPr>
        <w:t xml:space="preserve">Approve the PIIRF in </w:t>
      </w:r>
      <w:r w:rsidR="00D3322E">
        <w:rPr>
          <w:rFonts w:asciiTheme="minorHAnsi" w:eastAsiaTheme="minorHAnsi" w:hAnsiTheme="minorHAnsi" w:cstheme="minorHAnsi"/>
          <w:color w:val="1F3864" w:themeColor="accent1" w:themeShade="80"/>
        </w:rPr>
        <w:t>Sunapsis</w:t>
      </w:r>
      <w:r w:rsidR="007E6A17">
        <w:rPr>
          <w:rFonts w:asciiTheme="minorHAnsi" w:eastAsiaTheme="minorHAnsi" w:hAnsiTheme="minorHAnsi" w:cstheme="minorHAnsi"/>
          <w:color w:val="1F3864" w:themeColor="accent1" w:themeShade="80"/>
        </w:rPr>
        <w:t xml:space="preserve"> and send </w:t>
      </w:r>
      <w:proofErr w:type="gramStart"/>
      <w:r w:rsidR="007E6A17">
        <w:rPr>
          <w:rFonts w:asciiTheme="minorHAnsi" w:eastAsiaTheme="minorHAnsi" w:hAnsiTheme="minorHAnsi" w:cstheme="minorHAnsi"/>
          <w:color w:val="1F3864" w:themeColor="accent1" w:themeShade="80"/>
        </w:rPr>
        <w:t>auto-populated</w:t>
      </w:r>
      <w:proofErr w:type="gramEnd"/>
      <w:r w:rsidR="007E6A17">
        <w:rPr>
          <w:rFonts w:asciiTheme="minorHAnsi" w:eastAsiaTheme="minorHAnsi" w:hAnsiTheme="minorHAnsi" w:cstheme="minorHAnsi"/>
          <w:color w:val="1F3864" w:themeColor="accent1" w:themeShade="80"/>
        </w:rPr>
        <w:t xml:space="preserve"> email</w:t>
      </w:r>
    </w:p>
    <w:p w14:paraId="00EAE9BC" w14:textId="12A6293E" w:rsidR="007E6A17" w:rsidRPr="007E6A17" w:rsidRDefault="007E6A17" w:rsidP="007E6A17">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1F3864" w:themeColor="accent1" w:themeShade="80"/>
          <w:szCs w:val="24"/>
        </w:rPr>
      </w:pPr>
      <w:r>
        <w:rPr>
          <w:rFonts w:asciiTheme="minorHAnsi" w:hAnsiTheme="minorHAnsi" w:cstheme="minorHAnsi"/>
          <w:b/>
          <w:bCs/>
          <w:color w:val="1F3864" w:themeColor="accent1" w:themeShade="80"/>
          <w:szCs w:val="24"/>
        </w:rPr>
        <w:t>Please note: J-1 students’ transfer-in process is slightly different</w:t>
      </w:r>
      <w:r w:rsidR="00080D2A">
        <w:rPr>
          <w:rFonts w:asciiTheme="minorHAnsi" w:hAnsiTheme="minorHAnsi" w:cstheme="minorHAnsi"/>
          <w:b/>
          <w:bCs/>
          <w:color w:val="1F3864" w:themeColor="accent1" w:themeShade="80"/>
          <w:szCs w:val="24"/>
        </w:rPr>
        <w:t xml:space="preserve"> and must be closely coordinated between AROs. </w:t>
      </w:r>
      <w:r w:rsidR="00FA5E7E">
        <w:rPr>
          <w:rFonts w:asciiTheme="minorHAnsi" w:hAnsiTheme="minorHAnsi" w:cstheme="minorHAnsi"/>
          <w:b/>
          <w:bCs/>
          <w:color w:val="1F3864" w:themeColor="accent1" w:themeShade="80"/>
          <w:szCs w:val="24"/>
        </w:rPr>
        <w:t xml:space="preserve">A potential J-1 transfer-in must </w:t>
      </w:r>
      <w:r w:rsidR="00D32F7A">
        <w:rPr>
          <w:rFonts w:asciiTheme="minorHAnsi" w:hAnsiTheme="minorHAnsi" w:cstheme="minorHAnsi"/>
          <w:b/>
          <w:bCs/>
          <w:color w:val="1F3864" w:themeColor="accent1" w:themeShade="80"/>
          <w:szCs w:val="24"/>
        </w:rPr>
        <w:t xml:space="preserve">complete the paper transfer-in form located here: </w:t>
      </w:r>
      <w:r w:rsidR="00BE4F91" w:rsidRPr="00BE4F91">
        <w:rPr>
          <w:rFonts w:asciiTheme="minorHAnsi" w:hAnsiTheme="minorHAnsi" w:cstheme="minorHAnsi"/>
          <w:b/>
          <w:bCs/>
          <w:color w:val="1F3864" w:themeColor="accent1" w:themeShade="80"/>
          <w:szCs w:val="24"/>
        </w:rPr>
        <w:t>K:\ISSS\J-1 Program\J-1 Forms\Transfer</w:t>
      </w:r>
      <w:r w:rsidR="00BE4F91">
        <w:rPr>
          <w:rFonts w:asciiTheme="minorHAnsi" w:hAnsiTheme="minorHAnsi" w:cstheme="minorHAnsi"/>
          <w:b/>
          <w:bCs/>
          <w:color w:val="1F3864" w:themeColor="accent1" w:themeShade="80"/>
          <w:szCs w:val="24"/>
        </w:rPr>
        <w:t>.</w:t>
      </w:r>
      <w:r w:rsidR="001038B4">
        <w:rPr>
          <w:rFonts w:asciiTheme="minorHAnsi" w:hAnsiTheme="minorHAnsi" w:cstheme="minorHAnsi"/>
          <w:b/>
          <w:bCs/>
          <w:color w:val="1F3864" w:themeColor="accent1" w:themeShade="80"/>
          <w:szCs w:val="24"/>
        </w:rPr>
        <w:t xml:space="preserve"> Any questions should be sent to </w:t>
      </w:r>
      <w:hyperlink r:id="rId78" w:history="1">
        <w:r w:rsidR="001038B4" w:rsidRPr="00F76D73">
          <w:rPr>
            <w:rStyle w:val="Hyperlink"/>
            <w:rFonts w:asciiTheme="minorHAnsi" w:hAnsiTheme="minorHAnsi" w:cstheme="minorHAnsi"/>
            <w:b/>
            <w:bCs/>
            <w:szCs w:val="24"/>
          </w:rPr>
          <w:t>J1ev@american.edu</w:t>
        </w:r>
      </w:hyperlink>
      <w:r w:rsidR="001038B4">
        <w:rPr>
          <w:rFonts w:asciiTheme="minorHAnsi" w:hAnsiTheme="minorHAnsi" w:cstheme="minorHAnsi"/>
          <w:b/>
          <w:bCs/>
          <w:color w:val="1F3864" w:themeColor="accent1" w:themeShade="80"/>
          <w:szCs w:val="24"/>
        </w:rPr>
        <w:t xml:space="preserve">. </w:t>
      </w:r>
    </w:p>
    <w:p w14:paraId="71821C06" w14:textId="3FBA5E18" w:rsidR="001D44C7" w:rsidRPr="0053244E" w:rsidRDefault="001D44C7" w:rsidP="000117F9">
      <w:pPr>
        <w:pStyle w:val="Normal2"/>
        <w:ind w:left="0"/>
        <w:rPr>
          <w:rFonts w:ascii="Calibri Light" w:hAnsi="Calibri Light" w:cs="Calibri Light"/>
          <w:color w:val="1F3864" w:themeColor="accent1" w:themeShade="80"/>
          <w:szCs w:val="24"/>
        </w:rPr>
      </w:pPr>
    </w:p>
    <w:p w14:paraId="48078472" w14:textId="77777777" w:rsidR="00B50531" w:rsidRPr="0053244E" w:rsidRDefault="00B50531">
      <w:pPr>
        <w:keepLines w:val="0"/>
        <w:numPr>
          <w:ilvl w:val="1"/>
          <w:numId w:val="9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737976A4" w14:textId="39B3F059" w:rsidR="00B92198" w:rsidRDefault="00B92198" w:rsidP="00DA5E2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47184D4A" w14:textId="627FBA52" w:rsidR="00DA5E2A" w:rsidRDefault="00DA5E2A" w:rsidP="00DA5E2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591BD6E5" w14:textId="1C0FF9BE" w:rsidR="00DA5E2A" w:rsidRDefault="00DA5E2A" w:rsidP="00DA5E2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2BECACBD" w14:textId="31ABA9C6" w:rsidR="00DA5E2A" w:rsidRDefault="00DA5E2A" w:rsidP="00DA5E2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219CE5FA" w14:textId="1B2F6185" w:rsidR="00DA5E2A" w:rsidRDefault="00DA5E2A" w:rsidP="00DA5E2A">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jc w:val="both"/>
        <w:rPr>
          <w:rFonts w:eastAsiaTheme="minorHAnsi" w:cs="Calibri"/>
          <w:color w:val="000000"/>
          <w:szCs w:val="24"/>
          <w:lang w:bidi="ar-SA"/>
        </w:rPr>
      </w:pPr>
    </w:p>
    <w:p w14:paraId="685031D5" w14:textId="77777777" w:rsidR="00FE4C38" w:rsidRDefault="00FE4C38" w:rsidP="00DB329A">
      <w:pPr>
        <w:pStyle w:val="Normal2"/>
        <w:ind w:left="0"/>
        <w:rPr>
          <w:b/>
          <w:bCs/>
          <w:color w:val="1F3864" w:themeColor="accent1" w:themeShade="80"/>
        </w:rPr>
      </w:pPr>
    </w:p>
    <w:p w14:paraId="4EE1A4A8" w14:textId="77777777" w:rsidR="00FE4C38" w:rsidRDefault="00FE4C38" w:rsidP="00DB329A">
      <w:pPr>
        <w:pStyle w:val="Normal2"/>
        <w:ind w:left="0"/>
        <w:rPr>
          <w:b/>
          <w:bCs/>
          <w:color w:val="1F3864" w:themeColor="accent1" w:themeShade="80"/>
        </w:rPr>
      </w:pPr>
    </w:p>
    <w:p w14:paraId="1B8CB33B" w14:textId="33760ED6" w:rsidR="00DB329A" w:rsidRPr="00FE4C38" w:rsidRDefault="003C73F7" w:rsidP="00DB329A">
      <w:pPr>
        <w:pStyle w:val="Normal2"/>
        <w:ind w:left="0"/>
        <w:rPr>
          <w:b/>
          <w:bCs/>
        </w:rPr>
      </w:pPr>
      <w:r>
        <w:rPr>
          <w:b/>
          <w:bCs/>
          <w:noProof/>
          <w:color w:val="1F3864" w:themeColor="accent1" w:themeShade="80"/>
        </w:rPr>
        <mc:AlternateContent>
          <mc:Choice Requires="wpg">
            <w:drawing>
              <wp:anchor distT="0" distB="0" distL="114300" distR="114300" simplePos="0" relativeHeight="251658408" behindDoc="0" locked="0" layoutInCell="1" allowOverlap="1" wp14:anchorId="16286A70" wp14:editId="0E23CF50">
                <wp:simplePos x="0" y="0"/>
                <wp:positionH relativeFrom="page">
                  <wp:posOffset>285750</wp:posOffset>
                </wp:positionH>
                <wp:positionV relativeFrom="paragraph">
                  <wp:posOffset>330200</wp:posOffset>
                </wp:positionV>
                <wp:extent cx="7283450" cy="7607300"/>
                <wp:effectExtent l="0" t="0" r="12700" b="12700"/>
                <wp:wrapNone/>
                <wp:docPr id="12" name="Group 12"/>
                <wp:cNvGraphicFramePr/>
                <a:graphic xmlns:a="http://schemas.openxmlformats.org/drawingml/2006/main">
                  <a:graphicData uri="http://schemas.microsoft.com/office/word/2010/wordprocessingGroup">
                    <wpg:wgp>
                      <wpg:cNvGrpSpPr/>
                      <wpg:grpSpPr>
                        <a:xfrm>
                          <a:off x="0" y="0"/>
                          <a:ext cx="7283450" cy="7607300"/>
                          <a:chOff x="0" y="0"/>
                          <a:chExt cx="7283450" cy="7607300"/>
                        </a:xfrm>
                      </wpg:grpSpPr>
                      <wps:wsp>
                        <wps:cNvPr id="217" name="Text Box 2"/>
                        <wps:cNvSpPr txBox="1">
                          <a:spLocks noChangeArrowheads="1"/>
                        </wps:cNvSpPr>
                        <wps:spPr bwMode="auto">
                          <a:xfrm>
                            <a:off x="152400" y="1612900"/>
                            <a:ext cx="3286125" cy="7048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6BD8CC7" w14:textId="22489CA7" w:rsidR="00DB329A" w:rsidRPr="00927CA8" w:rsidRDefault="00DB329A" w:rsidP="00DB329A">
                              <w:pPr>
                                <w:rPr>
                                  <w:color w:val="1F3864" w:themeColor="accent1" w:themeShade="80"/>
                                </w:rPr>
                              </w:pPr>
                              <w:r w:rsidRPr="00927CA8">
                                <w:rPr>
                                  <w:rFonts w:cs="Calibri"/>
                                  <w:color w:val="1F3864" w:themeColor="accent1" w:themeShade="80"/>
                                  <w:sz w:val="22"/>
                                  <w:szCs w:val="22"/>
                                  <w:u w:val="single"/>
                                </w:rPr>
                                <w:t>Case 1:</w:t>
                              </w:r>
                              <w:r w:rsidRPr="00927CA8">
                                <w:rPr>
                                  <w:rFonts w:cs="Calibri"/>
                                  <w:color w:val="1F3864" w:themeColor="accent1" w:themeShade="80"/>
                                  <w:sz w:val="22"/>
                                  <w:szCs w:val="22"/>
                                </w:rPr>
                                <w:t xml:space="preserve"> Student has been released from school A to school B (AU) with a release date more than 5 month</w:t>
                              </w:r>
                              <w:r w:rsidR="008E42DF">
                                <w:rPr>
                                  <w:rFonts w:cs="Calibri"/>
                                  <w:color w:val="1F3864" w:themeColor="accent1" w:themeShade="80"/>
                                  <w:sz w:val="22"/>
                                  <w:szCs w:val="22"/>
                                </w:rPr>
                                <w:t>s</w:t>
                              </w:r>
                              <w:r w:rsidRPr="00927CA8">
                                <w:rPr>
                                  <w:rFonts w:cs="Calibri"/>
                                  <w:color w:val="1F3864" w:themeColor="accent1" w:themeShade="80"/>
                                  <w:sz w:val="22"/>
                                  <w:szCs w:val="22"/>
                                </w:rPr>
                                <w:t xml:space="preserve"> from the new program start date at school</w:t>
                              </w:r>
                              <w:r w:rsidRPr="00927CA8">
                                <w:rPr>
                                  <w:color w:val="1F3864" w:themeColor="accent1" w:themeShade="80"/>
                                </w:rPr>
                                <w:t xml:space="preserve"> </w:t>
                              </w:r>
                              <w:proofErr w:type="gramStart"/>
                              <w:r w:rsidRPr="00927CA8">
                                <w:rPr>
                                  <w:color w:val="1F3864" w:themeColor="accent1" w:themeShade="80"/>
                                </w:rPr>
                                <w:t>B</w:t>
                              </w:r>
                              <w:proofErr w:type="gramEnd"/>
                            </w:p>
                          </w:txbxContent>
                        </wps:txbx>
                        <wps:bodyPr rot="0" vert="horz" wrap="square" lIns="91440" tIns="45720" rIns="91440" bIns="45720" anchor="t" anchorCtr="0">
                          <a:noAutofit/>
                        </wps:bodyPr>
                      </wps:wsp>
                      <wps:wsp>
                        <wps:cNvPr id="328" name="Text Box 2"/>
                        <wps:cNvSpPr txBox="1">
                          <a:spLocks noChangeArrowheads="1"/>
                        </wps:cNvSpPr>
                        <wps:spPr bwMode="auto">
                          <a:xfrm>
                            <a:off x="3892550" y="1530350"/>
                            <a:ext cx="3314700" cy="10953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046C1B7" w14:textId="77777777" w:rsidR="00DB329A" w:rsidRPr="00927CA8" w:rsidRDefault="00DB329A" w:rsidP="00DB329A">
                              <w:pPr>
                                <w:rPr>
                                  <w:color w:val="1F3864" w:themeColor="accent1" w:themeShade="80"/>
                                  <w:sz w:val="22"/>
                                  <w:szCs w:val="22"/>
                                </w:rPr>
                              </w:pPr>
                              <w:r w:rsidRPr="00927CA8">
                                <w:rPr>
                                  <w:color w:val="1F3864" w:themeColor="accent1" w:themeShade="80"/>
                                  <w:sz w:val="22"/>
                                  <w:szCs w:val="22"/>
                                </w:rPr>
                                <w:t>School B will have to issue an initial I-20.</w:t>
                              </w:r>
                            </w:p>
                            <w:p w14:paraId="75826F74" w14:textId="6F073D43" w:rsidR="00DB329A" w:rsidRPr="00927CA8" w:rsidRDefault="00DB329A" w:rsidP="00DB329A">
                              <w:pPr>
                                <w:rPr>
                                  <w:color w:val="1F3864" w:themeColor="accent1" w:themeShade="80"/>
                                  <w:sz w:val="22"/>
                                  <w:szCs w:val="22"/>
                                </w:rPr>
                              </w:pPr>
                              <w:r w:rsidRPr="00927CA8">
                                <w:rPr>
                                  <w:color w:val="1F3864" w:themeColor="accent1" w:themeShade="80"/>
                                  <w:sz w:val="22"/>
                                  <w:szCs w:val="22"/>
                                </w:rPr>
                                <w:t>If the release date is in the future, need to ask school A to cancel the transfer. If after the release date, call SEVIS helpdesk to send back the record to school A.</w:t>
                              </w:r>
                            </w:p>
                          </w:txbxContent>
                        </wps:txbx>
                        <wps:bodyPr rot="0" vert="horz" wrap="square" lIns="91440" tIns="45720" rIns="91440" bIns="45720" anchor="t" anchorCtr="0">
                          <a:noAutofit/>
                        </wps:bodyPr>
                      </wps:wsp>
                      <wps:wsp>
                        <wps:cNvPr id="327" name="Text Box 2"/>
                        <wps:cNvSpPr txBox="1">
                          <a:spLocks noChangeArrowheads="1"/>
                        </wps:cNvSpPr>
                        <wps:spPr bwMode="auto">
                          <a:xfrm>
                            <a:off x="190500" y="0"/>
                            <a:ext cx="6781800" cy="13335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43A04AF" w14:textId="77777777" w:rsidR="00DB329A" w:rsidRPr="00E03D64" w:rsidRDefault="00DB329A" w:rsidP="00DB329A">
                              <w:pPr>
                                <w:rPr>
                                  <w:color w:val="1F3864" w:themeColor="accent1" w:themeShade="80"/>
                                  <w:sz w:val="20"/>
                                  <w:szCs w:val="20"/>
                                </w:rPr>
                              </w:pPr>
                              <w:r w:rsidRPr="00E03D64">
                                <w:rPr>
                                  <w:color w:val="1F3864" w:themeColor="accent1" w:themeShade="80"/>
                                  <w:sz w:val="20"/>
                                  <w:szCs w:val="20"/>
                                </w:rPr>
                                <w:t>Transferring a SEVIS record from school A to school B</w:t>
                              </w:r>
                            </w:p>
                            <w:p w14:paraId="70D2B1E5" w14:textId="20AEEE22" w:rsidR="00DB329A" w:rsidRPr="00E03D64" w:rsidRDefault="00DB329A" w:rsidP="00DB329A">
                              <w:pPr>
                                <w:pStyle w:val="ListParagraph"/>
                                <w:rPr>
                                  <w:color w:val="1F3864" w:themeColor="accent1" w:themeShade="80"/>
                                  <w:sz w:val="20"/>
                                  <w:szCs w:val="20"/>
                                </w:rPr>
                              </w:pPr>
                              <w:r w:rsidRPr="00E03D64">
                                <w:rPr>
                                  <w:color w:val="1F3864" w:themeColor="accent1" w:themeShade="80"/>
                                  <w:sz w:val="20"/>
                                  <w:szCs w:val="20"/>
                                </w:rPr>
                                <w:t>1.</w:t>
                              </w:r>
                              <w:r w:rsidR="00D0568B">
                                <w:rPr>
                                  <w:color w:val="1F3864" w:themeColor="accent1" w:themeShade="80"/>
                                  <w:sz w:val="20"/>
                                  <w:szCs w:val="20"/>
                                </w:rPr>
                                <w:t xml:space="preserve"> </w:t>
                              </w:r>
                              <w:r w:rsidRPr="00E03D64">
                                <w:rPr>
                                  <w:color w:val="1F3864" w:themeColor="accent1" w:themeShade="80"/>
                                  <w:sz w:val="20"/>
                                  <w:szCs w:val="20"/>
                                </w:rPr>
                                <w:t>Student must have the inten</w:t>
                              </w:r>
                              <w:r w:rsidR="00332067">
                                <w:rPr>
                                  <w:color w:val="1F3864" w:themeColor="accent1" w:themeShade="80"/>
                                  <w:sz w:val="20"/>
                                  <w:szCs w:val="20"/>
                                </w:rPr>
                                <w:t>t</w:t>
                              </w:r>
                              <w:r w:rsidRPr="00E03D64">
                                <w:rPr>
                                  <w:color w:val="1F3864" w:themeColor="accent1" w:themeShade="80"/>
                                  <w:sz w:val="20"/>
                                  <w:szCs w:val="20"/>
                                </w:rPr>
                                <w:t xml:space="preserve"> to transfer.</w:t>
                              </w:r>
                            </w:p>
                            <w:p w14:paraId="5DFF9600" w14:textId="77777777" w:rsidR="00DB329A" w:rsidRPr="00E03D64" w:rsidRDefault="00DB329A" w:rsidP="00DB329A">
                              <w:pPr>
                                <w:pStyle w:val="ListParagraph"/>
                                <w:rPr>
                                  <w:color w:val="1F3864" w:themeColor="accent1" w:themeShade="80"/>
                                  <w:sz w:val="20"/>
                                  <w:szCs w:val="20"/>
                                </w:rPr>
                              </w:pPr>
                              <w:r w:rsidRPr="00E03D64">
                                <w:rPr>
                                  <w:color w:val="1F3864" w:themeColor="accent1" w:themeShade="80"/>
                                  <w:sz w:val="20"/>
                                  <w:szCs w:val="20"/>
                                </w:rPr>
                                <w:t xml:space="preserve">2. Student must maintain status at his or her school. A terminated record can be transferred </w:t>
                              </w:r>
                              <w:proofErr w:type="gramStart"/>
                              <w:r w:rsidRPr="00E03D64">
                                <w:rPr>
                                  <w:color w:val="1F3864" w:themeColor="accent1" w:themeShade="80"/>
                                  <w:sz w:val="20"/>
                                  <w:szCs w:val="20"/>
                                </w:rPr>
                                <w:t>out,</w:t>
                              </w:r>
                              <w:proofErr w:type="gramEnd"/>
                              <w:r w:rsidRPr="00E03D64">
                                <w:rPr>
                                  <w:color w:val="1F3864" w:themeColor="accent1" w:themeShade="80"/>
                                  <w:sz w:val="20"/>
                                  <w:szCs w:val="20"/>
                                </w:rPr>
                                <w:t xml:space="preserve"> however the other school needs to apply for reinstatement (an initial I-20 is recommended).</w:t>
                              </w:r>
                            </w:p>
                            <w:p w14:paraId="312A68ED" w14:textId="71F25096"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3</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Student must be admitted to school B.</w:t>
                              </w:r>
                            </w:p>
                            <w:p w14:paraId="4308074B" w14:textId="780A7A35"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4</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 xml:space="preserve">Record must be transferred out within 60 days of the program </w:t>
                              </w:r>
                              <w:r w:rsidR="00332067">
                                <w:rPr>
                                  <w:color w:val="1F3864" w:themeColor="accent1" w:themeShade="80"/>
                                  <w:sz w:val="20"/>
                                  <w:szCs w:val="20"/>
                                </w:rPr>
                                <w:t xml:space="preserve">end date </w:t>
                              </w:r>
                              <w:r w:rsidR="00DB329A" w:rsidRPr="00E03D64">
                                <w:rPr>
                                  <w:color w:val="1F3864" w:themeColor="accent1" w:themeShade="80"/>
                                  <w:sz w:val="20"/>
                                  <w:szCs w:val="20"/>
                                </w:rPr>
                                <w:t>or OPT completion.</w:t>
                              </w:r>
                            </w:p>
                            <w:p w14:paraId="260C8EC1" w14:textId="44FF3CDD"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5</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The start date at school B should be less than 5 months from the completion date at school A.</w:t>
                              </w:r>
                            </w:p>
                            <w:p w14:paraId="4ACD5908" w14:textId="77777777" w:rsidR="00DB329A" w:rsidRDefault="00DB329A" w:rsidP="00DB329A"/>
                          </w:txbxContent>
                        </wps:txbx>
                        <wps:bodyPr rot="0" vert="horz" wrap="square" lIns="91440" tIns="45720" rIns="91440" bIns="45720" anchor="t" anchorCtr="0">
                          <a:noAutofit/>
                        </wps:bodyPr>
                      </wps:wsp>
                      <wps:wsp>
                        <wps:cNvPr id="335" name="Text Box 2"/>
                        <wps:cNvSpPr txBox="1">
                          <a:spLocks noChangeArrowheads="1"/>
                        </wps:cNvSpPr>
                        <wps:spPr bwMode="auto">
                          <a:xfrm>
                            <a:off x="158750" y="2876550"/>
                            <a:ext cx="3238500" cy="7334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0C7476C4" w14:textId="24F39432" w:rsidR="00DB329A" w:rsidRPr="00927CA8" w:rsidRDefault="00DB329A" w:rsidP="00DB329A">
                              <w:pPr>
                                <w:rPr>
                                  <w:color w:val="1F3864" w:themeColor="accent1" w:themeShade="80"/>
                                  <w:sz w:val="22"/>
                                  <w:szCs w:val="22"/>
                                </w:rPr>
                              </w:pPr>
                              <w:r w:rsidRPr="00927CA8">
                                <w:rPr>
                                  <w:color w:val="1F3864" w:themeColor="accent1" w:themeShade="80"/>
                                  <w:sz w:val="22"/>
                                  <w:szCs w:val="22"/>
                                  <w:u w:val="single"/>
                                </w:rPr>
                                <w:t>Case 2</w:t>
                              </w:r>
                              <w:r w:rsidRPr="00927CA8">
                                <w:rPr>
                                  <w:color w:val="1F3864" w:themeColor="accent1" w:themeShade="80"/>
                                  <w:sz w:val="22"/>
                                  <w:szCs w:val="22"/>
                                </w:rPr>
                                <w:t>: Student has been released from school A to school B and has decide</w:t>
                              </w:r>
                              <w:r w:rsidR="008E42DF">
                                <w:rPr>
                                  <w:color w:val="1F3864" w:themeColor="accent1" w:themeShade="80"/>
                                  <w:sz w:val="22"/>
                                  <w:szCs w:val="22"/>
                                </w:rPr>
                                <w:t>d</w:t>
                              </w:r>
                              <w:r w:rsidRPr="00927CA8">
                                <w:rPr>
                                  <w:color w:val="1F3864" w:themeColor="accent1" w:themeShade="80"/>
                                  <w:sz w:val="22"/>
                                  <w:szCs w:val="22"/>
                                </w:rPr>
                                <w:t xml:space="preserve"> to be transferred to school C.</w:t>
                              </w:r>
                            </w:p>
                          </w:txbxContent>
                        </wps:txbx>
                        <wps:bodyPr rot="0" vert="horz" wrap="square" lIns="91440" tIns="45720" rIns="91440" bIns="45720" anchor="t" anchorCtr="0">
                          <a:noAutofit/>
                        </wps:bodyPr>
                      </wps:wsp>
                      <wps:wsp>
                        <wps:cNvPr id="326" name="Text Box 326"/>
                        <wps:cNvSpPr txBox="1"/>
                        <wps:spPr>
                          <a:xfrm>
                            <a:off x="3886200" y="2730500"/>
                            <a:ext cx="3381375" cy="1650999"/>
                          </a:xfrm>
                          <a:prstGeom prst="rect">
                            <a:avLst/>
                          </a:prstGeom>
                          <a:ln/>
                        </wps:spPr>
                        <wps:style>
                          <a:lnRef idx="2">
                            <a:schemeClr val="dk1"/>
                          </a:lnRef>
                          <a:fillRef idx="1">
                            <a:schemeClr val="lt1"/>
                          </a:fillRef>
                          <a:effectRef idx="0">
                            <a:schemeClr val="dk1"/>
                          </a:effectRef>
                          <a:fontRef idx="minor">
                            <a:schemeClr val="dk1"/>
                          </a:fontRef>
                        </wps:style>
                        <wps:txbx>
                          <w:txbxContent>
                            <w:p w14:paraId="5945148B" w14:textId="77777777" w:rsidR="00DB329A" w:rsidRPr="00927CA8" w:rsidRDefault="00DB329A" w:rsidP="00DB329A">
                              <w:pPr>
                                <w:rPr>
                                  <w:rFonts w:asciiTheme="minorHAnsi" w:hAnsiTheme="minorHAnsi" w:cstheme="minorHAnsi"/>
                                  <w:color w:val="1F3864" w:themeColor="accent1" w:themeShade="80"/>
                                  <w:sz w:val="22"/>
                                  <w:szCs w:val="22"/>
                                </w:rPr>
                              </w:pPr>
                              <w:r w:rsidRPr="00927CA8">
                                <w:rPr>
                                  <w:rFonts w:asciiTheme="minorHAnsi" w:hAnsiTheme="minorHAnsi" w:cstheme="minorHAnsi"/>
                                  <w:b/>
                                  <w:bCs/>
                                  <w:color w:val="1F3864" w:themeColor="accent1" w:themeShade="80"/>
                                  <w:sz w:val="22"/>
                                  <w:szCs w:val="22"/>
                                </w:rPr>
                                <w:t>Before the release date</w:t>
                              </w:r>
                              <w:r w:rsidRPr="00927CA8">
                                <w:rPr>
                                  <w:rFonts w:asciiTheme="minorHAnsi" w:hAnsiTheme="minorHAnsi" w:cstheme="minorHAnsi"/>
                                  <w:color w:val="1F3864" w:themeColor="accent1" w:themeShade="80"/>
                                  <w:sz w:val="22"/>
                                  <w:szCs w:val="22"/>
                                </w:rPr>
                                <w:t xml:space="preserve"> the DSO at school A should cancel the transfer to school B, and transfer out to school C.</w:t>
                              </w:r>
                            </w:p>
                            <w:p w14:paraId="4A31FD0D" w14:textId="77777777" w:rsidR="00DB329A" w:rsidRPr="00927CA8" w:rsidRDefault="00DB329A" w:rsidP="00DB329A">
                              <w:pPr>
                                <w:rPr>
                                  <w:rFonts w:asciiTheme="minorHAnsi" w:hAnsiTheme="minorHAnsi" w:cstheme="minorHAnsi"/>
                                  <w:color w:val="1F3864" w:themeColor="accent1" w:themeShade="80"/>
                                  <w:sz w:val="22"/>
                                  <w:szCs w:val="22"/>
                                </w:rPr>
                              </w:pPr>
                              <w:r w:rsidRPr="00927CA8">
                                <w:rPr>
                                  <w:rFonts w:asciiTheme="minorHAnsi" w:hAnsiTheme="minorHAnsi" w:cstheme="minorHAnsi"/>
                                  <w:b/>
                                  <w:bCs/>
                                  <w:color w:val="1F3864" w:themeColor="accent1" w:themeShade="80"/>
                                  <w:sz w:val="22"/>
                                  <w:szCs w:val="22"/>
                                </w:rPr>
                                <w:t>If the transfer release date has passed</w:t>
                              </w:r>
                              <w:r w:rsidRPr="00927CA8">
                                <w:rPr>
                                  <w:rFonts w:asciiTheme="minorHAnsi" w:hAnsiTheme="minorHAnsi" w:cstheme="minorHAnsi"/>
                                  <w:color w:val="1F3864" w:themeColor="accent1" w:themeShade="80"/>
                                  <w:sz w:val="22"/>
                                  <w:szCs w:val="22"/>
                                </w:rPr>
                                <w:t xml:space="preserve">, the </w:t>
                              </w:r>
                              <w:r w:rsidRPr="00927CA8">
                                <w:rPr>
                                  <w:rFonts w:asciiTheme="minorHAnsi" w:hAnsiTheme="minorHAnsi" w:cstheme="minorHAnsi"/>
                                  <w:color w:val="1F3864" w:themeColor="accent1" w:themeShade="80"/>
                                  <w:sz w:val="22"/>
                                  <w:szCs w:val="22"/>
                                  <w:shd w:val="clear" w:color="auto" w:fill="FFFFFF"/>
                                </w:rPr>
                                <w:t xml:space="preserve">PDSO at School B should use the Transfer Out correction to transfer the record to School C. If the correction is not an option, the PDSO should create a dummy record, activate in the same </w:t>
                              </w:r>
                              <w:proofErr w:type="gramStart"/>
                              <w:r w:rsidRPr="00927CA8">
                                <w:rPr>
                                  <w:rFonts w:asciiTheme="minorHAnsi" w:hAnsiTheme="minorHAnsi" w:cstheme="minorHAnsi"/>
                                  <w:color w:val="1F3864" w:themeColor="accent1" w:themeShade="80"/>
                                  <w:sz w:val="22"/>
                                  <w:szCs w:val="22"/>
                                  <w:shd w:val="clear" w:color="auto" w:fill="FFFFFF"/>
                                </w:rPr>
                                <w:t>day</w:t>
                              </w:r>
                              <w:proofErr w:type="gramEnd"/>
                              <w:r w:rsidRPr="00927CA8">
                                <w:rPr>
                                  <w:rFonts w:asciiTheme="minorHAnsi" w:hAnsiTheme="minorHAnsi" w:cstheme="minorHAnsi"/>
                                  <w:color w:val="1F3864" w:themeColor="accent1" w:themeShade="80"/>
                                  <w:sz w:val="22"/>
                                  <w:szCs w:val="22"/>
                                  <w:shd w:val="clear" w:color="auto" w:fill="FFFFFF"/>
                                </w:rPr>
                                <w:t xml:space="preserve"> and transfer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 name="Text Box 324"/>
                        <wps:cNvSpPr txBox="1"/>
                        <wps:spPr>
                          <a:xfrm>
                            <a:off x="114300" y="4330700"/>
                            <a:ext cx="3254375" cy="1095375"/>
                          </a:xfrm>
                          <a:prstGeom prst="rect">
                            <a:avLst/>
                          </a:prstGeom>
                          <a:ln/>
                        </wps:spPr>
                        <wps:style>
                          <a:lnRef idx="2">
                            <a:schemeClr val="dk1"/>
                          </a:lnRef>
                          <a:fillRef idx="1">
                            <a:schemeClr val="lt1"/>
                          </a:fillRef>
                          <a:effectRef idx="0">
                            <a:schemeClr val="dk1"/>
                          </a:effectRef>
                          <a:fontRef idx="minor">
                            <a:schemeClr val="dk1"/>
                          </a:fontRef>
                        </wps:style>
                        <wps:txbx>
                          <w:txbxContent>
                            <w:p w14:paraId="05340EAE" w14:textId="77777777" w:rsidR="00DB329A" w:rsidRPr="003C73F7" w:rsidRDefault="00DB329A" w:rsidP="00DB329A">
                              <w:pPr>
                                <w:rPr>
                                  <w:sz w:val="22"/>
                                  <w:szCs w:val="22"/>
                                </w:rPr>
                              </w:pPr>
                              <w:r w:rsidRPr="003C73F7">
                                <w:rPr>
                                  <w:color w:val="1F3864" w:themeColor="accent1" w:themeShade="80"/>
                                  <w:sz w:val="22"/>
                                  <w:szCs w:val="22"/>
                                  <w:u w:val="single"/>
                                </w:rPr>
                                <w:t>Case 3:</w:t>
                              </w:r>
                              <w:r w:rsidRPr="003C73F7">
                                <w:rPr>
                                  <w:color w:val="1F3864" w:themeColor="accent1" w:themeShade="80"/>
                                  <w:sz w:val="22"/>
                                  <w:szCs w:val="22"/>
                                </w:rPr>
                                <w:t xml:space="preserve"> Student has been transferred from school A to school B. School B has issued the “Transfer pending I-20” and student has decided to be transferred to school C before classes begin (less than 30 days before classes begin</w:t>
                              </w:r>
                              <w:r w:rsidRPr="003C73F7">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8" name="Straight Arrow Connector 338"/>
                        <wps:cNvCnPr/>
                        <wps:spPr>
                          <a:xfrm>
                            <a:off x="3517900" y="3302000"/>
                            <a:ext cx="276225" cy="9525"/>
                          </a:xfrm>
                          <a:prstGeom prst="straightConnector1">
                            <a:avLst/>
                          </a:prstGeom>
                          <a:noFill/>
                          <a:ln w="6350" cap="flat" cmpd="sng" algn="ctr">
                            <a:solidFill>
                              <a:srgbClr val="4472C4"/>
                            </a:solidFill>
                            <a:prstDash val="solid"/>
                            <a:miter lim="800000"/>
                            <a:tailEnd type="triangle"/>
                          </a:ln>
                          <a:effectLst/>
                        </wps:spPr>
                        <wps:bodyPr/>
                      </wps:wsp>
                      <wps:wsp>
                        <wps:cNvPr id="325" name="Text Box 2"/>
                        <wps:cNvSpPr txBox="1">
                          <a:spLocks noChangeArrowheads="1"/>
                        </wps:cNvSpPr>
                        <wps:spPr bwMode="auto">
                          <a:xfrm>
                            <a:off x="3911600" y="4419600"/>
                            <a:ext cx="3371850" cy="9398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EE4A879" w14:textId="26762EDD" w:rsidR="00DB329A" w:rsidRPr="00920320" w:rsidRDefault="00DB329A" w:rsidP="00DB329A">
                              <w:pPr>
                                <w:rPr>
                                  <w:color w:val="1F3864" w:themeColor="accent1" w:themeShade="80"/>
                                  <w:sz w:val="22"/>
                                  <w:szCs w:val="24"/>
                                </w:rPr>
                              </w:pPr>
                              <w:r w:rsidRPr="00920320">
                                <w:rPr>
                                  <w:color w:val="1F3864" w:themeColor="accent1" w:themeShade="80"/>
                                  <w:sz w:val="22"/>
                                  <w:szCs w:val="24"/>
                                </w:rPr>
                                <w:t xml:space="preserve">Student needs to complete immigration registration </w:t>
                              </w:r>
                              <w:r w:rsidR="009B7793" w:rsidRPr="00920320">
                                <w:rPr>
                                  <w:color w:val="1F3864" w:themeColor="accent1" w:themeShade="80"/>
                                  <w:sz w:val="22"/>
                                  <w:szCs w:val="24"/>
                                </w:rPr>
                                <w:t xml:space="preserve">at School B </w:t>
                              </w:r>
                              <w:r w:rsidRPr="00920320">
                                <w:rPr>
                                  <w:color w:val="1F3864" w:themeColor="accent1" w:themeShade="80"/>
                                  <w:sz w:val="22"/>
                                  <w:szCs w:val="24"/>
                                </w:rPr>
                                <w:t xml:space="preserve">and record will need to be activated. </w:t>
                              </w:r>
                            </w:p>
                            <w:p w14:paraId="15200440" w14:textId="0E4BEA9E" w:rsidR="00DB329A" w:rsidRPr="00920320" w:rsidRDefault="00DB329A" w:rsidP="00DB329A">
                              <w:pPr>
                                <w:rPr>
                                  <w:color w:val="1F3864" w:themeColor="accent1" w:themeShade="80"/>
                                  <w:sz w:val="22"/>
                                  <w:szCs w:val="24"/>
                                </w:rPr>
                              </w:pPr>
                              <w:r w:rsidRPr="00920320">
                                <w:rPr>
                                  <w:color w:val="1F3864" w:themeColor="accent1" w:themeShade="80"/>
                                  <w:sz w:val="22"/>
                                  <w:szCs w:val="24"/>
                                </w:rPr>
                                <w:t xml:space="preserve">Record will be transferred out </w:t>
                              </w:r>
                              <w:r w:rsidR="009B7793">
                                <w:rPr>
                                  <w:color w:val="1F3864" w:themeColor="accent1" w:themeShade="80"/>
                                  <w:sz w:val="22"/>
                                  <w:szCs w:val="24"/>
                                </w:rPr>
                                <w:t xml:space="preserve">to School C </w:t>
                              </w:r>
                              <w:r w:rsidRPr="00920320">
                                <w:rPr>
                                  <w:color w:val="1F3864" w:themeColor="accent1" w:themeShade="80"/>
                                  <w:sz w:val="22"/>
                                  <w:szCs w:val="24"/>
                                </w:rPr>
                                <w:t>when</w:t>
                              </w:r>
                              <w:r w:rsidR="009B7793">
                                <w:rPr>
                                  <w:color w:val="1F3864" w:themeColor="accent1" w:themeShade="80"/>
                                  <w:sz w:val="22"/>
                                  <w:szCs w:val="24"/>
                                </w:rPr>
                                <w:t xml:space="preserve"> it</w:t>
                              </w:r>
                              <w:r w:rsidRPr="00920320">
                                <w:rPr>
                                  <w:color w:val="1F3864" w:themeColor="accent1" w:themeShade="80"/>
                                  <w:sz w:val="22"/>
                                  <w:szCs w:val="24"/>
                                </w:rPr>
                                <w:t xml:space="preserve"> is active.</w:t>
                              </w:r>
                            </w:p>
                          </w:txbxContent>
                        </wps:txbx>
                        <wps:bodyPr rot="0" vert="horz" wrap="square" lIns="91440" tIns="45720" rIns="91440" bIns="45720" anchor="t" anchorCtr="0">
                          <a:noAutofit/>
                        </wps:bodyPr>
                      </wps:wsp>
                      <wps:wsp>
                        <wps:cNvPr id="332" name="Text Box 332"/>
                        <wps:cNvSpPr txBox="1"/>
                        <wps:spPr>
                          <a:xfrm>
                            <a:off x="120650" y="5549900"/>
                            <a:ext cx="3263900" cy="885825"/>
                          </a:xfrm>
                          <a:prstGeom prst="rect">
                            <a:avLst/>
                          </a:prstGeom>
                          <a:ln/>
                        </wps:spPr>
                        <wps:style>
                          <a:lnRef idx="2">
                            <a:schemeClr val="dk1"/>
                          </a:lnRef>
                          <a:fillRef idx="1">
                            <a:schemeClr val="lt1"/>
                          </a:fillRef>
                          <a:effectRef idx="0">
                            <a:schemeClr val="dk1"/>
                          </a:effectRef>
                          <a:fontRef idx="minor">
                            <a:schemeClr val="dk1"/>
                          </a:fontRef>
                        </wps:style>
                        <wps:txbx>
                          <w:txbxContent>
                            <w:p w14:paraId="01DC9A0C" w14:textId="77777777" w:rsidR="00DB329A" w:rsidRPr="003C73F7" w:rsidRDefault="00DB329A" w:rsidP="00DB329A">
                              <w:pPr>
                                <w:rPr>
                                  <w:color w:val="1F3864" w:themeColor="accent1" w:themeShade="80"/>
                                  <w:sz w:val="22"/>
                                  <w:szCs w:val="22"/>
                                </w:rPr>
                              </w:pPr>
                              <w:r w:rsidRPr="003C73F7">
                                <w:rPr>
                                  <w:color w:val="1F3864" w:themeColor="accent1" w:themeShade="80"/>
                                  <w:sz w:val="22"/>
                                  <w:szCs w:val="22"/>
                                  <w:u w:val="single"/>
                                </w:rPr>
                                <w:t>Case 4</w:t>
                              </w:r>
                              <w:r w:rsidRPr="003C73F7">
                                <w:rPr>
                                  <w:color w:val="1F3864" w:themeColor="accent1" w:themeShade="80"/>
                                  <w:sz w:val="22"/>
                                  <w:szCs w:val="22"/>
                                </w:rPr>
                                <w:t>: Student is admitted to AU, record was transferred from school A to AU (school B). Student decided not to attend AU (school B) in Fall and will attend AU in Spring semester.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3" name="Text Box 2"/>
                        <wps:cNvSpPr txBox="1">
                          <a:spLocks noChangeArrowheads="1"/>
                        </wps:cNvSpPr>
                        <wps:spPr bwMode="auto">
                          <a:xfrm>
                            <a:off x="3905250" y="5492750"/>
                            <a:ext cx="3362325" cy="103822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759F9F63" w14:textId="6DCF8683" w:rsidR="00DB329A" w:rsidRPr="003C73F7" w:rsidRDefault="00DB329A" w:rsidP="00DB329A">
                              <w:pPr>
                                <w:rPr>
                                  <w:color w:val="1F3864" w:themeColor="accent1" w:themeShade="80"/>
                                  <w:sz w:val="22"/>
                                  <w:szCs w:val="22"/>
                                </w:rPr>
                              </w:pPr>
                              <w:r w:rsidRPr="003C73F7">
                                <w:rPr>
                                  <w:color w:val="1F3864" w:themeColor="accent1" w:themeShade="80"/>
                                  <w:sz w:val="22"/>
                                  <w:szCs w:val="22"/>
                                </w:rPr>
                                <w:t xml:space="preserve">Release date has passed. Work with SEVIS helpdesk to send the record as “completed” </w:t>
                              </w:r>
                              <w:r w:rsidR="009B7793" w:rsidRPr="003C73F7">
                                <w:rPr>
                                  <w:color w:val="1F3864" w:themeColor="accent1" w:themeShade="80"/>
                                  <w:sz w:val="22"/>
                                  <w:szCs w:val="22"/>
                                </w:rPr>
                                <w:t xml:space="preserve">back </w:t>
                              </w:r>
                              <w:r w:rsidRPr="003C73F7">
                                <w:rPr>
                                  <w:color w:val="1F3864" w:themeColor="accent1" w:themeShade="80"/>
                                  <w:sz w:val="22"/>
                                  <w:szCs w:val="22"/>
                                </w:rPr>
                                <w:t>to school A.</w:t>
                              </w:r>
                            </w:p>
                            <w:p w14:paraId="07B28FCE" w14:textId="77777777" w:rsidR="00DB329A" w:rsidRPr="003C73F7" w:rsidRDefault="00DB329A" w:rsidP="00DB329A">
                              <w:pPr>
                                <w:rPr>
                                  <w:color w:val="1F3864" w:themeColor="accent1" w:themeShade="80"/>
                                  <w:sz w:val="22"/>
                                  <w:szCs w:val="22"/>
                                </w:rPr>
                              </w:pPr>
                              <w:r w:rsidRPr="003C73F7">
                                <w:rPr>
                                  <w:color w:val="1F3864" w:themeColor="accent1" w:themeShade="80"/>
                                  <w:sz w:val="22"/>
                                  <w:szCs w:val="22"/>
                                </w:rPr>
                                <w:t xml:space="preserve">Will issue initial I-20 for Spring </w:t>
                              </w:r>
                              <w:proofErr w:type="gramStart"/>
                              <w:r w:rsidRPr="003C73F7">
                                <w:rPr>
                                  <w:color w:val="1F3864" w:themeColor="accent1" w:themeShade="80"/>
                                  <w:sz w:val="22"/>
                                  <w:szCs w:val="22"/>
                                </w:rPr>
                                <w:t>semester</w:t>
                              </w:r>
                              <w:proofErr w:type="gramEnd"/>
                            </w:p>
                          </w:txbxContent>
                        </wps:txbx>
                        <wps:bodyPr rot="0" vert="horz" wrap="square" lIns="91440" tIns="45720" rIns="91440" bIns="45720" anchor="t" anchorCtr="0">
                          <a:noAutofit/>
                        </wps:bodyPr>
                      </wps:wsp>
                      <wps:wsp>
                        <wps:cNvPr id="339" name="Straight Arrow Connector 339"/>
                        <wps:cNvCnPr/>
                        <wps:spPr>
                          <a:xfrm>
                            <a:off x="3467100" y="5981700"/>
                            <a:ext cx="3524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4" name="Text Box 334"/>
                        <wps:cNvSpPr txBox="1"/>
                        <wps:spPr>
                          <a:xfrm>
                            <a:off x="0" y="6731000"/>
                            <a:ext cx="7239000" cy="876300"/>
                          </a:xfrm>
                          <a:prstGeom prst="rect">
                            <a:avLst/>
                          </a:prstGeom>
                          <a:ln/>
                        </wps:spPr>
                        <wps:style>
                          <a:lnRef idx="2">
                            <a:schemeClr val="dk1"/>
                          </a:lnRef>
                          <a:fillRef idx="1">
                            <a:schemeClr val="lt1"/>
                          </a:fillRef>
                          <a:effectRef idx="0">
                            <a:schemeClr val="dk1"/>
                          </a:effectRef>
                          <a:fontRef idx="minor">
                            <a:schemeClr val="dk1"/>
                          </a:fontRef>
                        </wps:style>
                        <wps:txbx>
                          <w:txbxContent>
                            <w:p w14:paraId="51B31F16" w14:textId="48DD9FA4" w:rsidR="00DB329A" w:rsidRPr="00920320" w:rsidRDefault="00DB329A" w:rsidP="00DB329A">
                              <w:pPr>
                                <w:rPr>
                                  <w:color w:val="1F3864" w:themeColor="accent1" w:themeShade="80"/>
                                  <w:sz w:val="22"/>
                                  <w:szCs w:val="24"/>
                                </w:rPr>
                              </w:pPr>
                              <w:r w:rsidRPr="00920320">
                                <w:rPr>
                                  <w:sz w:val="22"/>
                                  <w:szCs w:val="24"/>
                                </w:rPr>
                                <w:t>I</w:t>
                              </w:r>
                              <w:r w:rsidRPr="00920320">
                                <w:rPr>
                                  <w:color w:val="1F3864" w:themeColor="accent1" w:themeShade="80"/>
                                  <w:sz w:val="22"/>
                                  <w:szCs w:val="24"/>
                                </w:rPr>
                                <w:t xml:space="preserve">-20 will </w:t>
                              </w:r>
                              <w:r w:rsidR="004A0890">
                                <w:rPr>
                                  <w:color w:val="1F3864" w:themeColor="accent1" w:themeShade="80"/>
                                  <w:sz w:val="22"/>
                                  <w:szCs w:val="24"/>
                                </w:rPr>
                                <w:t xml:space="preserve">typically </w:t>
                              </w:r>
                              <w:r w:rsidRPr="00920320">
                                <w:rPr>
                                  <w:color w:val="1F3864" w:themeColor="accent1" w:themeShade="80"/>
                                  <w:sz w:val="22"/>
                                  <w:szCs w:val="24"/>
                                </w:rPr>
                                <w:t xml:space="preserve">be issued within </w:t>
                              </w:r>
                              <w:r w:rsidR="00DA47A7">
                                <w:rPr>
                                  <w:color w:val="1F3864" w:themeColor="accent1" w:themeShade="80"/>
                                  <w:sz w:val="22"/>
                                  <w:szCs w:val="24"/>
                                </w:rPr>
                                <w:t>3-5 business days</w:t>
                              </w:r>
                              <w:r w:rsidRPr="00920320">
                                <w:rPr>
                                  <w:color w:val="1F3864" w:themeColor="accent1" w:themeShade="80"/>
                                  <w:sz w:val="22"/>
                                  <w:szCs w:val="24"/>
                                </w:rPr>
                                <w:t xml:space="preserve"> from the release date.</w:t>
                              </w:r>
                            </w:p>
                            <w:p w14:paraId="5FBC703D" w14:textId="76AA6AC6" w:rsidR="00DB329A" w:rsidRPr="00920320" w:rsidRDefault="00DB329A" w:rsidP="00DB329A">
                              <w:pPr>
                                <w:rPr>
                                  <w:color w:val="1F3864" w:themeColor="accent1" w:themeShade="80"/>
                                  <w:sz w:val="22"/>
                                  <w:szCs w:val="24"/>
                                </w:rPr>
                              </w:pPr>
                              <w:r w:rsidRPr="00920320">
                                <w:rPr>
                                  <w:color w:val="1F3864" w:themeColor="accent1" w:themeShade="80"/>
                                  <w:sz w:val="22"/>
                                  <w:szCs w:val="24"/>
                                </w:rPr>
                                <w:t>I-20</w:t>
                              </w:r>
                              <w:r w:rsidR="009B7793" w:rsidRPr="00920320">
                                <w:rPr>
                                  <w:color w:val="1F3864" w:themeColor="accent1" w:themeShade="80"/>
                                  <w:sz w:val="22"/>
                                  <w:szCs w:val="24"/>
                                </w:rPr>
                                <w:t xml:space="preserve"> that</w:t>
                              </w:r>
                              <w:r w:rsidRPr="00920320">
                                <w:rPr>
                                  <w:color w:val="1F3864" w:themeColor="accent1" w:themeShade="80"/>
                                  <w:sz w:val="22"/>
                                  <w:szCs w:val="24"/>
                                </w:rPr>
                                <w:t xml:space="preserve"> is showing “pending transfer from institution A” doesn’t need a travel signature. When student </w:t>
                              </w:r>
                              <w:r w:rsidR="00927CA8" w:rsidRPr="00920320">
                                <w:rPr>
                                  <w:color w:val="1F3864" w:themeColor="accent1" w:themeShade="80"/>
                                  <w:sz w:val="22"/>
                                  <w:szCs w:val="24"/>
                                </w:rPr>
                                <w:t>completes</w:t>
                              </w:r>
                              <w:r w:rsidRPr="00920320">
                                <w:rPr>
                                  <w:color w:val="1F3864" w:themeColor="accent1" w:themeShade="80"/>
                                  <w:sz w:val="22"/>
                                  <w:szCs w:val="24"/>
                                </w:rPr>
                                <w:t xml:space="preserve"> immigration </w:t>
                              </w:r>
                              <w:r w:rsidR="000B45A3" w:rsidRPr="00920320">
                                <w:rPr>
                                  <w:color w:val="1F3864" w:themeColor="accent1" w:themeShade="80"/>
                                  <w:sz w:val="22"/>
                                  <w:szCs w:val="24"/>
                                </w:rPr>
                                <w:t>registration,</w:t>
                              </w:r>
                              <w:r w:rsidRPr="00920320">
                                <w:rPr>
                                  <w:color w:val="1F3864" w:themeColor="accent1" w:themeShade="80"/>
                                  <w:sz w:val="22"/>
                                  <w:szCs w:val="24"/>
                                </w:rPr>
                                <w:t xml:space="preserve"> we will print a “continuing attendance” I-20, which will </w:t>
                              </w:r>
                              <w:r w:rsidR="009B7793" w:rsidRPr="00920320">
                                <w:rPr>
                                  <w:color w:val="1F3864" w:themeColor="accent1" w:themeShade="80"/>
                                  <w:sz w:val="22"/>
                                  <w:szCs w:val="24"/>
                                </w:rPr>
                                <w:t xml:space="preserve">then </w:t>
                              </w:r>
                              <w:r w:rsidRPr="00920320">
                                <w:rPr>
                                  <w:color w:val="1F3864" w:themeColor="accent1" w:themeShade="80"/>
                                  <w:sz w:val="22"/>
                                  <w:szCs w:val="24"/>
                                </w:rPr>
                                <w:t>need a travel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Straight Arrow Connector 197"/>
                        <wps:cNvCnPr/>
                        <wps:spPr>
                          <a:xfrm>
                            <a:off x="3467100" y="4832350"/>
                            <a:ext cx="352425" cy="0"/>
                          </a:xfrm>
                          <a:prstGeom prst="straightConnector1">
                            <a:avLst/>
                          </a:prstGeom>
                          <a:noFill/>
                          <a:ln w="6350" cap="flat" cmpd="sng" algn="ctr">
                            <a:solidFill>
                              <a:srgbClr val="4472C4"/>
                            </a:solidFill>
                            <a:prstDash val="solid"/>
                            <a:miter lim="800000"/>
                            <a:tailEnd type="triangle"/>
                          </a:ln>
                          <a:effectLst/>
                        </wps:spPr>
                        <wps:bodyPr/>
                      </wps:wsp>
                      <wps:wsp>
                        <wps:cNvPr id="3" name="Straight Arrow Connector 3"/>
                        <wps:cNvCnPr/>
                        <wps:spPr>
                          <a:xfrm>
                            <a:off x="3492500" y="2000250"/>
                            <a:ext cx="276225" cy="9525"/>
                          </a:xfrm>
                          <a:prstGeom prst="straightConnector1">
                            <a:avLst/>
                          </a:prstGeom>
                          <a:noFill/>
                          <a:ln w="6350" cap="flat" cmpd="sng" algn="ctr">
                            <a:solidFill>
                              <a:srgbClr val="4472C4"/>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16286A70" id="Group 12" o:spid="_x0000_s1054" style="position:absolute;margin-left:22.5pt;margin-top:26pt;width:573.5pt;height:599pt;z-index:251658408;mso-position-horizontal-relative:page;mso-width-relative:margin;mso-height-relative:margin" coordsize="72834,76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">
                <v:shapetype id="_x0000_t202" coordsize="21600,21600" o:spt="202" path="m,l,21600r21600,l21600,xe">
                  <v:stroke joinstyle="miter"/>
                  <v:path gradientshapeok="t" o:connecttype="rect"/>
                </v:shapetype>
                <v:shape id="Text Box 2" o:spid="_x0000_s1055" type="#_x0000_t202" style="position:absolute;left:1524;top:16129;width:32861;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" fillcolor="white [3201]" strokecolor="black [3200]" strokeweight="1pt">
                  <v:textbox>
                    <w:txbxContent>
                      <w:p w14:paraId="76BD8CC7" w14:textId="22489CA7" w:rsidR="00DB329A" w:rsidRPr="00927CA8" w:rsidRDefault="00DB329A" w:rsidP="00DB329A">
                        <w:pPr>
                          <w:rPr>
                            <w:color w:val="1F3864" w:themeColor="accent1" w:themeShade="80"/>
                          </w:rPr>
                        </w:pPr>
                        <w:r w:rsidRPr="00927CA8">
                          <w:rPr>
                            <w:rFonts w:cs="Calibri"/>
                            <w:color w:val="1F3864" w:themeColor="accent1" w:themeShade="80"/>
                            <w:sz w:val="22"/>
                            <w:szCs w:val="22"/>
                            <w:u w:val="single"/>
                          </w:rPr>
                          <w:t>Case 1:</w:t>
                        </w:r>
                        <w:r w:rsidRPr="00927CA8">
                          <w:rPr>
                            <w:rFonts w:cs="Calibri"/>
                            <w:color w:val="1F3864" w:themeColor="accent1" w:themeShade="80"/>
                            <w:sz w:val="22"/>
                            <w:szCs w:val="22"/>
                          </w:rPr>
                          <w:t xml:space="preserve"> Student has been released from school A to school B (AU) with a release date more than 5 month</w:t>
                        </w:r>
                        <w:r w:rsidR="008E42DF">
                          <w:rPr>
                            <w:rFonts w:cs="Calibri"/>
                            <w:color w:val="1F3864" w:themeColor="accent1" w:themeShade="80"/>
                            <w:sz w:val="22"/>
                            <w:szCs w:val="22"/>
                          </w:rPr>
                          <w:t>s</w:t>
                        </w:r>
                        <w:r w:rsidRPr="00927CA8">
                          <w:rPr>
                            <w:rFonts w:cs="Calibri"/>
                            <w:color w:val="1F3864" w:themeColor="accent1" w:themeShade="80"/>
                            <w:sz w:val="22"/>
                            <w:szCs w:val="22"/>
                          </w:rPr>
                          <w:t xml:space="preserve"> from the new program start date at school</w:t>
                        </w:r>
                        <w:r w:rsidRPr="00927CA8">
                          <w:rPr>
                            <w:color w:val="1F3864" w:themeColor="accent1" w:themeShade="80"/>
                          </w:rPr>
                          <w:t xml:space="preserve"> </w:t>
                        </w:r>
                        <w:proofErr w:type="gramStart"/>
                        <w:r w:rsidRPr="00927CA8">
                          <w:rPr>
                            <w:color w:val="1F3864" w:themeColor="accent1" w:themeShade="80"/>
                          </w:rPr>
                          <w:t>B</w:t>
                        </w:r>
                        <w:proofErr w:type="gramEnd"/>
                      </w:p>
                    </w:txbxContent>
                  </v:textbox>
                </v:shape>
                <v:shape id="Text Box 2" o:spid="_x0000_s1056" type="#_x0000_t202" style="position:absolute;left:38925;top:15303;width:33147;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" fillcolor="white [3201]" strokecolor="black [3200]" strokeweight="1pt">
                  <v:textbox>
                    <w:txbxContent>
                      <w:p w14:paraId="4046C1B7" w14:textId="77777777" w:rsidR="00DB329A" w:rsidRPr="00927CA8" w:rsidRDefault="00DB329A" w:rsidP="00DB329A">
                        <w:pPr>
                          <w:rPr>
                            <w:color w:val="1F3864" w:themeColor="accent1" w:themeShade="80"/>
                            <w:sz w:val="22"/>
                            <w:szCs w:val="22"/>
                          </w:rPr>
                        </w:pPr>
                        <w:r w:rsidRPr="00927CA8">
                          <w:rPr>
                            <w:color w:val="1F3864" w:themeColor="accent1" w:themeShade="80"/>
                            <w:sz w:val="22"/>
                            <w:szCs w:val="22"/>
                          </w:rPr>
                          <w:t>School B will have to issue an initial I-20.</w:t>
                        </w:r>
                      </w:p>
                      <w:p w14:paraId="75826F74" w14:textId="6F073D43" w:rsidR="00DB329A" w:rsidRPr="00927CA8" w:rsidRDefault="00DB329A" w:rsidP="00DB329A">
                        <w:pPr>
                          <w:rPr>
                            <w:color w:val="1F3864" w:themeColor="accent1" w:themeShade="80"/>
                            <w:sz w:val="22"/>
                            <w:szCs w:val="22"/>
                          </w:rPr>
                        </w:pPr>
                        <w:r w:rsidRPr="00927CA8">
                          <w:rPr>
                            <w:color w:val="1F3864" w:themeColor="accent1" w:themeShade="80"/>
                            <w:sz w:val="22"/>
                            <w:szCs w:val="22"/>
                          </w:rPr>
                          <w:t>If the release date is in the future, need to ask school A to cancel the transfer. If after the release date, call SEVIS helpdesk to send back the record to school A.</w:t>
                        </w:r>
                      </w:p>
                    </w:txbxContent>
                  </v:textbox>
                </v:shape>
                <v:shape id="Text Box 2" o:spid="_x0000_s1057" type="#_x0000_t202" style="position:absolute;left:1905;width:67818;height:13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" fillcolor="white [3201]" strokecolor="black [3200]" strokeweight="1pt">
                  <v:textbox>
                    <w:txbxContent>
                      <w:p w14:paraId="743A04AF" w14:textId="77777777" w:rsidR="00DB329A" w:rsidRPr="00E03D64" w:rsidRDefault="00DB329A" w:rsidP="00DB329A">
                        <w:pPr>
                          <w:rPr>
                            <w:color w:val="1F3864" w:themeColor="accent1" w:themeShade="80"/>
                            <w:sz w:val="20"/>
                            <w:szCs w:val="20"/>
                          </w:rPr>
                        </w:pPr>
                        <w:r w:rsidRPr="00E03D64">
                          <w:rPr>
                            <w:color w:val="1F3864" w:themeColor="accent1" w:themeShade="80"/>
                            <w:sz w:val="20"/>
                            <w:szCs w:val="20"/>
                          </w:rPr>
                          <w:t>Transferring a SEVIS record from school A to school B</w:t>
                        </w:r>
                      </w:p>
                      <w:p w14:paraId="70D2B1E5" w14:textId="20AEEE22" w:rsidR="00DB329A" w:rsidRPr="00E03D64" w:rsidRDefault="00DB329A" w:rsidP="00DB329A">
                        <w:pPr>
                          <w:pStyle w:val="ListParagraph"/>
                          <w:rPr>
                            <w:color w:val="1F3864" w:themeColor="accent1" w:themeShade="80"/>
                            <w:sz w:val="20"/>
                            <w:szCs w:val="20"/>
                          </w:rPr>
                        </w:pPr>
                        <w:r w:rsidRPr="00E03D64">
                          <w:rPr>
                            <w:color w:val="1F3864" w:themeColor="accent1" w:themeShade="80"/>
                            <w:sz w:val="20"/>
                            <w:szCs w:val="20"/>
                          </w:rPr>
                          <w:t>1.</w:t>
                        </w:r>
                        <w:r w:rsidR="00D0568B">
                          <w:rPr>
                            <w:color w:val="1F3864" w:themeColor="accent1" w:themeShade="80"/>
                            <w:sz w:val="20"/>
                            <w:szCs w:val="20"/>
                          </w:rPr>
                          <w:t xml:space="preserve"> </w:t>
                        </w:r>
                        <w:r w:rsidRPr="00E03D64">
                          <w:rPr>
                            <w:color w:val="1F3864" w:themeColor="accent1" w:themeShade="80"/>
                            <w:sz w:val="20"/>
                            <w:szCs w:val="20"/>
                          </w:rPr>
                          <w:t>Student must have the inten</w:t>
                        </w:r>
                        <w:r w:rsidR="00332067">
                          <w:rPr>
                            <w:color w:val="1F3864" w:themeColor="accent1" w:themeShade="80"/>
                            <w:sz w:val="20"/>
                            <w:szCs w:val="20"/>
                          </w:rPr>
                          <w:t>t</w:t>
                        </w:r>
                        <w:r w:rsidRPr="00E03D64">
                          <w:rPr>
                            <w:color w:val="1F3864" w:themeColor="accent1" w:themeShade="80"/>
                            <w:sz w:val="20"/>
                            <w:szCs w:val="20"/>
                          </w:rPr>
                          <w:t xml:space="preserve"> to transfer.</w:t>
                        </w:r>
                      </w:p>
                      <w:p w14:paraId="5DFF9600" w14:textId="77777777" w:rsidR="00DB329A" w:rsidRPr="00E03D64" w:rsidRDefault="00DB329A" w:rsidP="00DB329A">
                        <w:pPr>
                          <w:pStyle w:val="ListParagraph"/>
                          <w:rPr>
                            <w:color w:val="1F3864" w:themeColor="accent1" w:themeShade="80"/>
                            <w:sz w:val="20"/>
                            <w:szCs w:val="20"/>
                          </w:rPr>
                        </w:pPr>
                        <w:r w:rsidRPr="00E03D64">
                          <w:rPr>
                            <w:color w:val="1F3864" w:themeColor="accent1" w:themeShade="80"/>
                            <w:sz w:val="20"/>
                            <w:szCs w:val="20"/>
                          </w:rPr>
                          <w:t xml:space="preserve">2. Student must maintain status at his or her school. A terminated record can be transferred </w:t>
                        </w:r>
                        <w:proofErr w:type="gramStart"/>
                        <w:r w:rsidRPr="00E03D64">
                          <w:rPr>
                            <w:color w:val="1F3864" w:themeColor="accent1" w:themeShade="80"/>
                            <w:sz w:val="20"/>
                            <w:szCs w:val="20"/>
                          </w:rPr>
                          <w:t>out,</w:t>
                        </w:r>
                        <w:proofErr w:type="gramEnd"/>
                        <w:r w:rsidRPr="00E03D64">
                          <w:rPr>
                            <w:color w:val="1F3864" w:themeColor="accent1" w:themeShade="80"/>
                            <w:sz w:val="20"/>
                            <w:szCs w:val="20"/>
                          </w:rPr>
                          <w:t xml:space="preserve"> however the other school needs to apply for reinstatement (an initial I-20 is recommended).</w:t>
                        </w:r>
                      </w:p>
                      <w:p w14:paraId="312A68ED" w14:textId="71F25096"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3</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Student must be admitted to school B.</w:t>
                        </w:r>
                      </w:p>
                      <w:p w14:paraId="4308074B" w14:textId="780A7A35"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4</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 xml:space="preserve">Record must be transferred out within 60 days of the program </w:t>
                        </w:r>
                        <w:r w:rsidR="00332067">
                          <w:rPr>
                            <w:color w:val="1F3864" w:themeColor="accent1" w:themeShade="80"/>
                            <w:sz w:val="20"/>
                            <w:szCs w:val="20"/>
                          </w:rPr>
                          <w:t xml:space="preserve">end date </w:t>
                        </w:r>
                        <w:r w:rsidR="00DB329A" w:rsidRPr="00E03D64">
                          <w:rPr>
                            <w:color w:val="1F3864" w:themeColor="accent1" w:themeShade="80"/>
                            <w:sz w:val="20"/>
                            <w:szCs w:val="20"/>
                          </w:rPr>
                          <w:t>or OPT completion.</w:t>
                        </w:r>
                      </w:p>
                      <w:p w14:paraId="260C8EC1" w14:textId="44FF3CDD" w:rsidR="00DB329A" w:rsidRPr="00E03D64" w:rsidRDefault="00D0568B" w:rsidP="00DB329A">
                        <w:pPr>
                          <w:pStyle w:val="ListParagraph"/>
                          <w:rPr>
                            <w:color w:val="1F3864" w:themeColor="accent1" w:themeShade="80"/>
                            <w:sz w:val="20"/>
                            <w:szCs w:val="20"/>
                          </w:rPr>
                        </w:pPr>
                        <w:r>
                          <w:rPr>
                            <w:color w:val="1F3864" w:themeColor="accent1" w:themeShade="80"/>
                            <w:sz w:val="20"/>
                            <w:szCs w:val="20"/>
                          </w:rPr>
                          <w:t>5</w:t>
                        </w:r>
                        <w:r w:rsidR="00DB329A" w:rsidRPr="00E03D64">
                          <w:rPr>
                            <w:color w:val="1F3864" w:themeColor="accent1" w:themeShade="80"/>
                            <w:sz w:val="20"/>
                            <w:szCs w:val="20"/>
                          </w:rPr>
                          <w:t>.</w:t>
                        </w:r>
                        <w:r>
                          <w:rPr>
                            <w:color w:val="1F3864" w:themeColor="accent1" w:themeShade="80"/>
                            <w:sz w:val="20"/>
                            <w:szCs w:val="20"/>
                          </w:rPr>
                          <w:t xml:space="preserve"> </w:t>
                        </w:r>
                        <w:r w:rsidR="00DB329A" w:rsidRPr="00E03D64">
                          <w:rPr>
                            <w:color w:val="1F3864" w:themeColor="accent1" w:themeShade="80"/>
                            <w:sz w:val="20"/>
                            <w:szCs w:val="20"/>
                          </w:rPr>
                          <w:t>The start date at school B should be less than 5 months from the completion date at school A.</w:t>
                        </w:r>
                      </w:p>
                      <w:p w14:paraId="4ACD5908" w14:textId="77777777" w:rsidR="00DB329A" w:rsidRDefault="00DB329A" w:rsidP="00DB329A"/>
                    </w:txbxContent>
                  </v:textbox>
                </v:shape>
                <v:shape id="Text Box 2" o:spid="_x0000_s1058" type="#_x0000_t202" style="position:absolute;left:1587;top:28765;width:32385;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" fillcolor="white [3201]" strokecolor="black [3200]" strokeweight="1pt">
                  <v:textbox>
                    <w:txbxContent>
                      <w:p w14:paraId="0C7476C4" w14:textId="24F39432" w:rsidR="00DB329A" w:rsidRPr="00927CA8" w:rsidRDefault="00DB329A" w:rsidP="00DB329A">
                        <w:pPr>
                          <w:rPr>
                            <w:color w:val="1F3864" w:themeColor="accent1" w:themeShade="80"/>
                            <w:sz w:val="22"/>
                            <w:szCs w:val="22"/>
                          </w:rPr>
                        </w:pPr>
                        <w:r w:rsidRPr="00927CA8">
                          <w:rPr>
                            <w:color w:val="1F3864" w:themeColor="accent1" w:themeShade="80"/>
                            <w:sz w:val="22"/>
                            <w:szCs w:val="22"/>
                            <w:u w:val="single"/>
                          </w:rPr>
                          <w:t>Case 2</w:t>
                        </w:r>
                        <w:r w:rsidRPr="00927CA8">
                          <w:rPr>
                            <w:color w:val="1F3864" w:themeColor="accent1" w:themeShade="80"/>
                            <w:sz w:val="22"/>
                            <w:szCs w:val="22"/>
                          </w:rPr>
                          <w:t>: Student has been released from school A to school B and has decide</w:t>
                        </w:r>
                        <w:r w:rsidR="008E42DF">
                          <w:rPr>
                            <w:color w:val="1F3864" w:themeColor="accent1" w:themeShade="80"/>
                            <w:sz w:val="22"/>
                            <w:szCs w:val="22"/>
                          </w:rPr>
                          <w:t>d</w:t>
                        </w:r>
                        <w:r w:rsidRPr="00927CA8">
                          <w:rPr>
                            <w:color w:val="1F3864" w:themeColor="accent1" w:themeShade="80"/>
                            <w:sz w:val="22"/>
                            <w:szCs w:val="22"/>
                          </w:rPr>
                          <w:t xml:space="preserve"> to be transferred to school C.</w:t>
                        </w:r>
                      </w:p>
                    </w:txbxContent>
                  </v:textbox>
                </v:shape>
                <v:shape id="Text Box 326" o:spid="_x0000_s1059" type="#_x0000_t202" style="position:absolute;left:38862;top:27305;width:33813;height:16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" fillcolor="white [3201]" strokecolor="black [3200]" strokeweight="1pt">
                  <v:textbox>
                    <w:txbxContent>
                      <w:p w14:paraId="5945148B" w14:textId="77777777" w:rsidR="00DB329A" w:rsidRPr="00927CA8" w:rsidRDefault="00DB329A" w:rsidP="00DB329A">
                        <w:pPr>
                          <w:rPr>
                            <w:rFonts w:asciiTheme="minorHAnsi" w:hAnsiTheme="minorHAnsi" w:cstheme="minorHAnsi"/>
                            <w:color w:val="1F3864" w:themeColor="accent1" w:themeShade="80"/>
                            <w:sz w:val="22"/>
                            <w:szCs w:val="22"/>
                          </w:rPr>
                        </w:pPr>
                        <w:r w:rsidRPr="00927CA8">
                          <w:rPr>
                            <w:rFonts w:asciiTheme="minorHAnsi" w:hAnsiTheme="minorHAnsi" w:cstheme="minorHAnsi"/>
                            <w:b/>
                            <w:bCs/>
                            <w:color w:val="1F3864" w:themeColor="accent1" w:themeShade="80"/>
                            <w:sz w:val="22"/>
                            <w:szCs w:val="22"/>
                          </w:rPr>
                          <w:t>Before the release date</w:t>
                        </w:r>
                        <w:r w:rsidRPr="00927CA8">
                          <w:rPr>
                            <w:rFonts w:asciiTheme="minorHAnsi" w:hAnsiTheme="minorHAnsi" w:cstheme="minorHAnsi"/>
                            <w:color w:val="1F3864" w:themeColor="accent1" w:themeShade="80"/>
                            <w:sz w:val="22"/>
                            <w:szCs w:val="22"/>
                          </w:rPr>
                          <w:t xml:space="preserve"> the DSO at school A should cancel the transfer to school B, and transfer out to school C.</w:t>
                        </w:r>
                      </w:p>
                      <w:p w14:paraId="4A31FD0D" w14:textId="77777777" w:rsidR="00DB329A" w:rsidRPr="00927CA8" w:rsidRDefault="00DB329A" w:rsidP="00DB329A">
                        <w:pPr>
                          <w:rPr>
                            <w:rFonts w:asciiTheme="minorHAnsi" w:hAnsiTheme="minorHAnsi" w:cstheme="minorHAnsi"/>
                            <w:color w:val="1F3864" w:themeColor="accent1" w:themeShade="80"/>
                            <w:sz w:val="22"/>
                            <w:szCs w:val="22"/>
                          </w:rPr>
                        </w:pPr>
                        <w:r w:rsidRPr="00927CA8">
                          <w:rPr>
                            <w:rFonts w:asciiTheme="minorHAnsi" w:hAnsiTheme="minorHAnsi" w:cstheme="minorHAnsi"/>
                            <w:b/>
                            <w:bCs/>
                            <w:color w:val="1F3864" w:themeColor="accent1" w:themeShade="80"/>
                            <w:sz w:val="22"/>
                            <w:szCs w:val="22"/>
                          </w:rPr>
                          <w:t>If the transfer release date has passed</w:t>
                        </w:r>
                        <w:r w:rsidRPr="00927CA8">
                          <w:rPr>
                            <w:rFonts w:asciiTheme="minorHAnsi" w:hAnsiTheme="minorHAnsi" w:cstheme="minorHAnsi"/>
                            <w:color w:val="1F3864" w:themeColor="accent1" w:themeShade="80"/>
                            <w:sz w:val="22"/>
                            <w:szCs w:val="22"/>
                          </w:rPr>
                          <w:t xml:space="preserve">, the </w:t>
                        </w:r>
                        <w:r w:rsidRPr="00927CA8">
                          <w:rPr>
                            <w:rFonts w:asciiTheme="minorHAnsi" w:hAnsiTheme="minorHAnsi" w:cstheme="minorHAnsi"/>
                            <w:color w:val="1F3864" w:themeColor="accent1" w:themeShade="80"/>
                            <w:sz w:val="22"/>
                            <w:szCs w:val="22"/>
                            <w:shd w:val="clear" w:color="auto" w:fill="FFFFFF"/>
                          </w:rPr>
                          <w:t xml:space="preserve">PDSO at School B should use the Transfer Out correction to transfer the record to School C. If the correction is not an option, the PDSO should create a dummy record, activate in the same </w:t>
                        </w:r>
                        <w:proofErr w:type="gramStart"/>
                        <w:r w:rsidRPr="00927CA8">
                          <w:rPr>
                            <w:rFonts w:asciiTheme="minorHAnsi" w:hAnsiTheme="minorHAnsi" w:cstheme="minorHAnsi"/>
                            <w:color w:val="1F3864" w:themeColor="accent1" w:themeShade="80"/>
                            <w:sz w:val="22"/>
                            <w:szCs w:val="22"/>
                            <w:shd w:val="clear" w:color="auto" w:fill="FFFFFF"/>
                          </w:rPr>
                          <w:t>day</w:t>
                        </w:r>
                        <w:proofErr w:type="gramEnd"/>
                        <w:r w:rsidRPr="00927CA8">
                          <w:rPr>
                            <w:rFonts w:asciiTheme="minorHAnsi" w:hAnsiTheme="minorHAnsi" w:cstheme="minorHAnsi"/>
                            <w:color w:val="1F3864" w:themeColor="accent1" w:themeShade="80"/>
                            <w:sz w:val="22"/>
                            <w:szCs w:val="22"/>
                            <w:shd w:val="clear" w:color="auto" w:fill="FFFFFF"/>
                          </w:rPr>
                          <w:t xml:space="preserve"> and transfer out.</w:t>
                        </w:r>
                      </w:p>
                    </w:txbxContent>
                  </v:textbox>
                </v:shape>
                <v:shape id="Text Box 324" o:spid="_x0000_s1060" type="#_x0000_t202" style="position:absolute;left:1143;top:43307;width:32543;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" fillcolor="white [3201]" strokecolor="black [3200]" strokeweight="1pt">
                  <v:textbox>
                    <w:txbxContent>
                      <w:p w14:paraId="05340EAE" w14:textId="77777777" w:rsidR="00DB329A" w:rsidRPr="003C73F7" w:rsidRDefault="00DB329A" w:rsidP="00DB329A">
                        <w:pPr>
                          <w:rPr>
                            <w:sz w:val="22"/>
                            <w:szCs w:val="22"/>
                          </w:rPr>
                        </w:pPr>
                        <w:r w:rsidRPr="003C73F7">
                          <w:rPr>
                            <w:color w:val="1F3864" w:themeColor="accent1" w:themeShade="80"/>
                            <w:sz w:val="22"/>
                            <w:szCs w:val="22"/>
                            <w:u w:val="single"/>
                          </w:rPr>
                          <w:t>Case 3:</w:t>
                        </w:r>
                        <w:r w:rsidRPr="003C73F7">
                          <w:rPr>
                            <w:color w:val="1F3864" w:themeColor="accent1" w:themeShade="80"/>
                            <w:sz w:val="22"/>
                            <w:szCs w:val="22"/>
                          </w:rPr>
                          <w:t xml:space="preserve"> Student has been transferred from school A to school B. School B has issued the “Transfer pending I-20” and student has decided to be transferred to school C before classes begin (less than 30 days before classes begin</w:t>
                        </w:r>
                        <w:r w:rsidRPr="003C73F7">
                          <w:rPr>
                            <w:sz w:val="22"/>
                            <w:szCs w:val="22"/>
                          </w:rPr>
                          <w:t>).</w:t>
                        </w:r>
                      </w:p>
                    </w:txbxContent>
                  </v:textbox>
                </v:shape>
                <v:shapetype id="_x0000_t32" coordsize="21600,21600" o:spt="32" o:oned="t" path="m,l21600,21600e" filled="f">
                  <v:path arrowok="t" fillok="f" o:connecttype="none"/>
                  <o:lock v:ext="edit" shapetype="t"/>
                </v:shapetype>
                <v:shape id="Straight Arrow Connector 338" o:spid="_x0000_s1061" type="#_x0000_t32" style="position:absolute;left:35179;top:33020;width:2762;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" strokecolor="#4472c4" strokeweight=".5pt">
                  <v:stroke endarrow="block" joinstyle="miter"/>
                </v:shape>
                <v:shape id="Text Box 2" o:spid="_x0000_s1062" type="#_x0000_t202" style="position:absolute;left:39116;top:44196;width:33718;height:9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" fillcolor="white [3201]" strokecolor="black [3200]" strokeweight="1pt">
                  <v:textbox>
                    <w:txbxContent>
                      <w:p w14:paraId="2EE4A879" w14:textId="26762EDD" w:rsidR="00DB329A" w:rsidRPr="00920320" w:rsidRDefault="00DB329A" w:rsidP="00DB329A">
                        <w:pPr>
                          <w:rPr>
                            <w:color w:val="1F3864" w:themeColor="accent1" w:themeShade="80"/>
                            <w:sz w:val="22"/>
                            <w:szCs w:val="24"/>
                          </w:rPr>
                        </w:pPr>
                        <w:r w:rsidRPr="00920320">
                          <w:rPr>
                            <w:color w:val="1F3864" w:themeColor="accent1" w:themeShade="80"/>
                            <w:sz w:val="22"/>
                            <w:szCs w:val="24"/>
                          </w:rPr>
                          <w:t xml:space="preserve">Student needs to complete immigration registration </w:t>
                        </w:r>
                        <w:r w:rsidR="009B7793" w:rsidRPr="00920320">
                          <w:rPr>
                            <w:color w:val="1F3864" w:themeColor="accent1" w:themeShade="80"/>
                            <w:sz w:val="22"/>
                            <w:szCs w:val="24"/>
                          </w:rPr>
                          <w:t xml:space="preserve">at School B </w:t>
                        </w:r>
                        <w:r w:rsidRPr="00920320">
                          <w:rPr>
                            <w:color w:val="1F3864" w:themeColor="accent1" w:themeShade="80"/>
                            <w:sz w:val="22"/>
                            <w:szCs w:val="24"/>
                          </w:rPr>
                          <w:t xml:space="preserve">and record will need to be activated. </w:t>
                        </w:r>
                      </w:p>
                      <w:p w14:paraId="15200440" w14:textId="0E4BEA9E" w:rsidR="00DB329A" w:rsidRPr="00920320" w:rsidRDefault="00DB329A" w:rsidP="00DB329A">
                        <w:pPr>
                          <w:rPr>
                            <w:color w:val="1F3864" w:themeColor="accent1" w:themeShade="80"/>
                            <w:sz w:val="22"/>
                            <w:szCs w:val="24"/>
                          </w:rPr>
                        </w:pPr>
                        <w:r w:rsidRPr="00920320">
                          <w:rPr>
                            <w:color w:val="1F3864" w:themeColor="accent1" w:themeShade="80"/>
                            <w:sz w:val="22"/>
                            <w:szCs w:val="24"/>
                          </w:rPr>
                          <w:t xml:space="preserve">Record will be transferred out </w:t>
                        </w:r>
                        <w:r w:rsidR="009B7793">
                          <w:rPr>
                            <w:color w:val="1F3864" w:themeColor="accent1" w:themeShade="80"/>
                            <w:sz w:val="22"/>
                            <w:szCs w:val="24"/>
                          </w:rPr>
                          <w:t xml:space="preserve">to School C </w:t>
                        </w:r>
                        <w:r w:rsidRPr="00920320">
                          <w:rPr>
                            <w:color w:val="1F3864" w:themeColor="accent1" w:themeShade="80"/>
                            <w:sz w:val="22"/>
                            <w:szCs w:val="24"/>
                          </w:rPr>
                          <w:t>when</w:t>
                        </w:r>
                        <w:r w:rsidR="009B7793">
                          <w:rPr>
                            <w:color w:val="1F3864" w:themeColor="accent1" w:themeShade="80"/>
                            <w:sz w:val="22"/>
                            <w:szCs w:val="24"/>
                          </w:rPr>
                          <w:t xml:space="preserve"> it</w:t>
                        </w:r>
                        <w:r w:rsidRPr="00920320">
                          <w:rPr>
                            <w:color w:val="1F3864" w:themeColor="accent1" w:themeShade="80"/>
                            <w:sz w:val="22"/>
                            <w:szCs w:val="24"/>
                          </w:rPr>
                          <w:t xml:space="preserve"> is active.</w:t>
                        </w:r>
                      </w:p>
                    </w:txbxContent>
                  </v:textbox>
                </v:shape>
                <v:shape id="Text Box 332" o:spid="_x0000_s1063" type="#_x0000_t202" style="position:absolute;left:1206;top:55499;width:32639;height:8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" fillcolor="white [3201]" strokecolor="black [3200]" strokeweight="1pt">
                  <v:textbox>
                    <w:txbxContent>
                      <w:p w14:paraId="01DC9A0C" w14:textId="77777777" w:rsidR="00DB329A" w:rsidRPr="003C73F7" w:rsidRDefault="00DB329A" w:rsidP="00DB329A">
                        <w:pPr>
                          <w:rPr>
                            <w:color w:val="1F3864" w:themeColor="accent1" w:themeShade="80"/>
                            <w:sz w:val="22"/>
                            <w:szCs w:val="22"/>
                          </w:rPr>
                        </w:pPr>
                        <w:r w:rsidRPr="003C73F7">
                          <w:rPr>
                            <w:color w:val="1F3864" w:themeColor="accent1" w:themeShade="80"/>
                            <w:sz w:val="22"/>
                            <w:szCs w:val="22"/>
                            <w:u w:val="single"/>
                          </w:rPr>
                          <w:t>Case 4</w:t>
                        </w:r>
                        <w:r w:rsidRPr="003C73F7">
                          <w:rPr>
                            <w:color w:val="1F3864" w:themeColor="accent1" w:themeShade="80"/>
                            <w:sz w:val="22"/>
                            <w:szCs w:val="22"/>
                          </w:rPr>
                          <w:t>: Student is admitted to AU, record was transferred from school A to AU (school B). Student decided not to attend AU (school B) in Fall and will attend AU in Spring semester.</w:t>
                        </w:r>
                      </w:p>
                    </w:txbxContent>
                  </v:textbox>
                </v:shape>
                <v:shape id="Text Box 2" o:spid="_x0000_s1064" type="#_x0000_t202" style="position:absolute;left:39052;top:54927;width:33623;height:10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" fillcolor="white [3201]" strokecolor="black [3200]" strokeweight="1pt">
                  <v:textbox>
                    <w:txbxContent>
                      <w:p w14:paraId="759F9F63" w14:textId="6DCF8683" w:rsidR="00DB329A" w:rsidRPr="003C73F7" w:rsidRDefault="00DB329A" w:rsidP="00DB329A">
                        <w:pPr>
                          <w:rPr>
                            <w:color w:val="1F3864" w:themeColor="accent1" w:themeShade="80"/>
                            <w:sz w:val="22"/>
                            <w:szCs w:val="22"/>
                          </w:rPr>
                        </w:pPr>
                        <w:r w:rsidRPr="003C73F7">
                          <w:rPr>
                            <w:color w:val="1F3864" w:themeColor="accent1" w:themeShade="80"/>
                            <w:sz w:val="22"/>
                            <w:szCs w:val="22"/>
                          </w:rPr>
                          <w:t xml:space="preserve">Release date has passed. Work with SEVIS helpdesk to send the record as “completed” </w:t>
                        </w:r>
                        <w:r w:rsidR="009B7793" w:rsidRPr="003C73F7">
                          <w:rPr>
                            <w:color w:val="1F3864" w:themeColor="accent1" w:themeShade="80"/>
                            <w:sz w:val="22"/>
                            <w:szCs w:val="22"/>
                          </w:rPr>
                          <w:t xml:space="preserve">back </w:t>
                        </w:r>
                        <w:r w:rsidRPr="003C73F7">
                          <w:rPr>
                            <w:color w:val="1F3864" w:themeColor="accent1" w:themeShade="80"/>
                            <w:sz w:val="22"/>
                            <w:szCs w:val="22"/>
                          </w:rPr>
                          <w:t>to school A.</w:t>
                        </w:r>
                      </w:p>
                      <w:p w14:paraId="07B28FCE" w14:textId="77777777" w:rsidR="00DB329A" w:rsidRPr="003C73F7" w:rsidRDefault="00DB329A" w:rsidP="00DB329A">
                        <w:pPr>
                          <w:rPr>
                            <w:color w:val="1F3864" w:themeColor="accent1" w:themeShade="80"/>
                            <w:sz w:val="22"/>
                            <w:szCs w:val="22"/>
                          </w:rPr>
                        </w:pPr>
                        <w:r w:rsidRPr="003C73F7">
                          <w:rPr>
                            <w:color w:val="1F3864" w:themeColor="accent1" w:themeShade="80"/>
                            <w:sz w:val="22"/>
                            <w:szCs w:val="22"/>
                          </w:rPr>
                          <w:t xml:space="preserve">Will issue initial I-20 for Spring </w:t>
                        </w:r>
                        <w:proofErr w:type="gramStart"/>
                        <w:r w:rsidRPr="003C73F7">
                          <w:rPr>
                            <w:color w:val="1F3864" w:themeColor="accent1" w:themeShade="80"/>
                            <w:sz w:val="22"/>
                            <w:szCs w:val="22"/>
                          </w:rPr>
                          <w:t>semester</w:t>
                        </w:r>
                        <w:proofErr w:type="gramEnd"/>
                      </w:p>
                    </w:txbxContent>
                  </v:textbox>
                </v:shape>
                <v:shape id="Straight Arrow Connector 339" o:spid="_x0000_s1065" type="#_x0000_t32" style="position:absolute;left:34671;top:59817;width:3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" strokecolor="#4472c4 [3204]" strokeweight=".5pt">
                  <v:stroke endarrow="block" joinstyle="miter"/>
                </v:shape>
                <v:shape id="Text Box 334" o:spid="_x0000_s1066" type="#_x0000_t202" style="position:absolute;top:67310;width:72390;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" fillcolor="white [3201]" strokecolor="black [3200]" strokeweight="1pt">
                  <v:textbox>
                    <w:txbxContent>
                      <w:p w14:paraId="51B31F16" w14:textId="48DD9FA4" w:rsidR="00DB329A" w:rsidRPr="00920320" w:rsidRDefault="00DB329A" w:rsidP="00DB329A">
                        <w:pPr>
                          <w:rPr>
                            <w:color w:val="1F3864" w:themeColor="accent1" w:themeShade="80"/>
                            <w:sz w:val="22"/>
                            <w:szCs w:val="24"/>
                          </w:rPr>
                        </w:pPr>
                        <w:r w:rsidRPr="00920320">
                          <w:rPr>
                            <w:sz w:val="22"/>
                            <w:szCs w:val="24"/>
                          </w:rPr>
                          <w:t>I</w:t>
                        </w:r>
                        <w:r w:rsidRPr="00920320">
                          <w:rPr>
                            <w:color w:val="1F3864" w:themeColor="accent1" w:themeShade="80"/>
                            <w:sz w:val="22"/>
                            <w:szCs w:val="24"/>
                          </w:rPr>
                          <w:t xml:space="preserve">-20 will </w:t>
                        </w:r>
                        <w:r w:rsidR="004A0890">
                          <w:rPr>
                            <w:color w:val="1F3864" w:themeColor="accent1" w:themeShade="80"/>
                            <w:sz w:val="22"/>
                            <w:szCs w:val="24"/>
                          </w:rPr>
                          <w:t xml:space="preserve">typically </w:t>
                        </w:r>
                        <w:r w:rsidRPr="00920320">
                          <w:rPr>
                            <w:color w:val="1F3864" w:themeColor="accent1" w:themeShade="80"/>
                            <w:sz w:val="22"/>
                            <w:szCs w:val="24"/>
                          </w:rPr>
                          <w:t xml:space="preserve">be issued within </w:t>
                        </w:r>
                        <w:r w:rsidR="00DA47A7">
                          <w:rPr>
                            <w:color w:val="1F3864" w:themeColor="accent1" w:themeShade="80"/>
                            <w:sz w:val="22"/>
                            <w:szCs w:val="24"/>
                          </w:rPr>
                          <w:t>3-5 business days</w:t>
                        </w:r>
                        <w:r w:rsidRPr="00920320">
                          <w:rPr>
                            <w:color w:val="1F3864" w:themeColor="accent1" w:themeShade="80"/>
                            <w:sz w:val="22"/>
                            <w:szCs w:val="24"/>
                          </w:rPr>
                          <w:t xml:space="preserve"> from the release date.</w:t>
                        </w:r>
                      </w:p>
                      <w:p w14:paraId="5FBC703D" w14:textId="76AA6AC6" w:rsidR="00DB329A" w:rsidRPr="00920320" w:rsidRDefault="00DB329A" w:rsidP="00DB329A">
                        <w:pPr>
                          <w:rPr>
                            <w:color w:val="1F3864" w:themeColor="accent1" w:themeShade="80"/>
                            <w:sz w:val="22"/>
                            <w:szCs w:val="24"/>
                          </w:rPr>
                        </w:pPr>
                        <w:r w:rsidRPr="00920320">
                          <w:rPr>
                            <w:color w:val="1F3864" w:themeColor="accent1" w:themeShade="80"/>
                            <w:sz w:val="22"/>
                            <w:szCs w:val="24"/>
                          </w:rPr>
                          <w:t>I-20</w:t>
                        </w:r>
                        <w:r w:rsidR="009B7793" w:rsidRPr="00920320">
                          <w:rPr>
                            <w:color w:val="1F3864" w:themeColor="accent1" w:themeShade="80"/>
                            <w:sz w:val="22"/>
                            <w:szCs w:val="24"/>
                          </w:rPr>
                          <w:t xml:space="preserve"> that</w:t>
                        </w:r>
                        <w:r w:rsidRPr="00920320">
                          <w:rPr>
                            <w:color w:val="1F3864" w:themeColor="accent1" w:themeShade="80"/>
                            <w:sz w:val="22"/>
                            <w:szCs w:val="24"/>
                          </w:rPr>
                          <w:t xml:space="preserve"> is showing “pending transfer from institution A” doesn’t need a travel signature. When student </w:t>
                        </w:r>
                        <w:r w:rsidR="00927CA8" w:rsidRPr="00920320">
                          <w:rPr>
                            <w:color w:val="1F3864" w:themeColor="accent1" w:themeShade="80"/>
                            <w:sz w:val="22"/>
                            <w:szCs w:val="24"/>
                          </w:rPr>
                          <w:t>completes</w:t>
                        </w:r>
                        <w:r w:rsidRPr="00920320">
                          <w:rPr>
                            <w:color w:val="1F3864" w:themeColor="accent1" w:themeShade="80"/>
                            <w:sz w:val="22"/>
                            <w:szCs w:val="24"/>
                          </w:rPr>
                          <w:t xml:space="preserve"> immigration </w:t>
                        </w:r>
                        <w:r w:rsidR="000B45A3" w:rsidRPr="00920320">
                          <w:rPr>
                            <w:color w:val="1F3864" w:themeColor="accent1" w:themeShade="80"/>
                            <w:sz w:val="22"/>
                            <w:szCs w:val="24"/>
                          </w:rPr>
                          <w:t>registration,</w:t>
                        </w:r>
                        <w:r w:rsidRPr="00920320">
                          <w:rPr>
                            <w:color w:val="1F3864" w:themeColor="accent1" w:themeShade="80"/>
                            <w:sz w:val="22"/>
                            <w:szCs w:val="24"/>
                          </w:rPr>
                          <w:t xml:space="preserve"> we will print a “continuing attendance” I-20, which will </w:t>
                        </w:r>
                        <w:r w:rsidR="009B7793" w:rsidRPr="00920320">
                          <w:rPr>
                            <w:color w:val="1F3864" w:themeColor="accent1" w:themeShade="80"/>
                            <w:sz w:val="22"/>
                            <w:szCs w:val="24"/>
                          </w:rPr>
                          <w:t xml:space="preserve">then </w:t>
                        </w:r>
                        <w:r w:rsidRPr="00920320">
                          <w:rPr>
                            <w:color w:val="1F3864" w:themeColor="accent1" w:themeShade="80"/>
                            <w:sz w:val="22"/>
                            <w:szCs w:val="24"/>
                          </w:rPr>
                          <w:t>need a travel signature.</w:t>
                        </w:r>
                      </w:p>
                    </w:txbxContent>
                  </v:textbox>
                </v:shape>
                <v:shape id="Straight Arrow Connector 197" o:spid="_x0000_s1067" type="#_x0000_t32" style="position:absolute;left:34671;top:48323;width:3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" strokecolor="#4472c4" strokeweight=".5pt">
                  <v:stroke endarrow="block" joinstyle="miter"/>
                </v:shape>
                <v:shape id="Straight Arrow Connector 3" o:spid="_x0000_s1068" type="#_x0000_t32" style="position:absolute;left:34925;top:20002;width:2762;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" strokecolor="#4472c4" strokeweight=".5pt">
                  <v:stroke endarrow="block" joinstyle="miter"/>
                </v:shape>
                <w10:wrap anchorx="page"/>
              </v:group>
            </w:pict>
          </mc:Fallback>
        </mc:AlternateContent>
      </w:r>
      <w:r w:rsidR="00DB329A" w:rsidRPr="00067775">
        <w:rPr>
          <w:b/>
          <w:bCs/>
          <w:color w:val="1F3864" w:themeColor="accent1" w:themeShade="80"/>
        </w:rPr>
        <w:t xml:space="preserve">Transfer-In </w:t>
      </w:r>
      <w:commentRangeStart w:id="171"/>
      <w:r w:rsidR="0062352B">
        <w:rPr>
          <w:b/>
          <w:bCs/>
          <w:color w:val="1F3864" w:themeColor="accent1" w:themeShade="80"/>
        </w:rPr>
        <w:t>Special</w:t>
      </w:r>
      <w:commentRangeEnd w:id="171"/>
      <w:r w:rsidR="007F57DD">
        <w:rPr>
          <w:rStyle w:val="CommentReference"/>
        </w:rPr>
        <w:commentReference w:id="171"/>
      </w:r>
      <w:r w:rsidR="0062352B">
        <w:rPr>
          <w:b/>
          <w:bCs/>
          <w:color w:val="1F3864" w:themeColor="accent1" w:themeShade="80"/>
        </w:rPr>
        <w:t xml:space="preserve"> </w:t>
      </w:r>
      <w:r w:rsidR="00DB329A" w:rsidRPr="00067775">
        <w:rPr>
          <w:b/>
          <w:bCs/>
          <w:color w:val="1F3864" w:themeColor="accent1" w:themeShade="80"/>
        </w:rPr>
        <w:t>Cases</w:t>
      </w:r>
      <w:r w:rsidR="00DB329A">
        <w:rPr>
          <w:noProof/>
        </w:rPr>
        <mc:AlternateContent>
          <mc:Choice Requires="wps">
            <w:drawing>
              <wp:anchor distT="0" distB="0" distL="114300" distR="114300" simplePos="0" relativeHeight="251658240" behindDoc="0" locked="0" layoutInCell="1" allowOverlap="1" wp14:anchorId="580B9EF9" wp14:editId="42FFDA0E">
                <wp:simplePos x="0" y="0"/>
                <wp:positionH relativeFrom="column">
                  <wp:posOffset>2762250</wp:posOffset>
                </wp:positionH>
                <wp:positionV relativeFrom="paragraph">
                  <wp:posOffset>7252335</wp:posOffset>
                </wp:positionV>
                <wp:extent cx="523875" cy="0"/>
                <wp:effectExtent l="0" t="76200" r="9525" b="95250"/>
                <wp:wrapNone/>
                <wp:docPr id="336" name="Straight Arrow Connector 336"/>
                <wp:cNvGraphicFramePr/>
                <a:graphic xmlns:a="http://schemas.openxmlformats.org/drawingml/2006/main">
                  <a:graphicData uri="http://schemas.microsoft.com/office/word/2010/wordprocessingShape">
                    <wps:wsp>
                      <wps:cNvCnPr/>
                      <wps:spPr>
                        <a:xfrm>
                          <a:off x="0" y="0"/>
                          <a:ext cx="523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8BA1793" id="Straight Arrow Connector 336" o:spid="_x0000_s1026" type="#_x0000_t32" style="position:absolute;margin-left:217.5pt;margin-top:571.05pt;width:41.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" strokecolor="#4472c4 [3204]" strokeweight=".5pt">
                <v:stroke endarrow="block" joinstyle="miter"/>
              </v:shape>
            </w:pict>
          </mc:Fallback>
        </mc:AlternateContent>
      </w:r>
      <w:r w:rsidR="002E4D2A">
        <w:rPr>
          <w:b/>
          <w:bCs/>
          <w:color w:val="1F3864" w:themeColor="accent1" w:themeShade="80"/>
        </w:rPr>
        <w:t xml:space="preserve"> (review NAFSA Manual 3.G.5 for more information)</w:t>
      </w:r>
    </w:p>
    <w:p w14:paraId="7FC4A397" w14:textId="3A3ED732" w:rsidR="00DB329A" w:rsidRDefault="00DB329A" w:rsidP="00DB329A">
      <w:pPr>
        <w:pStyle w:val="Normal2"/>
        <w:ind w:left="576"/>
      </w:pPr>
    </w:p>
    <w:p w14:paraId="35C4CACC" w14:textId="595DA0E3" w:rsidR="00DB329A" w:rsidRDefault="00DB329A" w:rsidP="00DB329A">
      <w:pPr>
        <w:pStyle w:val="Normal2"/>
        <w:ind w:left="576"/>
      </w:pPr>
    </w:p>
    <w:p w14:paraId="59A4C029" w14:textId="4289D860" w:rsidR="00DB329A" w:rsidRDefault="00DB329A" w:rsidP="00DB329A">
      <w:pPr>
        <w:pStyle w:val="Normal2"/>
        <w:ind w:left="576"/>
      </w:pPr>
    </w:p>
    <w:p w14:paraId="206CCCBF" w14:textId="0CFC27EE" w:rsidR="00DB329A" w:rsidRDefault="00DB329A" w:rsidP="00DB329A">
      <w:pPr>
        <w:pStyle w:val="Normal2"/>
        <w:ind w:left="576"/>
      </w:pPr>
    </w:p>
    <w:p w14:paraId="08F78BCA" w14:textId="600301AC" w:rsidR="00DB329A" w:rsidRDefault="00DB329A" w:rsidP="00DB329A">
      <w:pPr>
        <w:pStyle w:val="Normal2"/>
        <w:ind w:left="576"/>
      </w:pPr>
    </w:p>
    <w:p w14:paraId="1BBA740A" w14:textId="1B893A25" w:rsidR="00DB329A" w:rsidRDefault="00DB329A" w:rsidP="00DB329A">
      <w:pPr>
        <w:pStyle w:val="Normal2"/>
        <w:ind w:left="576"/>
      </w:pPr>
    </w:p>
    <w:p w14:paraId="5B026B30" w14:textId="77777777" w:rsidR="00DB329A" w:rsidRDefault="00DB329A" w:rsidP="00DB329A">
      <w:pPr>
        <w:pStyle w:val="Normal2"/>
        <w:ind w:left="576"/>
      </w:pPr>
    </w:p>
    <w:p w14:paraId="06D6FC30" w14:textId="32B97806" w:rsidR="00DB329A" w:rsidRDefault="00DB329A" w:rsidP="00DB329A">
      <w:pPr>
        <w:pStyle w:val="Normal2"/>
        <w:ind w:left="576"/>
      </w:pPr>
    </w:p>
    <w:p w14:paraId="0095788F" w14:textId="511013A3" w:rsidR="00DB329A" w:rsidRDefault="00DB329A" w:rsidP="00DB329A">
      <w:pPr>
        <w:pStyle w:val="Normal2"/>
        <w:ind w:left="576"/>
      </w:pPr>
    </w:p>
    <w:p w14:paraId="013EC57E" w14:textId="74A96695" w:rsidR="00DB329A" w:rsidRDefault="00DB329A" w:rsidP="00DB329A">
      <w:pPr>
        <w:pStyle w:val="Normal2"/>
        <w:ind w:left="576"/>
      </w:pPr>
    </w:p>
    <w:p w14:paraId="602B2773" w14:textId="3809DB62" w:rsidR="00DB329A" w:rsidRDefault="00DB329A" w:rsidP="00DB329A">
      <w:pPr>
        <w:pStyle w:val="Normal2"/>
        <w:ind w:left="576"/>
      </w:pPr>
    </w:p>
    <w:p w14:paraId="72954059" w14:textId="77777777" w:rsidR="00DB329A" w:rsidRDefault="00DB329A" w:rsidP="00DB329A">
      <w:pPr>
        <w:pStyle w:val="Normal2"/>
        <w:ind w:left="576"/>
      </w:pPr>
    </w:p>
    <w:p w14:paraId="36AD0BB4" w14:textId="77777777" w:rsidR="00DB329A" w:rsidRDefault="00DB329A" w:rsidP="00DB329A">
      <w:pPr>
        <w:pStyle w:val="Normal2"/>
        <w:ind w:left="0"/>
        <w:rPr>
          <w:rFonts w:ascii="Calibri Light" w:hAnsi="Calibri Light" w:cs="Calibri Light"/>
          <w:color w:val="1F3864" w:themeColor="accent1" w:themeShade="80"/>
        </w:rPr>
      </w:pPr>
    </w:p>
    <w:p w14:paraId="3A182A08" w14:textId="45B322B8" w:rsidR="00E83C90" w:rsidRDefault="00D40FE6" w:rsidP="00B65AA4">
      <w:pPr>
        <w:pStyle w:val="Heading2"/>
      </w:pPr>
      <w:bookmarkStart w:id="172" w:name="_Toc77246677"/>
      <w:r>
        <w:t>4.3 Change of Level (COL)</w:t>
      </w:r>
      <w:bookmarkEnd w:id="172"/>
    </w:p>
    <w:p w14:paraId="2C445B43" w14:textId="77777777" w:rsidR="00FE4C38" w:rsidRDefault="00FE4C38" w:rsidP="00E83C90">
      <w:pPr>
        <w:rPr>
          <w:rFonts w:asciiTheme="minorHAnsi" w:hAnsiTheme="minorHAnsi" w:cstheme="minorHAnsi"/>
          <w:b/>
          <w:bCs/>
          <w:color w:val="1F3864" w:themeColor="accent1" w:themeShade="80"/>
          <w:szCs w:val="24"/>
        </w:rPr>
      </w:pPr>
    </w:p>
    <w:p w14:paraId="72E6A21C" w14:textId="77777777" w:rsidR="00FE4C38" w:rsidRDefault="00FE4C38" w:rsidP="00E83C90">
      <w:pPr>
        <w:rPr>
          <w:rFonts w:asciiTheme="minorHAnsi" w:hAnsiTheme="minorHAnsi" w:cstheme="minorHAnsi"/>
          <w:b/>
          <w:bCs/>
          <w:color w:val="1F3864" w:themeColor="accent1" w:themeShade="80"/>
          <w:szCs w:val="24"/>
        </w:rPr>
      </w:pPr>
    </w:p>
    <w:p w14:paraId="558FF1FD" w14:textId="77777777" w:rsidR="00FE4C38" w:rsidRDefault="00FE4C38" w:rsidP="00E83C90">
      <w:pPr>
        <w:rPr>
          <w:rFonts w:asciiTheme="minorHAnsi" w:hAnsiTheme="minorHAnsi" w:cstheme="minorHAnsi"/>
          <w:b/>
          <w:bCs/>
          <w:color w:val="1F3864" w:themeColor="accent1" w:themeShade="80"/>
          <w:szCs w:val="24"/>
        </w:rPr>
      </w:pPr>
    </w:p>
    <w:p w14:paraId="46D40F0D" w14:textId="77777777" w:rsidR="00FE4C38" w:rsidRDefault="00FE4C38" w:rsidP="00E83C90">
      <w:pPr>
        <w:rPr>
          <w:rFonts w:asciiTheme="minorHAnsi" w:hAnsiTheme="minorHAnsi" w:cstheme="minorHAnsi"/>
          <w:b/>
          <w:bCs/>
          <w:color w:val="1F3864" w:themeColor="accent1" w:themeShade="80"/>
          <w:szCs w:val="24"/>
        </w:rPr>
      </w:pPr>
    </w:p>
    <w:p w14:paraId="003D5364" w14:textId="77777777" w:rsidR="00FE4C38" w:rsidRDefault="00FE4C38" w:rsidP="00E83C90">
      <w:pPr>
        <w:rPr>
          <w:rFonts w:asciiTheme="minorHAnsi" w:hAnsiTheme="minorHAnsi" w:cstheme="minorHAnsi"/>
          <w:b/>
          <w:bCs/>
          <w:color w:val="1F3864" w:themeColor="accent1" w:themeShade="80"/>
          <w:szCs w:val="24"/>
        </w:rPr>
      </w:pPr>
    </w:p>
    <w:p w14:paraId="73E94B46" w14:textId="77777777" w:rsidR="00FE4C38" w:rsidRDefault="00FE4C38" w:rsidP="00E83C90">
      <w:pPr>
        <w:rPr>
          <w:rFonts w:asciiTheme="minorHAnsi" w:hAnsiTheme="minorHAnsi" w:cstheme="minorHAnsi"/>
          <w:b/>
          <w:bCs/>
          <w:color w:val="1F3864" w:themeColor="accent1" w:themeShade="80"/>
          <w:szCs w:val="24"/>
        </w:rPr>
      </w:pPr>
    </w:p>
    <w:p w14:paraId="20EC1A04" w14:textId="77777777" w:rsidR="00FE4C38" w:rsidRDefault="00FE4C38" w:rsidP="00E83C90">
      <w:pPr>
        <w:rPr>
          <w:rFonts w:asciiTheme="minorHAnsi" w:hAnsiTheme="minorHAnsi" w:cstheme="minorHAnsi"/>
          <w:b/>
          <w:bCs/>
          <w:color w:val="1F3864" w:themeColor="accent1" w:themeShade="80"/>
          <w:szCs w:val="24"/>
        </w:rPr>
      </w:pPr>
    </w:p>
    <w:p w14:paraId="774F9D16" w14:textId="77777777" w:rsidR="00FE4C38" w:rsidRDefault="00FE4C38" w:rsidP="00E83C90">
      <w:pPr>
        <w:rPr>
          <w:rFonts w:asciiTheme="minorHAnsi" w:hAnsiTheme="minorHAnsi" w:cstheme="minorHAnsi"/>
          <w:b/>
          <w:bCs/>
          <w:color w:val="1F3864" w:themeColor="accent1" w:themeShade="80"/>
          <w:szCs w:val="24"/>
        </w:rPr>
      </w:pPr>
    </w:p>
    <w:p w14:paraId="4F77E45B" w14:textId="37684B1F" w:rsidR="00665BDC" w:rsidRPr="00D40FE6" w:rsidRDefault="00665BDC" w:rsidP="00B65AA4">
      <w:pPr>
        <w:pStyle w:val="Heading2"/>
      </w:pPr>
      <w:r>
        <w:t>4.2 Change of Academic Level</w:t>
      </w:r>
    </w:p>
    <w:p w14:paraId="5AFE599B" w14:textId="7F912F41" w:rsidR="00E83C90" w:rsidRPr="00156CEA" w:rsidRDefault="00156CEA" w:rsidP="00E83C90">
      <w:pPr>
        <w:rPr>
          <w:rFonts w:asciiTheme="minorHAnsi" w:hAnsiTheme="minorHAnsi" w:cstheme="minorHAnsi"/>
          <w:color w:val="1F3864" w:themeColor="accent1" w:themeShade="80"/>
          <w:szCs w:val="24"/>
        </w:rPr>
      </w:pPr>
      <w:r w:rsidRPr="00156CEA">
        <w:rPr>
          <w:rFonts w:asciiTheme="minorHAnsi" w:hAnsiTheme="minorHAnsi" w:cstheme="minorHAnsi"/>
          <w:color w:val="1F3864" w:themeColor="accent1" w:themeShade="80"/>
          <w:szCs w:val="24"/>
        </w:rPr>
        <w:t xml:space="preserve">A Change of Academic Level (COL) I-20 </w:t>
      </w:r>
      <w:r w:rsidR="00E83C90" w:rsidRPr="00156CEA">
        <w:rPr>
          <w:rFonts w:asciiTheme="minorHAnsi" w:hAnsiTheme="minorHAnsi" w:cstheme="minorHAnsi"/>
          <w:color w:val="1F3864" w:themeColor="accent1" w:themeShade="80"/>
          <w:szCs w:val="24"/>
        </w:rPr>
        <w:t xml:space="preserve">is created when </w:t>
      </w:r>
      <w:r w:rsidR="002061B0">
        <w:rPr>
          <w:rFonts w:asciiTheme="minorHAnsi" w:hAnsiTheme="minorHAnsi" w:cstheme="minorHAnsi"/>
          <w:color w:val="1F3864" w:themeColor="accent1" w:themeShade="80"/>
          <w:szCs w:val="24"/>
        </w:rPr>
        <w:t xml:space="preserve">a </w:t>
      </w:r>
      <w:r w:rsidR="00E83C90" w:rsidRPr="00156CEA">
        <w:rPr>
          <w:rFonts w:asciiTheme="minorHAnsi" w:hAnsiTheme="minorHAnsi" w:cstheme="minorHAnsi"/>
          <w:color w:val="1F3864" w:themeColor="accent1" w:themeShade="80"/>
          <w:szCs w:val="24"/>
        </w:rPr>
        <w:t>student is moving to a new level of stud</w:t>
      </w:r>
      <w:r w:rsidR="006B1689">
        <w:rPr>
          <w:rFonts w:asciiTheme="minorHAnsi" w:hAnsiTheme="minorHAnsi" w:cstheme="minorHAnsi"/>
          <w:color w:val="1F3864" w:themeColor="accent1" w:themeShade="80"/>
          <w:szCs w:val="24"/>
        </w:rPr>
        <w:t xml:space="preserve">y </w:t>
      </w:r>
      <w:r w:rsidR="00F841C0">
        <w:rPr>
          <w:rFonts w:asciiTheme="minorHAnsi" w:hAnsiTheme="minorHAnsi" w:cstheme="minorHAnsi"/>
          <w:color w:val="1F3864" w:themeColor="accent1" w:themeShade="80"/>
          <w:szCs w:val="24"/>
        </w:rPr>
        <w:t>or beginning a new program at AU</w:t>
      </w:r>
      <w:r w:rsidR="00EB34E2">
        <w:rPr>
          <w:rFonts w:asciiTheme="minorHAnsi" w:hAnsiTheme="minorHAnsi" w:cstheme="minorHAnsi"/>
          <w:color w:val="1F3864" w:themeColor="accent1" w:themeShade="80"/>
          <w:szCs w:val="24"/>
        </w:rPr>
        <w:t xml:space="preserve"> </w:t>
      </w:r>
      <w:r w:rsidR="006B1689">
        <w:rPr>
          <w:rFonts w:asciiTheme="minorHAnsi" w:hAnsiTheme="minorHAnsi" w:cstheme="minorHAnsi"/>
          <w:color w:val="1F3864" w:themeColor="accent1" w:themeShade="80"/>
          <w:szCs w:val="24"/>
        </w:rPr>
        <w:t>(e.g., from a bachelor’s program to a master’s program</w:t>
      </w:r>
      <w:r w:rsidR="00B271D2">
        <w:rPr>
          <w:rFonts w:asciiTheme="minorHAnsi" w:hAnsiTheme="minorHAnsi" w:cstheme="minorHAnsi"/>
          <w:color w:val="1F3864" w:themeColor="accent1" w:themeShade="80"/>
          <w:szCs w:val="24"/>
        </w:rPr>
        <w:t xml:space="preserve"> or from IAP to bachelor’s, etc.</w:t>
      </w:r>
      <w:r w:rsidR="006B1689">
        <w:rPr>
          <w:rFonts w:asciiTheme="minorHAnsi" w:hAnsiTheme="minorHAnsi" w:cstheme="minorHAnsi"/>
          <w:color w:val="1F3864" w:themeColor="accent1" w:themeShade="80"/>
          <w:szCs w:val="24"/>
        </w:rPr>
        <w:t>)</w:t>
      </w:r>
      <w:r w:rsidR="00EB34E2">
        <w:rPr>
          <w:rFonts w:asciiTheme="minorHAnsi" w:hAnsiTheme="minorHAnsi" w:cstheme="minorHAnsi"/>
          <w:color w:val="1F3864" w:themeColor="accent1" w:themeShade="80"/>
          <w:szCs w:val="24"/>
        </w:rPr>
        <w:t xml:space="preserve">. </w:t>
      </w:r>
    </w:p>
    <w:p w14:paraId="4C9CC2DD" w14:textId="4CE4A0D1" w:rsidR="00E83C90" w:rsidRPr="00665BDC" w:rsidRDefault="004B46C7" w:rsidP="00665BDC">
      <w:pPr>
        <w:rPr>
          <w:rFonts w:asciiTheme="minorHAnsi" w:hAnsiTheme="minorHAnsi" w:cstheme="minorHAnsi"/>
          <w:b/>
          <w:bCs/>
          <w:color w:val="1F3864" w:themeColor="accent1" w:themeShade="80"/>
          <w:szCs w:val="24"/>
        </w:rPr>
      </w:pPr>
      <w:r>
        <w:rPr>
          <w:rFonts w:asciiTheme="minorHAnsi" w:hAnsiTheme="minorHAnsi" w:cstheme="minorHAnsi"/>
          <w:b/>
          <w:bCs/>
          <w:color w:val="1F3864" w:themeColor="accent1" w:themeShade="80"/>
          <w:szCs w:val="24"/>
        </w:rPr>
        <w:t>Steps to create a COL I-20</w:t>
      </w:r>
    </w:p>
    <w:p w14:paraId="5BF4E3C2" w14:textId="65C436A6" w:rsidR="00E83C90" w:rsidRPr="00E83C90" w:rsidRDefault="007D416A" w:rsidP="007D416A">
      <w:pPr>
        <w:pStyle w:val="Default"/>
        <w:widowControl/>
        <w:numPr>
          <w:ilvl w:val="0"/>
          <w:numId w:val="113"/>
        </w:numPr>
        <w:rPr>
          <w:rFonts w:asciiTheme="minorHAnsi" w:hAnsiTheme="minorHAnsi" w:cstheme="minorHAnsi"/>
          <w:b/>
          <w:bCs/>
          <w:color w:val="1F3864" w:themeColor="accent1" w:themeShade="80"/>
        </w:rPr>
      </w:pPr>
      <w:r>
        <w:rPr>
          <w:rFonts w:asciiTheme="minorHAnsi" w:hAnsiTheme="minorHAnsi" w:cstheme="minorHAnsi"/>
          <w:b/>
          <w:bCs/>
          <w:color w:val="1F3864" w:themeColor="accent1" w:themeShade="80"/>
        </w:rPr>
        <w:t>Admissions submits a COL PIIRF</w:t>
      </w:r>
    </w:p>
    <w:p w14:paraId="5CD25D9F" w14:textId="77777777" w:rsidR="00E83C90" w:rsidRPr="00E83C90" w:rsidRDefault="00E83C90" w:rsidP="00E83C90">
      <w:pPr>
        <w:pStyle w:val="Default"/>
        <w:rPr>
          <w:rFonts w:asciiTheme="minorHAnsi" w:hAnsiTheme="minorHAnsi" w:cstheme="minorHAnsi"/>
          <w:color w:val="1F3864" w:themeColor="accent1" w:themeShade="80"/>
        </w:rPr>
      </w:pPr>
    </w:p>
    <w:p w14:paraId="567A28AF" w14:textId="456CAF66" w:rsidR="00261A62" w:rsidRDefault="00261A62" w:rsidP="007D416A">
      <w:pPr>
        <w:pStyle w:val="Default"/>
        <w:widowControl/>
        <w:numPr>
          <w:ilvl w:val="1"/>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Receive COL PIIRF from new program admissions office and review</w:t>
      </w:r>
      <w:r w:rsidR="00B271D2">
        <w:rPr>
          <w:rFonts w:asciiTheme="minorHAnsi" w:hAnsiTheme="minorHAnsi" w:cstheme="minorHAnsi"/>
          <w:color w:val="1F3864" w:themeColor="accent1" w:themeShade="80"/>
        </w:rPr>
        <w:t xml:space="preserve"> according to regular admissions standards</w:t>
      </w:r>
      <w:r w:rsidR="00D800E2">
        <w:rPr>
          <w:rFonts w:asciiTheme="minorHAnsi" w:hAnsiTheme="minorHAnsi" w:cstheme="minorHAnsi"/>
          <w:color w:val="1F3864" w:themeColor="accent1" w:themeShade="80"/>
        </w:rPr>
        <w:t xml:space="preserve"> (section 2.5 of this manual)</w:t>
      </w:r>
    </w:p>
    <w:p w14:paraId="49BADCAD" w14:textId="3DF5E415" w:rsidR="00B271D2" w:rsidRDefault="00B271D2" w:rsidP="00B271D2">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Generally, the student’s biographical information should be ok since they already have an I-20 from AU, but double check the passport in </w:t>
      </w:r>
      <w:proofErr w:type="gramStart"/>
      <w:r>
        <w:rPr>
          <w:rFonts w:asciiTheme="minorHAnsi" w:hAnsiTheme="minorHAnsi" w:cstheme="minorHAnsi"/>
          <w:color w:val="1F3864" w:themeColor="accent1" w:themeShade="80"/>
        </w:rPr>
        <w:t>case</w:t>
      </w:r>
      <w:proofErr w:type="gramEnd"/>
    </w:p>
    <w:p w14:paraId="54F5E31B" w14:textId="37373CFD" w:rsidR="00B271D2" w:rsidRDefault="00B271D2" w:rsidP="00B271D2">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Review new CFIS form and financial documents (IAP students will submit these through the “financial documents” e-form, whereas regular degree COLs will have them uploaded by admissions as part of the PIIRF)</w:t>
      </w:r>
    </w:p>
    <w:p w14:paraId="04F117C1" w14:textId="2E90A84C" w:rsidR="00B271D2" w:rsidRDefault="00B271D2" w:rsidP="00B271D2">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ELP is not needed since the student has already been admitted to AU with ELP </w:t>
      </w:r>
      <w:proofErr w:type="gramStart"/>
      <w:r>
        <w:rPr>
          <w:rFonts w:asciiTheme="minorHAnsi" w:hAnsiTheme="minorHAnsi" w:cstheme="minorHAnsi"/>
          <w:color w:val="1F3864" w:themeColor="accent1" w:themeShade="80"/>
        </w:rPr>
        <w:t>documented</w:t>
      </w:r>
      <w:proofErr w:type="gramEnd"/>
    </w:p>
    <w:p w14:paraId="3C268606" w14:textId="20388062" w:rsidR="00B271D2" w:rsidRPr="00B271D2" w:rsidRDefault="00B271D2" w:rsidP="00B271D2">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Ensure there is an admission record for the new program in Record Management </w:t>
      </w:r>
      <w:r w:rsidRPr="00B271D2">
        <w:rPr>
          <w:rFonts w:asciiTheme="minorHAnsi" w:hAnsiTheme="minorHAnsi" w:cstheme="minorHAnsi"/>
          <w:color w:val="1F3864" w:themeColor="accent1" w:themeShade="80"/>
        </w:rPr>
        <w:sym w:font="Wingdings" w:char="F0E0"/>
      </w:r>
      <w:r>
        <w:rPr>
          <w:rFonts w:asciiTheme="minorHAnsi" w:hAnsiTheme="minorHAnsi" w:cstheme="minorHAnsi"/>
          <w:color w:val="1F3864" w:themeColor="accent1" w:themeShade="80"/>
        </w:rPr>
        <w:t xml:space="preserve"> Student Admission Information </w:t>
      </w:r>
      <w:r w:rsidRPr="00B271D2">
        <w:rPr>
          <w:rFonts w:asciiTheme="minorHAnsi" w:hAnsiTheme="minorHAnsi" w:cstheme="minorHAnsi"/>
          <w:color w:val="1F3864" w:themeColor="accent1" w:themeShade="80"/>
        </w:rPr>
        <w:sym w:font="Wingdings" w:char="F0E0"/>
      </w:r>
      <w:r>
        <w:rPr>
          <w:rFonts w:asciiTheme="minorHAnsi" w:hAnsiTheme="minorHAnsi" w:cstheme="minorHAnsi"/>
          <w:color w:val="1F3864" w:themeColor="accent1" w:themeShade="80"/>
        </w:rPr>
        <w:t xml:space="preserve"> Admission Information (if not, ask Admissions to add in Colleague)</w:t>
      </w:r>
    </w:p>
    <w:p w14:paraId="0D5E75EE" w14:textId="0B45DD43" w:rsidR="00E83C90" w:rsidRDefault="00261A62" w:rsidP="007D416A">
      <w:pPr>
        <w:pStyle w:val="Default"/>
        <w:widowControl/>
        <w:numPr>
          <w:ilvl w:val="1"/>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After everything looks good</w:t>
      </w:r>
      <w:r w:rsidR="00B271D2">
        <w:rPr>
          <w:rFonts w:asciiTheme="minorHAnsi" w:hAnsiTheme="minorHAnsi" w:cstheme="minorHAnsi"/>
          <w:color w:val="1F3864" w:themeColor="accent1" w:themeShade="80"/>
        </w:rPr>
        <w:t>:</w:t>
      </w:r>
    </w:p>
    <w:p w14:paraId="2699ADE8" w14:textId="710A915F" w:rsidR="00B271D2" w:rsidRDefault="00B271D2" w:rsidP="00B271D2">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Go to record management </w:t>
      </w:r>
      <w:r w:rsidRPr="00B271D2">
        <w:rPr>
          <w:rFonts w:asciiTheme="minorHAnsi" w:hAnsiTheme="minorHAnsi" w:cstheme="minorHAnsi"/>
          <w:color w:val="1F3864" w:themeColor="accent1" w:themeShade="80"/>
        </w:rPr>
        <w:sym w:font="Wingdings" w:char="F0E0"/>
      </w:r>
      <w:r>
        <w:rPr>
          <w:rFonts w:asciiTheme="minorHAnsi" w:hAnsiTheme="minorHAnsi" w:cstheme="minorHAnsi"/>
          <w:color w:val="1F3864" w:themeColor="accent1" w:themeShade="80"/>
        </w:rPr>
        <w:t xml:space="preserve"> I-20 Program Information</w:t>
      </w:r>
    </w:p>
    <w:p w14:paraId="72101657" w14:textId="77777777" w:rsidR="001A05EA" w:rsidRDefault="00B271D2" w:rsidP="001A05EA">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Click the “Duplicate Record” Icon</w:t>
      </w:r>
    </w:p>
    <w:p w14:paraId="0A03892F" w14:textId="01D0C05F"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C</w:t>
      </w:r>
      <w:r w:rsidR="00B271D2" w:rsidRPr="001A05EA">
        <w:rPr>
          <w:rFonts w:asciiTheme="minorHAnsi" w:hAnsiTheme="minorHAnsi" w:cstheme="minorHAnsi"/>
          <w:color w:val="1F3864" w:themeColor="accent1" w:themeShade="80"/>
        </w:rPr>
        <w:t>hange SEVIS status to “initial</w:t>
      </w:r>
      <w:r w:rsidRPr="001A05EA">
        <w:rPr>
          <w:rFonts w:asciiTheme="minorHAnsi" w:hAnsiTheme="minorHAnsi" w:cstheme="minorHAnsi"/>
          <w:color w:val="1F3864" w:themeColor="accent1" w:themeShade="80"/>
        </w:rPr>
        <w:t xml:space="preserve">” and education level to new </w:t>
      </w:r>
      <w:proofErr w:type="gramStart"/>
      <w:r w:rsidRPr="001A05EA">
        <w:rPr>
          <w:rFonts w:asciiTheme="minorHAnsi" w:hAnsiTheme="minorHAnsi" w:cstheme="minorHAnsi"/>
          <w:color w:val="1F3864" w:themeColor="accent1" w:themeShade="80"/>
        </w:rPr>
        <w:t>level</w:t>
      </w:r>
      <w:proofErr w:type="gramEnd"/>
    </w:p>
    <w:p w14:paraId="14BFAE03" w14:textId="77777777" w:rsidR="001A05EA" w:rsidRDefault="001A05EA" w:rsidP="001A05EA">
      <w:pPr>
        <w:pStyle w:val="Default"/>
        <w:widowControl/>
        <w:numPr>
          <w:ilvl w:val="3"/>
          <w:numId w:val="113"/>
        </w:numPr>
        <w:rPr>
          <w:rFonts w:asciiTheme="minorHAnsi" w:hAnsiTheme="minorHAnsi" w:cstheme="minorHAnsi"/>
          <w:color w:val="1F3864" w:themeColor="accent1" w:themeShade="80"/>
        </w:rPr>
      </w:pPr>
      <w:r w:rsidRPr="001A05EA">
        <w:rPr>
          <w:rFonts w:asciiTheme="minorHAnsi" w:hAnsiTheme="minorHAnsi" w:cstheme="minorHAnsi"/>
          <w:color w:val="1F3864" w:themeColor="accent1" w:themeShade="80"/>
        </w:rPr>
        <w:t xml:space="preserve">Copy CIP code from Record Management </w:t>
      </w:r>
      <w:r w:rsidRPr="001A05EA">
        <w:rPr>
          <w:rFonts w:asciiTheme="minorHAnsi" w:hAnsiTheme="minorHAnsi" w:cstheme="minorHAnsi"/>
          <w:color w:val="1F3864" w:themeColor="accent1" w:themeShade="80"/>
        </w:rPr>
        <w:sym w:font="Wingdings" w:char="F0E0"/>
      </w:r>
      <w:r w:rsidRPr="001A05EA">
        <w:rPr>
          <w:rFonts w:asciiTheme="minorHAnsi" w:hAnsiTheme="minorHAnsi" w:cstheme="minorHAnsi"/>
          <w:color w:val="1F3864" w:themeColor="accent1" w:themeShade="80"/>
        </w:rPr>
        <w:t xml:space="preserve"> Program Information and paste into “Primary </w:t>
      </w:r>
      <w:proofErr w:type="gramStart"/>
      <w:r w:rsidRPr="001A05EA">
        <w:rPr>
          <w:rFonts w:asciiTheme="minorHAnsi" w:hAnsiTheme="minorHAnsi" w:cstheme="minorHAnsi"/>
          <w:color w:val="1F3864" w:themeColor="accent1" w:themeShade="80"/>
        </w:rPr>
        <w:t>Major”</w:t>
      </w:r>
      <w:proofErr w:type="gramEnd"/>
    </w:p>
    <w:p w14:paraId="3C16E5DD" w14:textId="5960228C" w:rsidR="001A05EA" w:rsidRDefault="001A05EA" w:rsidP="001A05EA">
      <w:pPr>
        <w:pStyle w:val="Default"/>
        <w:widowControl/>
        <w:numPr>
          <w:ilvl w:val="3"/>
          <w:numId w:val="113"/>
        </w:numPr>
        <w:rPr>
          <w:rFonts w:asciiTheme="minorHAnsi" w:hAnsiTheme="minorHAnsi" w:cstheme="minorHAnsi"/>
          <w:color w:val="1F3864" w:themeColor="accent1" w:themeShade="80"/>
        </w:rPr>
      </w:pPr>
      <w:r w:rsidRPr="001A05EA">
        <w:rPr>
          <w:rFonts w:asciiTheme="minorHAnsi" w:hAnsiTheme="minorHAnsi" w:cstheme="minorHAnsi"/>
          <w:color w:val="1F3864" w:themeColor="accent1" w:themeShade="80"/>
        </w:rPr>
        <w:t xml:space="preserve">Update Program Start and End Date and Initial Session Start Date according to Program Dates </w:t>
      </w:r>
      <w:proofErr w:type="gramStart"/>
      <w:r w:rsidRPr="001A05EA">
        <w:rPr>
          <w:rFonts w:asciiTheme="minorHAnsi" w:hAnsiTheme="minorHAnsi" w:cstheme="minorHAnsi"/>
          <w:color w:val="1F3864" w:themeColor="accent1" w:themeShade="80"/>
        </w:rPr>
        <w:t>chart</w:t>
      </w:r>
      <w:proofErr w:type="gramEnd"/>
    </w:p>
    <w:p w14:paraId="07457916" w14:textId="27EB770A"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Keep English Required and Requirements Met </w:t>
      </w:r>
      <w:proofErr w:type="gramStart"/>
      <w:r>
        <w:rPr>
          <w:rFonts w:asciiTheme="minorHAnsi" w:hAnsiTheme="minorHAnsi" w:cstheme="minorHAnsi"/>
          <w:color w:val="1F3864" w:themeColor="accent1" w:themeShade="80"/>
        </w:rPr>
        <w:t>checked</w:t>
      </w:r>
      <w:proofErr w:type="gramEnd"/>
    </w:p>
    <w:p w14:paraId="07BF9DB6" w14:textId="3B7FFC6C"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Save</w:t>
      </w:r>
    </w:p>
    <w:p w14:paraId="66EB1A9A" w14:textId="556EC9EB" w:rsidR="001A05EA" w:rsidRDefault="001A05EA" w:rsidP="001A05EA">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Go to record management </w:t>
      </w:r>
      <w:r w:rsidRPr="001A05EA">
        <w:rPr>
          <w:rFonts w:asciiTheme="minorHAnsi" w:hAnsiTheme="minorHAnsi" w:cstheme="minorHAnsi"/>
          <w:color w:val="1F3864" w:themeColor="accent1" w:themeShade="80"/>
        </w:rPr>
        <w:sym w:font="Wingdings" w:char="F0E0"/>
      </w:r>
      <w:r>
        <w:rPr>
          <w:rFonts w:asciiTheme="minorHAnsi" w:hAnsiTheme="minorHAnsi" w:cstheme="minorHAnsi"/>
          <w:color w:val="1F3864" w:themeColor="accent1" w:themeShade="80"/>
        </w:rPr>
        <w:t xml:space="preserve"> I-20 Financial Information</w:t>
      </w:r>
    </w:p>
    <w:p w14:paraId="74D37761" w14:textId="6141D155" w:rsidR="001A05EA" w:rsidRDefault="001A05EA" w:rsidP="001A05EA">
      <w:pPr>
        <w:pStyle w:val="Default"/>
        <w:widowControl/>
        <w:numPr>
          <w:ilvl w:val="2"/>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Click the “Duplicate Record” Icon</w:t>
      </w:r>
    </w:p>
    <w:p w14:paraId="24E8420A" w14:textId="35D66A11"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Change Academic Term if </w:t>
      </w:r>
      <w:proofErr w:type="gramStart"/>
      <w:r>
        <w:rPr>
          <w:rFonts w:asciiTheme="minorHAnsi" w:hAnsiTheme="minorHAnsi" w:cstheme="minorHAnsi"/>
          <w:color w:val="1F3864" w:themeColor="accent1" w:themeShade="80"/>
        </w:rPr>
        <w:t>necessary</w:t>
      </w:r>
      <w:proofErr w:type="gramEnd"/>
    </w:p>
    <w:p w14:paraId="5E4E0B2E" w14:textId="64B20753"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Update Expenses section according to Cost Guide </w:t>
      </w:r>
      <w:proofErr w:type="gramStart"/>
      <w:r>
        <w:rPr>
          <w:rFonts w:asciiTheme="minorHAnsi" w:hAnsiTheme="minorHAnsi" w:cstheme="minorHAnsi"/>
          <w:color w:val="1F3864" w:themeColor="accent1" w:themeShade="80"/>
        </w:rPr>
        <w:t>excel</w:t>
      </w:r>
      <w:proofErr w:type="gramEnd"/>
    </w:p>
    <w:p w14:paraId="708913A3" w14:textId="3AFE9515"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Update Funding section according to student’s funding</w:t>
      </w:r>
    </w:p>
    <w:p w14:paraId="3FA3F92A" w14:textId="1726D7BF" w:rsidR="001A05EA" w:rsidRDefault="001A05EA"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Copy and paste appropriate remark from remarks document located here: </w:t>
      </w:r>
      <w:r w:rsidR="003C4610" w:rsidRPr="003C4610">
        <w:rPr>
          <w:rFonts w:asciiTheme="minorHAnsi" w:hAnsiTheme="minorHAnsi" w:cstheme="minorHAnsi"/>
          <w:color w:val="1F3864" w:themeColor="accent1" w:themeShade="80"/>
        </w:rPr>
        <w:t>K:\ISSS\ADMISSIONS\I-20 REMARKS</w:t>
      </w:r>
    </w:p>
    <w:p w14:paraId="601A977F" w14:textId="7D191EEA" w:rsidR="003C4610" w:rsidRPr="001A05EA" w:rsidRDefault="003C4610" w:rsidP="001A05EA">
      <w:pPr>
        <w:pStyle w:val="Default"/>
        <w:widowControl/>
        <w:numPr>
          <w:ilvl w:val="3"/>
          <w:numId w:val="113"/>
        </w:numPr>
        <w:rPr>
          <w:rFonts w:asciiTheme="minorHAnsi" w:hAnsiTheme="minorHAnsi" w:cstheme="minorHAnsi"/>
          <w:color w:val="1F3864" w:themeColor="accent1" w:themeShade="80"/>
        </w:rPr>
      </w:pPr>
      <w:r>
        <w:rPr>
          <w:rFonts w:asciiTheme="minorHAnsi" w:hAnsiTheme="minorHAnsi" w:cstheme="minorHAnsi"/>
          <w:color w:val="1F3864" w:themeColor="accent1" w:themeShade="80"/>
        </w:rPr>
        <w:t>Save</w:t>
      </w:r>
    </w:p>
    <w:p w14:paraId="6FE633DA" w14:textId="77777777" w:rsidR="00E83C90" w:rsidRPr="00E83C90" w:rsidRDefault="00E83C90" w:rsidP="00E83C90">
      <w:pPr>
        <w:pStyle w:val="Default"/>
        <w:widowControl/>
        <w:ind w:left="720"/>
        <w:rPr>
          <w:rFonts w:asciiTheme="minorHAnsi" w:hAnsiTheme="minorHAnsi" w:cstheme="minorHAnsi"/>
          <w:color w:val="1F3864" w:themeColor="accent1" w:themeShade="80"/>
        </w:rPr>
      </w:pPr>
    </w:p>
    <w:p w14:paraId="2274B894" w14:textId="77777777" w:rsidR="00E83C90" w:rsidRPr="00845B3F" w:rsidRDefault="00E83C90" w:rsidP="00BD1827">
      <w:pPr>
        <w:pStyle w:val="Default"/>
        <w:widowControl/>
        <w:numPr>
          <w:ilvl w:val="0"/>
          <w:numId w:val="113"/>
        </w:numPr>
        <w:rPr>
          <w:rFonts w:asciiTheme="minorHAnsi" w:hAnsiTheme="minorHAnsi" w:cstheme="minorHAnsi"/>
          <w:b/>
          <w:bCs/>
          <w:color w:val="1F3864" w:themeColor="accent1" w:themeShade="80"/>
        </w:rPr>
      </w:pPr>
      <w:r w:rsidRPr="00845B3F">
        <w:rPr>
          <w:rFonts w:asciiTheme="minorHAnsi" w:hAnsiTheme="minorHAnsi" w:cstheme="minorHAnsi"/>
          <w:b/>
          <w:bCs/>
          <w:color w:val="1F3864" w:themeColor="accent1" w:themeShade="80"/>
        </w:rPr>
        <w:lastRenderedPageBreak/>
        <w:t xml:space="preserve">2. Use RTI to create a change of level I-20 </w:t>
      </w:r>
    </w:p>
    <w:p w14:paraId="72D9BA5D" w14:textId="77777777" w:rsidR="00E83C90" w:rsidRPr="00E83C90" w:rsidRDefault="00E83C90" w:rsidP="00BD1827">
      <w:pPr>
        <w:pStyle w:val="Default"/>
        <w:widowControl/>
        <w:ind w:left="2160"/>
        <w:rPr>
          <w:rFonts w:asciiTheme="minorHAnsi" w:hAnsiTheme="minorHAnsi" w:cstheme="minorHAnsi"/>
          <w:color w:val="1F3864" w:themeColor="accent1" w:themeShade="80"/>
        </w:rPr>
      </w:pPr>
    </w:p>
    <w:p w14:paraId="25CF7AC2"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Open RTI Embedded browser and log in SEVIS.</w:t>
      </w:r>
    </w:p>
    <w:p w14:paraId="23A5352D"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click the “Go to SEVIS record” button in the student’s profile window. </w:t>
      </w:r>
    </w:p>
    <w:p w14:paraId="13F5CAE1" w14:textId="7C4D4E9C"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Go to Change of Education Level under the Actions </w:t>
      </w:r>
      <w:r w:rsidR="00E10366">
        <w:rPr>
          <w:rFonts w:asciiTheme="minorHAnsi" w:hAnsiTheme="minorHAnsi" w:cstheme="minorHAnsi"/>
          <w:color w:val="1F3864" w:themeColor="accent1" w:themeShade="80"/>
        </w:rPr>
        <w:t>in</w:t>
      </w:r>
      <w:r w:rsidRPr="00E83C90">
        <w:rPr>
          <w:rFonts w:asciiTheme="minorHAnsi" w:hAnsiTheme="minorHAnsi" w:cstheme="minorHAnsi"/>
          <w:color w:val="1F3864" w:themeColor="accent1" w:themeShade="80"/>
        </w:rPr>
        <w:t xml:space="preserve"> </w:t>
      </w:r>
      <w:r w:rsidR="00E10366">
        <w:rPr>
          <w:rFonts w:asciiTheme="minorHAnsi" w:hAnsiTheme="minorHAnsi" w:cstheme="minorHAnsi"/>
          <w:color w:val="1F3864" w:themeColor="accent1" w:themeShade="80"/>
        </w:rPr>
        <w:t xml:space="preserve">the SEVIS </w:t>
      </w:r>
      <w:r w:rsidRPr="00E83C90">
        <w:rPr>
          <w:rFonts w:asciiTheme="minorHAnsi" w:hAnsiTheme="minorHAnsi" w:cstheme="minorHAnsi"/>
          <w:color w:val="1F3864" w:themeColor="accent1" w:themeShade="80"/>
        </w:rPr>
        <w:t xml:space="preserve">record. </w:t>
      </w:r>
    </w:p>
    <w:p w14:paraId="5774D0CF"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Click “Populate Fields” in the lower right corner of the page to populate student’s Program information in the SEVIS page. </w:t>
      </w:r>
    </w:p>
    <w:p w14:paraId="377B8272"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Once you have clicked the Populate Fields button, “Select Record” box will pop up.</w:t>
      </w:r>
    </w:p>
    <w:p w14:paraId="184822D0" w14:textId="703C24F8"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Select the new program record on the “Select Record” </w:t>
      </w:r>
      <w:proofErr w:type="gramStart"/>
      <w:r w:rsidRPr="00E83C90">
        <w:rPr>
          <w:rFonts w:asciiTheme="minorHAnsi" w:hAnsiTheme="minorHAnsi" w:cstheme="minorHAnsi"/>
          <w:color w:val="1F3864" w:themeColor="accent1" w:themeShade="80"/>
        </w:rPr>
        <w:t>pop-up, and</w:t>
      </w:r>
      <w:proofErr w:type="gramEnd"/>
      <w:r w:rsidRPr="00E83C90">
        <w:rPr>
          <w:rFonts w:asciiTheme="minorHAnsi" w:hAnsiTheme="minorHAnsi" w:cstheme="minorHAnsi"/>
          <w:color w:val="1F3864" w:themeColor="accent1" w:themeShade="80"/>
        </w:rPr>
        <w:t xml:space="preserve"> click OK. This pop-up screen is asking which </w:t>
      </w:r>
      <w:r w:rsidR="00D8494A">
        <w:rPr>
          <w:rFonts w:asciiTheme="minorHAnsi" w:hAnsiTheme="minorHAnsi" w:cstheme="minorHAnsi"/>
          <w:color w:val="1F3864" w:themeColor="accent1" w:themeShade="80"/>
        </w:rPr>
        <w:t xml:space="preserve">record </w:t>
      </w:r>
      <w:r w:rsidRPr="00E83C90">
        <w:rPr>
          <w:rFonts w:asciiTheme="minorHAnsi" w:hAnsiTheme="minorHAnsi" w:cstheme="minorHAnsi"/>
          <w:color w:val="1F3864" w:themeColor="accent1" w:themeShade="80"/>
        </w:rPr>
        <w:t xml:space="preserve">the data should be applied </w:t>
      </w:r>
      <w:r w:rsidR="00D8494A">
        <w:rPr>
          <w:rFonts w:asciiTheme="minorHAnsi" w:hAnsiTheme="minorHAnsi" w:cstheme="minorHAnsi"/>
          <w:color w:val="1F3864" w:themeColor="accent1" w:themeShade="80"/>
        </w:rPr>
        <w:t xml:space="preserve">to </w:t>
      </w:r>
      <w:r w:rsidRPr="00E83C90">
        <w:rPr>
          <w:rFonts w:asciiTheme="minorHAnsi" w:hAnsiTheme="minorHAnsi" w:cstheme="minorHAnsi"/>
          <w:color w:val="1F3864" w:themeColor="accent1" w:themeShade="80"/>
        </w:rPr>
        <w:t xml:space="preserve">from the I-20 program information page in Sunapsis to SEVIS. </w:t>
      </w:r>
    </w:p>
    <w:p w14:paraId="20C0E06F"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Double check whether the information that has been populated for the student is correct, then click Submit at the bottom of the </w:t>
      </w:r>
      <w:commentRangeStart w:id="173"/>
      <w:r w:rsidRPr="00E83C90">
        <w:rPr>
          <w:rFonts w:asciiTheme="minorHAnsi" w:hAnsiTheme="minorHAnsi" w:cstheme="minorHAnsi"/>
          <w:color w:val="1F3864" w:themeColor="accent1" w:themeShade="80"/>
        </w:rPr>
        <w:t>page</w:t>
      </w:r>
      <w:commentRangeEnd w:id="173"/>
      <w:r w:rsidR="001632FC">
        <w:rPr>
          <w:rStyle w:val="CommentReference"/>
          <w:rFonts w:ascii="Calibri" w:hAnsi="Calibri" w:cs="Traditional Arabic"/>
          <w:color w:val="auto"/>
          <w:lang w:val="en-US" w:eastAsia="en-US" w:bidi="ar-BH"/>
        </w:rPr>
        <w:commentReference w:id="173"/>
      </w:r>
      <w:r w:rsidRPr="00E83C90">
        <w:rPr>
          <w:rFonts w:asciiTheme="minorHAnsi" w:hAnsiTheme="minorHAnsi" w:cstheme="minorHAnsi"/>
          <w:color w:val="1F3864" w:themeColor="accent1" w:themeShade="80"/>
        </w:rPr>
        <w:t xml:space="preserve">. </w:t>
      </w:r>
    </w:p>
    <w:p w14:paraId="210787F5"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Click Print I-20.</w:t>
      </w:r>
    </w:p>
    <w:p w14:paraId="38F78777"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Click “View Record”</w:t>
      </w:r>
    </w:p>
    <w:p w14:paraId="0B14A252"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Click “Return to Search Results” at the top of the page.</w:t>
      </w:r>
    </w:p>
    <w:p w14:paraId="31A3DF35" w14:textId="77777777" w:rsidR="00E83C90" w:rsidRPr="00E83C90" w:rsidRDefault="00E83C90" w:rsidP="00BD1827">
      <w:pPr>
        <w:pStyle w:val="Default"/>
        <w:widowControl/>
        <w:numPr>
          <w:ilvl w:val="0"/>
          <w:numId w:val="115"/>
        </w:numPr>
        <w:ind w:left="1440"/>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Check whether the new initial SEVIS record has been created. </w:t>
      </w:r>
    </w:p>
    <w:p w14:paraId="76B6CFAA" w14:textId="77777777" w:rsidR="00E83C90" w:rsidRPr="00E83C90" w:rsidRDefault="00E83C90" w:rsidP="00E83C90">
      <w:pPr>
        <w:pStyle w:val="Default"/>
        <w:rPr>
          <w:rFonts w:asciiTheme="minorHAnsi" w:hAnsiTheme="minorHAnsi" w:cstheme="minorHAnsi"/>
          <w:color w:val="1F3864" w:themeColor="accent1" w:themeShade="80"/>
        </w:rPr>
      </w:pPr>
    </w:p>
    <w:p w14:paraId="5E499DAC" w14:textId="77777777" w:rsidR="00E83C90" w:rsidRPr="00E83C90" w:rsidRDefault="00E83C90">
      <w:pPr>
        <w:pStyle w:val="Default"/>
        <w:widowControl/>
        <w:numPr>
          <w:ilvl w:val="0"/>
          <w:numId w:val="88"/>
        </w:numPr>
        <w:rPr>
          <w:rFonts w:asciiTheme="minorHAnsi" w:hAnsiTheme="minorHAnsi" w:cstheme="minorHAnsi"/>
          <w:b/>
          <w:bCs/>
          <w:color w:val="1F3864" w:themeColor="accent1" w:themeShade="80"/>
        </w:rPr>
      </w:pPr>
      <w:r w:rsidRPr="00E83C90">
        <w:rPr>
          <w:rFonts w:asciiTheme="minorHAnsi" w:hAnsiTheme="minorHAnsi" w:cstheme="minorHAnsi"/>
          <w:b/>
          <w:bCs/>
          <w:color w:val="1F3864" w:themeColor="accent1" w:themeShade="80"/>
        </w:rPr>
        <w:t xml:space="preserve">Shorten Program End Date </w:t>
      </w:r>
    </w:p>
    <w:p w14:paraId="4932C57F" w14:textId="77777777" w:rsidR="00E83C90" w:rsidRPr="00E83C90" w:rsidRDefault="00E83C90" w:rsidP="00E83C90">
      <w:pPr>
        <w:pStyle w:val="Default"/>
        <w:ind w:left="720"/>
        <w:rPr>
          <w:rFonts w:asciiTheme="minorHAnsi" w:hAnsiTheme="minorHAnsi" w:cstheme="minorHAnsi"/>
          <w:b/>
          <w:bCs/>
          <w:color w:val="1F3864" w:themeColor="accent1" w:themeShade="80"/>
        </w:rPr>
      </w:pPr>
    </w:p>
    <w:p w14:paraId="3BCF7633" w14:textId="77777777" w:rsidR="00E83C90" w:rsidRPr="00E83C90" w:rsidRDefault="00E83C90">
      <w:pPr>
        <w:pStyle w:val="Default"/>
        <w:widowControl/>
        <w:numPr>
          <w:ilvl w:val="0"/>
          <w:numId w:val="89"/>
        </w:numPr>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On the Active SEVIS program record, click on “Shorten Program” under Actions at the left-hand side of the SEVIS student screen.</w:t>
      </w:r>
    </w:p>
    <w:p w14:paraId="20F64CEF" w14:textId="0B822E5A" w:rsidR="00E83C90" w:rsidRPr="00E83C90" w:rsidRDefault="00E83C90">
      <w:pPr>
        <w:pStyle w:val="Default"/>
        <w:widowControl/>
        <w:numPr>
          <w:ilvl w:val="0"/>
          <w:numId w:val="89"/>
        </w:numPr>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Update the current program’s end </w:t>
      </w:r>
      <w:commentRangeStart w:id="174"/>
      <w:r w:rsidRPr="00E83C90">
        <w:rPr>
          <w:rFonts w:asciiTheme="minorHAnsi" w:hAnsiTheme="minorHAnsi" w:cstheme="minorHAnsi"/>
          <w:color w:val="1F3864" w:themeColor="accent1" w:themeShade="80"/>
        </w:rPr>
        <w:t>date</w:t>
      </w:r>
      <w:commentRangeEnd w:id="174"/>
      <w:r w:rsidR="0055525A">
        <w:rPr>
          <w:rStyle w:val="CommentReference"/>
          <w:rFonts w:ascii="Calibri" w:hAnsi="Calibri" w:cs="Traditional Arabic"/>
          <w:color w:val="auto"/>
          <w:lang w:val="en-US" w:eastAsia="en-US" w:bidi="ar-BH"/>
        </w:rPr>
        <w:commentReference w:id="174"/>
      </w:r>
      <w:r w:rsidRPr="00E83C90">
        <w:rPr>
          <w:rFonts w:asciiTheme="minorHAnsi" w:hAnsiTheme="minorHAnsi" w:cstheme="minorHAnsi"/>
          <w:color w:val="1F3864" w:themeColor="accent1" w:themeShade="80"/>
        </w:rPr>
        <w:t xml:space="preserve"> </w:t>
      </w:r>
    </w:p>
    <w:p w14:paraId="23F22E77" w14:textId="77777777" w:rsidR="00E83C90" w:rsidRPr="00E83C90" w:rsidRDefault="00E83C90">
      <w:pPr>
        <w:pStyle w:val="Default"/>
        <w:widowControl/>
        <w:numPr>
          <w:ilvl w:val="0"/>
          <w:numId w:val="89"/>
        </w:numPr>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 xml:space="preserve">Click “Shorten Program” at the bottom of the page. </w:t>
      </w:r>
    </w:p>
    <w:p w14:paraId="1CED4334" w14:textId="77777777" w:rsidR="00E83C90" w:rsidRPr="00E83C90" w:rsidRDefault="00E83C90">
      <w:pPr>
        <w:pStyle w:val="Default"/>
        <w:widowControl/>
        <w:numPr>
          <w:ilvl w:val="0"/>
          <w:numId w:val="89"/>
        </w:numPr>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On the “Select Record” pop-up, select the Active program and click “OK”.</w:t>
      </w:r>
    </w:p>
    <w:p w14:paraId="5537EFAA" w14:textId="77777777" w:rsidR="00E83C90" w:rsidRPr="00E83C90" w:rsidRDefault="00E83C90">
      <w:pPr>
        <w:pStyle w:val="Default"/>
        <w:widowControl/>
        <w:numPr>
          <w:ilvl w:val="0"/>
          <w:numId w:val="89"/>
        </w:numPr>
        <w:rPr>
          <w:rFonts w:asciiTheme="minorHAnsi" w:hAnsiTheme="minorHAnsi" w:cstheme="minorHAnsi"/>
          <w:color w:val="1F3864" w:themeColor="accent1" w:themeShade="80"/>
        </w:rPr>
      </w:pPr>
      <w:r w:rsidRPr="00E83C90">
        <w:rPr>
          <w:rFonts w:asciiTheme="minorHAnsi" w:hAnsiTheme="minorHAnsi" w:cstheme="minorHAnsi"/>
          <w:color w:val="1F3864" w:themeColor="accent1" w:themeShade="80"/>
        </w:rPr>
        <w:t>Click “Return to View Record”</w:t>
      </w:r>
    </w:p>
    <w:p w14:paraId="5DF23B6D" w14:textId="77777777" w:rsidR="00E83C90" w:rsidRPr="00E83C90" w:rsidRDefault="00E83C90" w:rsidP="00E83C90">
      <w:pPr>
        <w:pStyle w:val="Default"/>
        <w:rPr>
          <w:rFonts w:asciiTheme="minorHAnsi" w:hAnsiTheme="minorHAnsi" w:cstheme="minorHAnsi"/>
          <w:color w:val="1F3864" w:themeColor="accent1" w:themeShade="80"/>
        </w:rPr>
      </w:pPr>
    </w:p>
    <w:p w14:paraId="30DEA94D" w14:textId="77777777" w:rsidR="00E83C90" w:rsidRPr="00E83C90" w:rsidRDefault="00E83C90" w:rsidP="00E83C90">
      <w:pPr>
        <w:pStyle w:val="Default"/>
        <w:rPr>
          <w:rFonts w:asciiTheme="minorHAnsi" w:hAnsiTheme="minorHAnsi" w:cstheme="minorHAnsi"/>
          <w:color w:val="1F3864" w:themeColor="accent1" w:themeShade="80"/>
        </w:rPr>
      </w:pPr>
    </w:p>
    <w:p w14:paraId="30AE7A07" w14:textId="77777777" w:rsidR="00AD6F7C" w:rsidRPr="00AD6F7C" w:rsidRDefault="00AD6F7C" w:rsidP="006F697A">
      <w:pPr>
        <w:pStyle w:val="Normal2"/>
        <w:ind w:left="0"/>
      </w:pPr>
    </w:p>
    <w:p w14:paraId="2587F664" w14:textId="11039936" w:rsidR="00AD6F7C" w:rsidRDefault="00AD6F7C" w:rsidP="00AD6F7C">
      <w:pPr>
        <w:pStyle w:val="Normal2"/>
      </w:pPr>
    </w:p>
    <w:p w14:paraId="52197047" w14:textId="5FEA87DD" w:rsidR="00392821" w:rsidRDefault="00392821" w:rsidP="00AD6F7C">
      <w:pPr>
        <w:pStyle w:val="Normal2"/>
      </w:pPr>
    </w:p>
    <w:p w14:paraId="436B21FF" w14:textId="0003FF05" w:rsidR="00392821" w:rsidRDefault="00392821" w:rsidP="00AD6F7C">
      <w:pPr>
        <w:pStyle w:val="Normal2"/>
      </w:pPr>
    </w:p>
    <w:p w14:paraId="345B0BF4" w14:textId="23E65EC5" w:rsidR="00392821" w:rsidRDefault="00392821" w:rsidP="00AD6F7C">
      <w:pPr>
        <w:pStyle w:val="Normal2"/>
      </w:pPr>
    </w:p>
    <w:p w14:paraId="57CE65AC" w14:textId="241F5F3A" w:rsidR="00392821" w:rsidRDefault="00392821" w:rsidP="00AD6F7C">
      <w:pPr>
        <w:pStyle w:val="Normal2"/>
      </w:pPr>
    </w:p>
    <w:p w14:paraId="6294E6DF" w14:textId="0569D8B3" w:rsidR="00392821" w:rsidRDefault="00392821" w:rsidP="00AD6F7C">
      <w:pPr>
        <w:pStyle w:val="Normal2"/>
      </w:pPr>
    </w:p>
    <w:p w14:paraId="20DC649F" w14:textId="420CEC53" w:rsidR="00392821" w:rsidRDefault="00392821" w:rsidP="00E83C90">
      <w:pPr>
        <w:pStyle w:val="Normal2"/>
        <w:ind w:left="0"/>
      </w:pPr>
    </w:p>
    <w:p w14:paraId="04D2FE5A" w14:textId="112C0FED" w:rsidR="00392821" w:rsidRDefault="00392821" w:rsidP="00AD6F7C">
      <w:pPr>
        <w:pStyle w:val="Normal2"/>
      </w:pPr>
    </w:p>
    <w:p w14:paraId="626BAED8" w14:textId="581F73B4" w:rsidR="0090069F" w:rsidRDefault="0090069F" w:rsidP="00AD6F7C">
      <w:pPr>
        <w:pStyle w:val="Normal2"/>
      </w:pPr>
    </w:p>
    <w:p w14:paraId="49A6950F" w14:textId="16B14408" w:rsidR="0090069F" w:rsidRDefault="0090069F" w:rsidP="00AD6F7C">
      <w:pPr>
        <w:pStyle w:val="Normal2"/>
      </w:pPr>
    </w:p>
    <w:p w14:paraId="298BA9BE" w14:textId="77777777" w:rsidR="0090069F" w:rsidRPr="00AD6F7C" w:rsidRDefault="0090069F" w:rsidP="00AD6F7C">
      <w:pPr>
        <w:pStyle w:val="Normal2"/>
      </w:pPr>
    </w:p>
    <w:p w14:paraId="70B5E903" w14:textId="77777777" w:rsidR="00CC0DF5" w:rsidRDefault="00CC0DF5" w:rsidP="00CC0DF5">
      <w:pPr>
        <w:pStyle w:val="Normal2"/>
        <w:ind w:left="0"/>
      </w:pPr>
    </w:p>
    <w:p w14:paraId="30763962" w14:textId="77777777" w:rsidR="00665BDC" w:rsidRDefault="00665BDC" w:rsidP="00CC0DF5">
      <w:pPr>
        <w:jc w:val="center"/>
        <w:rPr>
          <w:b/>
          <w:bCs/>
          <w:color w:val="1F3864" w:themeColor="accent1" w:themeShade="80"/>
        </w:rPr>
      </w:pPr>
    </w:p>
    <w:p w14:paraId="628AF2B1" w14:textId="77777777" w:rsidR="00665BDC" w:rsidRDefault="00665BDC" w:rsidP="00CC0DF5">
      <w:pPr>
        <w:jc w:val="center"/>
        <w:rPr>
          <w:b/>
          <w:bCs/>
          <w:color w:val="1F3864" w:themeColor="accent1" w:themeShade="80"/>
        </w:rPr>
      </w:pPr>
    </w:p>
    <w:p w14:paraId="555336DE" w14:textId="77777777" w:rsidR="00665BDC" w:rsidRDefault="00665BDC" w:rsidP="00CC0DF5">
      <w:pPr>
        <w:jc w:val="center"/>
        <w:rPr>
          <w:b/>
          <w:bCs/>
          <w:color w:val="1F3864" w:themeColor="accent1" w:themeShade="80"/>
        </w:rPr>
      </w:pPr>
    </w:p>
    <w:p w14:paraId="410BF89E" w14:textId="77777777" w:rsidR="00665BDC" w:rsidRDefault="00665BDC" w:rsidP="00A34CA6">
      <w:pPr>
        <w:rPr>
          <w:b/>
          <w:bCs/>
          <w:color w:val="1F3864" w:themeColor="accent1" w:themeShade="80"/>
        </w:rPr>
      </w:pPr>
    </w:p>
    <w:p w14:paraId="0AFBFCB0" w14:textId="3D5A0203" w:rsidR="00CC0DF5" w:rsidRPr="00CC0DF5" w:rsidRDefault="00CC0DF5" w:rsidP="00CC0DF5">
      <w:pPr>
        <w:jc w:val="center"/>
        <w:rPr>
          <w:b/>
          <w:bCs/>
          <w:color w:val="1F3864" w:themeColor="accent1" w:themeShade="80"/>
        </w:rPr>
      </w:pPr>
      <w:r w:rsidRPr="00CC0DF5">
        <w:rPr>
          <w:b/>
          <w:bCs/>
          <w:color w:val="1F3864" w:themeColor="accent1" w:themeShade="80"/>
        </w:rPr>
        <w:t>Change of Level Flowchart</w:t>
      </w:r>
    </w:p>
    <w:p w14:paraId="0019A7F6" w14:textId="0542B6FD" w:rsidR="00CC0DF5" w:rsidRDefault="00EE0C4F" w:rsidP="00CC0DF5">
      <w:pPr>
        <w:pStyle w:val="NoSpacing"/>
        <w:jc w:val="center"/>
        <w:rPr>
          <w:rFonts w:asciiTheme="majorHAnsi" w:hAnsiTheme="majorHAnsi"/>
        </w:rPr>
      </w:pPr>
      <w:r>
        <w:rPr>
          <w:rFonts w:asciiTheme="majorHAnsi" w:hAnsiTheme="majorHAnsi"/>
          <w:noProof/>
        </w:rPr>
        <mc:AlternateContent>
          <mc:Choice Requires="wpg">
            <w:drawing>
              <wp:anchor distT="0" distB="0" distL="114300" distR="114300" simplePos="0" relativeHeight="251658241" behindDoc="0" locked="0" layoutInCell="1" allowOverlap="1" wp14:anchorId="6B72C786" wp14:editId="2CBBBAB9">
                <wp:simplePos x="0" y="0"/>
                <wp:positionH relativeFrom="column">
                  <wp:posOffset>622300</wp:posOffset>
                </wp:positionH>
                <wp:positionV relativeFrom="paragraph">
                  <wp:posOffset>76200</wp:posOffset>
                </wp:positionV>
                <wp:extent cx="4813300" cy="2077720"/>
                <wp:effectExtent l="0" t="0" r="25400" b="17780"/>
                <wp:wrapNone/>
                <wp:docPr id="265" name="Group 265"/>
                <wp:cNvGraphicFramePr/>
                <a:graphic xmlns:a="http://schemas.openxmlformats.org/drawingml/2006/main">
                  <a:graphicData uri="http://schemas.microsoft.com/office/word/2010/wordprocessingGroup">
                    <wpg:wgp>
                      <wpg:cNvGrpSpPr/>
                      <wpg:grpSpPr>
                        <a:xfrm>
                          <a:off x="0" y="0"/>
                          <a:ext cx="4813300" cy="2077720"/>
                          <a:chOff x="0" y="0"/>
                          <a:chExt cx="4813300" cy="2077720"/>
                        </a:xfrm>
                      </wpg:grpSpPr>
                      <wps:wsp>
                        <wps:cNvPr id="546" name="Rectangle: Rounded Corners 546"/>
                        <wps:cNvSpPr>
                          <a:spLocks noChangeArrowheads="1"/>
                        </wps:cNvSpPr>
                        <wps:spPr bwMode="auto">
                          <a:xfrm>
                            <a:off x="0" y="615950"/>
                            <a:ext cx="4781550" cy="314325"/>
                          </a:xfrm>
                          <a:prstGeom prst="roundRect">
                            <a:avLst>
                              <a:gd name="adj" fmla="val 16667"/>
                            </a:avLst>
                          </a:prstGeom>
                          <a:solidFill>
                            <a:srgbClr val="FFFFFF"/>
                          </a:solidFill>
                          <a:ln w="9525">
                            <a:solidFill>
                              <a:srgbClr val="000000"/>
                            </a:solidFill>
                            <a:round/>
                            <a:headEnd/>
                            <a:tailEnd/>
                          </a:ln>
                        </wps:spPr>
                        <wps:txbx>
                          <w:txbxContent>
                            <w:p w14:paraId="115B8276" w14:textId="6DA97635"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RTI or Batch COL I-20</w:t>
                              </w:r>
                            </w:p>
                            <w:p w14:paraId="7EA890A7" w14:textId="77777777" w:rsidR="00CC0DF5" w:rsidRDefault="00CC0DF5" w:rsidP="00CC0DF5"/>
                          </w:txbxContent>
                        </wps:txbx>
                        <wps:bodyPr rot="0" vert="horz" wrap="square" lIns="91440" tIns="45720" rIns="91440" bIns="45720" anchor="t" anchorCtr="0" upright="1">
                          <a:noAutofit/>
                        </wps:bodyPr>
                      </wps:wsp>
                      <wps:wsp>
                        <wps:cNvPr id="544" name="Rectangle: Rounded Corners 544"/>
                        <wps:cNvSpPr>
                          <a:spLocks noChangeArrowheads="1"/>
                        </wps:cNvSpPr>
                        <wps:spPr bwMode="auto">
                          <a:xfrm>
                            <a:off x="31750" y="1070610"/>
                            <a:ext cx="4781550" cy="707390"/>
                          </a:xfrm>
                          <a:prstGeom prst="roundRect">
                            <a:avLst>
                              <a:gd name="adj" fmla="val 16667"/>
                            </a:avLst>
                          </a:prstGeom>
                          <a:solidFill>
                            <a:srgbClr val="FFFFFF"/>
                          </a:solidFill>
                          <a:ln w="9525">
                            <a:solidFill>
                              <a:srgbClr val="000000"/>
                            </a:solidFill>
                            <a:round/>
                            <a:headEnd/>
                            <a:tailEnd/>
                          </a:ln>
                        </wps:spPr>
                        <wps:txbx>
                          <w:txbxContent>
                            <w:p w14:paraId="23C241D1" w14:textId="0252C5BF"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 xml:space="preserve">Shorten program on Active record </w:t>
                              </w:r>
                              <w:r w:rsidR="009863CE">
                                <w:rPr>
                                  <w:rFonts w:asciiTheme="minorHAnsi" w:hAnsiTheme="minorHAnsi" w:cstheme="minorHAnsi"/>
                                  <w:color w:val="1F3864" w:themeColor="accent1" w:themeShade="80"/>
                                </w:rPr>
                                <w:t>if student has graduated</w:t>
                              </w:r>
                              <w:ins w:id="175" w:author="Shannon Conheady" w:date="2023-02-27T12:08:00Z">
                                <w:r w:rsidR="00773132">
                                  <w:rPr>
                                    <w:rFonts w:asciiTheme="minorHAnsi" w:hAnsiTheme="minorHAnsi" w:cstheme="minorHAnsi"/>
                                    <w:color w:val="1F3864" w:themeColor="accent1" w:themeShade="80"/>
                                  </w:rPr>
                                  <w:t xml:space="preserve"> </w:t>
                                </w:r>
                              </w:ins>
                              <w:ins w:id="176" w:author="Shannon Conheady" w:date="2023-02-27T12:09:00Z">
                                <w:r w:rsidR="00773132">
                                  <w:rPr>
                                    <w:rFonts w:asciiTheme="minorHAnsi" w:hAnsiTheme="minorHAnsi" w:cstheme="minorHAnsi"/>
                                    <w:color w:val="1F3864" w:themeColor="accent1" w:themeShade="80"/>
                                  </w:rPr>
                                  <w:t>–</w:t>
                                </w:r>
                              </w:ins>
                              <w:ins w:id="177" w:author="Shannon Conheady" w:date="2023-02-27T12:08:00Z">
                                <w:r w:rsidR="00773132">
                                  <w:rPr>
                                    <w:rFonts w:asciiTheme="minorHAnsi" w:hAnsiTheme="minorHAnsi" w:cstheme="minorHAnsi"/>
                                    <w:color w:val="1F3864" w:themeColor="accent1" w:themeShade="80"/>
                                  </w:rPr>
                                  <w:t xml:space="preserve"> </w:t>
                                </w:r>
                              </w:ins>
                              <w:ins w:id="178" w:author="Shannon Conheady" w:date="2023-02-27T12:09:00Z">
                                <w:r w:rsidR="00773132">
                                  <w:rPr>
                                    <w:rFonts w:asciiTheme="minorHAnsi" w:hAnsiTheme="minorHAnsi" w:cstheme="minorHAnsi"/>
                                    <w:color w:val="1F3864" w:themeColor="accent1" w:themeShade="80"/>
                                  </w:rPr>
                                  <w:t xml:space="preserve">this should come first before RTI COL – RTI Shorten Active to match current student team </w:t>
                                </w:r>
                                <w:proofErr w:type="gramStart"/>
                                <w:r w:rsidR="00773132">
                                  <w:rPr>
                                    <w:rFonts w:asciiTheme="minorHAnsi" w:hAnsiTheme="minorHAnsi" w:cstheme="minorHAnsi"/>
                                    <w:color w:val="1F3864" w:themeColor="accent1" w:themeShade="80"/>
                                  </w:rPr>
                                  <w:t>dates</w:t>
                                </w:r>
                              </w:ins>
                              <w:proofErr w:type="gramEnd"/>
                            </w:p>
                            <w:p w14:paraId="6E63BF2C" w14:textId="77777777" w:rsidR="00CC0DF5" w:rsidRDefault="00CC0DF5" w:rsidP="00CC0DF5"/>
                          </w:txbxContent>
                        </wps:txbx>
                        <wps:bodyPr rot="0" vert="horz" wrap="square" lIns="91440" tIns="45720" rIns="91440" bIns="45720" anchor="t" anchorCtr="0" upright="1">
                          <a:noAutofit/>
                        </wps:bodyPr>
                      </wps:wsp>
                      <wps:wsp>
                        <wps:cNvPr id="542" name="Rectangle: Rounded Corners 542"/>
                        <wps:cNvSpPr>
                          <a:spLocks noChangeArrowheads="1"/>
                        </wps:cNvSpPr>
                        <wps:spPr bwMode="auto">
                          <a:xfrm>
                            <a:off x="19050" y="1763395"/>
                            <a:ext cx="4781550" cy="314325"/>
                          </a:xfrm>
                          <a:prstGeom prst="roundRect">
                            <a:avLst>
                              <a:gd name="adj" fmla="val 16667"/>
                            </a:avLst>
                          </a:prstGeom>
                          <a:solidFill>
                            <a:srgbClr val="FFFFFF"/>
                          </a:solidFill>
                          <a:ln w="9525">
                            <a:solidFill>
                              <a:srgbClr val="000000"/>
                            </a:solidFill>
                            <a:round/>
                            <a:headEnd/>
                            <a:tailEnd/>
                          </a:ln>
                        </wps:spPr>
                        <wps:txbx>
                          <w:txbxContent>
                            <w:p w14:paraId="286CF0E9" w14:textId="3A2B6FE7" w:rsidR="00CC0DF5" w:rsidRDefault="006C7B93" w:rsidP="006C7B93">
                              <w:pPr>
                                <w:jc w:val="center"/>
                              </w:pPr>
                              <w:r>
                                <w:rPr>
                                  <w:rFonts w:asciiTheme="minorHAnsi" w:hAnsiTheme="minorHAnsi" w:cstheme="minorHAnsi"/>
                                  <w:color w:val="1F3864" w:themeColor="accent1" w:themeShade="80"/>
                                </w:rPr>
                                <w:t xml:space="preserve">Approve PIIRF e-form and make I-20 ready for </w:t>
                              </w:r>
                              <w:proofErr w:type="gramStart"/>
                              <w:r>
                                <w:rPr>
                                  <w:rFonts w:asciiTheme="minorHAnsi" w:hAnsiTheme="minorHAnsi" w:cstheme="minorHAnsi"/>
                                  <w:color w:val="1F3864" w:themeColor="accent1" w:themeShade="80"/>
                                </w:rPr>
                                <w:t>download</w:t>
                              </w:r>
                              <w:proofErr w:type="gramEnd"/>
                            </w:p>
                          </w:txbxContent>
                        </wps:txbx>
                        <wps:bodyPr rot="0" vert="horz" wrap="square" lIns="91440" tIns="45720" rIns="91440" bIns="45720" anchor="t" anchorCtr="0" upright="1">
                          <a:noAutofit/>
                        </wps:bodyPr>
                      </wps:wsp>
                      <wps:wsp>
                        <wps:cNvPr id="548" name="Rectangle: Rounded Corners 548"/>
                        <wps:cNvSpPr>
                          <a:spLocks noChangeArrowheads="1"/>
                        </wps:cNvSpPr>
                        <wps:spPr bwMode="auto">
                          <a:xfrm>
                            <a:off x="0" y="0"/>
                            <a:ext cx="4781550" cy="314325"/>
                          </a:xfrm>
                          <a:prstGeom prst="roundRect">
                            <a:avLst>
                              <a:gd name="adj" fmla="val 16667"/>
                            </a:avLst>
                          </a:prstGeom>
                          <a:solidFill>
                            <a:srgbClr val="FFFFFF"/>
                          </a:solidFill>
                          <a:ln w="9525">
                            <a:solidFill>
                              <a:srgbClr val="000000"/>
                            </a:solidFill>
                            <a:round/>
                            <a:headEnd/>
                            <a:tailEnd/>
                          </a:ln>
                        </wps:spPr>
                        <wps:txbx>
                          <w:txbxContent>
                            <w:p w14:paraId="7D606390" w14:textId="72B830DB" w:rsidR="00CC0DF5" w:rsidRPr="00CC0DF5" w:rsidRDefault="00CC0DF5" w:rsidP="00CC0DF5">
                              <w:pPr>
                                <w:jc w:val="center"/>
                                <w:rPr>
                                  <w:rFonts w:asciiTheme="minorHAnsi" w:hAnsiTheme="minorHAnsi" w:cstheme="minorHAnsi"/>
                                </w:rPr>
                              </w:pPr>
                              <w:r w:rsidRPr="00CC0DF5">
                                <w:rPr>
                                  <w:rFonts w:asciiTheme="minorHAnsi" w:hAnsiTheme="minorHAnsi" w:cstheme="minorHAnsi"/>
                                  <w:color w:val="1F3864" w:themeColor="accent1" w:themeShade="80"/>
                                </w:rPr>
                                <w:t xml:space="preserve">Receive </w:t>
                              </w:r>
                              <w:r w:rsidR="006C7B93">
                                <w:rPr>
                                  <w:rFonts w:asciiTheme="minorHAnsi" w:hAnsiTheme="minorHAnsi" w:cstheme="minorHAnsi"/>
                                  <w:color w:val="1F3864" w:themeColor="accent1" w:themeShade="80"/>
                                </w:rPr>
                                <w:t xml:space="preserve">COL </w:t>
                              </w:r>
                              <w:r w:rsidRPr="00CC0DF5">
                                <w:rPr>
                                  <w:rFonts w:asciiTheme="minorHAnsi" w:hAnsiTheme="minorHAnsi" w:cstheme="minorHAnsi"/>
                                  <w:color w:val="1F3864" w:themeColor="accent1" w:themeShade="80"/>
                                </w:rPr>
                                <w:t xml:space="preserve">PIIRF &amp; </w:t>
                              </w:r>
                              <w:r w:rsidR="00665BDC">
                                <w:rPr>
                                  <w:rFonts w:asciiTheme="minorHAnsi" w:hAnsiTheme="minorHAnsi" w:cstheme="minorHAnsi"/>
                                  <w:color w:val="1F3864" w:themeColor="accent1" w:themeShade="80"/>
                                </w:rPr>
                                <w:t xml:space="preserve">supporting </w:t>
                              </w:r>
                              <w:r w:rsidRPr="00CC0DF5">
                                <w:rPr>
                                  <w:rFonts w:asciiTheme="minorHAnsi" w:hAnsiTheme="minorHAnsi" w:cstheme="minorHAnsi"/>
                                  <w:color w:val="1F3864" w:themeColor="accent1" w:themeShade="80"/>
                                </w:rPr>
                                <w:t xml:space="preserve">documents from admitting </w:t>
                              </w:r>
                              <w:proofErr w:type="gramStart"/>
                              <w:r w:rsidRPr="00CC0DF5">
                                <w:rPr>
                                  <w:rFonts w:asciiTheme="minorHAnsi" w:hAnsiTheme="minorHAnsi" w:cstheme="minorHAnsi"/>
                                  <w:color w:val="1F3864" w:themeColor="accent1" w:themeShade="80"/>
                                </w:rPr>
                                <w:t>unit</w:t>
                              </w:r>
                              <w:proofErr w:type="gramEnd"/>
                              <w:r w:rsidRPr="00CC0DF5">
                                <w:rPr>
                                  <w:rFonts w:asciiTheme="minorHAnsi" w:hAnsiTheme="minorHAnsi" w:cstheme="minorHAnsi"/>
                                  <w:color w:val="1F3864" w:themeColor="accent1" w:themeShade="80"/>
                                </w:rPr>
                                <w:t xml:space="preserve"> </w:t>
                              </w:r>
                            </w:p>
                            <w:p w14:paraId="75D89866" w14:textId="77777777" w:rsidR="00CC0DF5" w:rsidRPr="00CC0DF5" w:rsidRDefault="00CC0DF5" w:rsidP="00CC0DF5">
                              <w:pPr>
                                <w:rPr>
                                  <w:rFonts w:asciiTheme="minorHAnsi" w:hAnsiTheme="minorHAnsi" w:cstheme="minorHAnsi"/>
                                </w:rPr>
                              </w:pPr>
                            </w:p>
                          </w:txbxContent>
                        </wps:txbx>
                        <wps:bodyPr rot="0" vert="horz" wrap="square" lIns="91440" tIns="45720" rIns="91440" bIns="45720" anchor="t" anchorCtr="0" upright="1">
                          <a:noAutofit/>
                        </wps:bodyPr>
                      </wps:wsp>
                      <wps:wsp>
                        <wps:cNvPr id="547" name="Straight Arrow Connector 547"/>
                        <wps:cNvCnPr>
                          <a:cxnSpLocks noChangeShapeType="1"/>
                        </wps:cNvCnPr>
                        <wps:spPr bwMode="auto">
                          <a:xfrm flipH="1">
                            <a:off x="2390775" y="348615"/>
                            <a:ext cx="635" cy="1981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3" name="Straight Arrow Connector 543"/>
                        <wps:cNvCnPr>
                          <a:cxnSpLocks noChangeShapeType="1"/>
                        </wps:cNvCnPr>
                        <wps:spPr bwMode="auto">
                          <a:xfrm>
                            <a:off x="2390775" y="1501775"/>
                            <a:ext cx="63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5" name="Straight Arrow Connector 545"/>
                        <wps:cNvCnPr>
                          <a:cxnSpLocks noChangeShapeType="1"/>
                        </wps:cNvCnPr>
                        <wps:spPr bwMode="auto">
                          <a:xfrm>
                            <a:off x="2371725" y="925830"/>
                            <a:ext cx="1905" cy="212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6B72C786" id="Group 265" o:spid="_x0000_s1069" style="position:absolute;left:0;text-align:left;margin-left:49pt;margin-top:6pt;width:379pt;height:163.6pt;z-index:251658241" coordsize="48133,20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">
                <v:roundrect id="Rectangle: Rounded Corners 546" o:spid="_x0000_s1070" style="position:absolute;top:6159;width:47815;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">
                  <v:textbox>
                    <w:txbxContent>
                      <w:p w14:paraId="115B8276" w14:textId="6DA97635"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RTI or Batch COL I-20</w:t>
                        </w:r>
                      </w:p>
                      <w:p w14:paraId="7EA890A7" w14:textId="77777777" w:rsidR="00CC0DF5" w:rsidRDefault="00CC0DF5" w:rsidP="00CC0DF5"/>
                    </w:txbxContent>
                  </v:textbox>
                </v:roundrect>
                <v:roundrect id="Rectangle: Rounded Corners 544" o:spid="_x0000_s1071" style="position:absolute;left:317;top:10706;width:47816;height:707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">
                  <v:textbox>
                    <w:txbxContent>
                      <w:p w14:paraId="23C241D1" w14:textId="0252C5BF"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 xml:space="preserve">Shorten program on Active record </w:t>
                        </w:r>
                        <w:r w:rsidR="009863CE">
                          <w:rPr>
                            <w:rFonts w:asciiTheme="minorHAnsi" w:hAnsiTheme="minorHAnsi" w:cstheme="minorHAnsi"/>
                            <w:color w:val="1F3864" w:themeColor="accent1" w:themeShade="80"/>
                          </w:rPr>
                          <w:t>if student has graduated</w:t>
                        </w:r>
                        <w:ins w:id="180" w:author="Shannon Conheady" w:date="2023-02-27T12:08:00Z">
                          <w:r w:rsidR="00773132">
                            <w:rPr>
                              <w:rFonts w:asciiTheme="minorHAnsi" w:hAnsiTheme="minorHAnsi" w:cstheme="minorHAnsi"/>
                              <w:color w:val="1F3864" w:themeColor="accent1" w:themeShade="80"/>
                            </w:rPr>
                            <w:t xml:space="preserve"> </w:t>
                          </w:r>
                        </w:ins>
                        <w:ins w:id="181" w:author="Shannon Conheady" w:date="2023-02-27T12:09:00Z">
                          <w:r w:rsidR="00773132">
                            <w:rPr>
                              <w:rFonts w:asciiTheme="minorHAnsi" w:hAnsiTheme="minorHAnsi" w:cstheme="minorHAnsi"/>
                              <w:color w:val="1F3864" w:themeColor="accent1" w:themeShade="80"/>
                            </w:rPr>
                            <w:t>–</w:t>
                          </w:r>
                        </w:ins>
                        <w:ins w:id="182" w:author="Shannon Conheady" w:date="2023-02-27T12:08:00Z">
                          <w:r w:rsidR="00773132">
                            <w:rPr>
                              <w:rFonts w:asciiTheme="minorHAnsi" w:hAnsiTheme="minorHAnsi" w:cstheme="minorHAnsi"/>
                              <w:color w:val="1F3864" w:themeColor="accent1" w:themeShade="80"/>
                            </w:rPr>
                            <w:t xml:space="preserve"> </w:t>
                          </w:r>
                        </w:ins>
                        <w:ins w:id="183" w:author="Shannon Conheady" w:date="2023-02-27T12:09:00Z">
                          <w:r w:rsidR="00773132">
                            <w:rPr>
                              <w:rFonts w:asciiTheme="minorHAnsi" w:hAnsiTheme="minorHAnsi" w:cstheme="minorHAnsi"/>
                              <w:color w:val="1F3864" w:themeColor="accent1" w:themeShade="80"/>
                            </w:rPr>
                            <w:t>this should come first before RTI COL – RTI Shorten Active to match current student team dates</w:t>
                          </w:r>
                        </w:ins>
                      </w:p>
                      <w:p w14:paraId="6E63BF2C" w14:textId="77777777" w:rsidR="00CC0DF5" w:rsidRDefault="00CC0DF5" w:rsidP="00CC0DF5"/>
                    </w:txbxContent>
                  </v:textbox>
                </v:roundrect>
                <v:roundrect id="Rectangle: Rounded Corners 542" o:spid="_x0000_s1072" style="position:absolute;left:190;top:17633;width:47816;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">
                  <v:textbox>
                    <w:txbxContent>
                      <w:p w14:paraId="286CF0E9" w14:textId="3A2B6FE7" w:rsidR="00CC0DF5" w:rsidRDefault="006C7B93" w:rsidP="006C7B93">
                        <w:pPr>
                          <w:jc w:val="center"/>
                        </w:pPr>
                        <w:r>
                          <w:rPr>
                            <w:rFonts w:asciiTheme="minorHAnsi" w:hAnsiTheme="minorHAnsi" w:cstheme="minorHAnsi"/>
                            <w:color w:val="1F3864" w:themeColor="accent1" w:themeShade="80"/>
                          </w:rPr>
                          <w:t>Approve PIIRF e-form and make I-20 ready for download</w:t>
                        </w:r>
                      </w:p>
                    </w:txbxContent>
                  </v:textbox>
                </v:roundrect>
                <v:roundrect id="Rectangle: Rounded Corners 548" o:spid="_x0000_s1073" style="position:absolute;width:47815;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">
                  <v:textbox>
                    <w:txbxContent>
                      <w:p w14:paraId="7D606390" w14:textId="72B830DB" w:rsidR="00CC0DF5" w:rsidRPr="00CC0DF5" w:rsidRDefault="00CC0DF5" w:rsidP="00CC0DF5">
                        <w:pPr>
                          <w:jc w:val="center"/>
                          <w:rPr>
                            <w:rFonts w:asciiTheme="minorHAnsi" w:hAnsiTheme="minorHAnsi" w:cstheme="minorHAnsi"/>
                          </w:rPr>
                        </w:pPr>
                        <w:r w:rsidRPr="00CC0DF5">
                          <w:rPr>
                            <w:rFonts w:asciiTheme="minorHAnsi" w:hAnsiTheme="minorHAnsi" w:cstheme="minorHAnsi"/>
                            <w:color w:val="1F3864" w:themeColor="accent1" w:themeShade="80"/>
                          </w:rPr>
                          <w:t xml:space="preserve">Receive </w:t>
                        </w:r>
                        <w:r w:rsidR="006C7B93">
                          <w:rPr>
                            <w:rFonts w:asciiTheme="minorHAnsi" w:hAnsiTheme="minorHAnsi" w:cstheme="minorHAnsi"/>
                            <w:color w:val="1F3864" w:themeColor="accent1" w:themeShade="80"/>
                          </w:rPr>
                          <w:t xml:space="preserve">COL </w:t>
                        </w:r>
                        <w:r w:rsidRPr="00CC0DF5">
                          <w:rPr>
                            <w:rFonts w:asciiTheme="minorHAnsi" w:hAnsiTheme="minorHAnsi" w:cstheme="minorHAnsi"/>
                            <w:color w:val="1F3864" w:themeColor="accent1" w:themeShade="80"/>
                          </w:rPr>
                          <w:t xml:space="preserve">PIIRF &amp; </w:t>
                        </w:r>
                        <w:r w:rsidR="00665BDC">
                          <w:rPr>
                            <w:rFonts w:asciiTheme="minorHAnsi" w:hAnsiTheme="minorHAnsi" w:cstheme="minorHAnsi"/>
                            <w:color w:val="1F3864" w:themeColor="accent1" w:themeShade="80"/>
                          </w:rPr>
                          <w:t xml:space="preserve">supporting </w:t>
                        </w:r>
                        <w:r w:rsidRPr="00CC0DF5">
                          <w:rPr>
                            <w:rFonts w:asciiTheme="minorHAnsi" w:hAnsiTheme="minorHAnsi" w:cstheme="minorHAnsi"/>
                            <w:color w:val="1F3864" w:themeColor="accent1" w:themeShade="80"/>
                          </w:rPr>
                          <w:t xml:space="preserve">documents from admitting unit </w:t>
                        </w:r>
                      </w:p>
                      <w:p w14:paraId="75D89866" w14:textId="77777777" w:rsidR="00CC0DF5" w:rsidRPr="00CC0DF5" w:rsidRDefault="00CC0DF5" w:rsidP="00CC0DF5">
                        <w:pPr>
                          <w:rPr>
                            <w:rFonts w:asciiTheme="minorHAnsi" w:hAnsiTheme="minorHAnsi" w:cstheme="minorHAnsi"/>
                          </w:rPr>
                        </w:pPr>
                      </w:p>
                    </w:txbxContent>
                  </v:textbox>
                </v:roundrect>
                <v:shape id="Straight Arrow Connector 547" o:spid="_x0000_s1074" type="#_x0000_t32" style="position:absolute;left:23907;top:3486;width:7;height:19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">
                  <v:stroke endarrow="block"/>
                </v:shape>
                <v:shape id="Straight Arrow Connector 543" o:spid="_x0000_s1075" type="#_x0000_t32" style="position:absolute;left:23907;top:15017;width:7;height:2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">
                  <v:stroke endarrow="block"/>
                </v:shape>
                <v:shape id="Straight Arrow Connector 545" o:spid="_x0000_s1076" type="#_x0000_t32" style="position:absolute;left:23717;top:9258;width:19;height:2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">
                  <v:stroke endarrow="block"/>
                </v:shape>
              </v:group>
            </w:pict>
          </mc:Fallback>
        </mc:AlternateContent>
      </w:r>
    </w:p>
    <w:p w14:paraId="734D286F" w14:textId="77777777" w:rsidR="00CC0DF5" w:rsidRDefault="00CC0DF5" w:rsidP="00CC0DF5">
      <w:pPr>
        <w:pStyle w:val="NoSpacing"/>
        <w:jc w:val="center"/>
        <w:rPr>
          <w:rFonts w:asciiTheme="majorHAnsi" w:hAnsiTheme="majorHAnsi"/>
        </w:rPr>
      </w:pPr>
    </w:p>
    <w:p w14:paraId="721520A2" w14:textId="1E6F9A0E" w:rsidR="00CC0DF5" w:rsidRDefault="00CC0DF5" w:rsidP="00CC0DF5">
      <w:pPr>
        <w:pStyle w:val="NoSpacing"/>
        <w:jc w:val="center"/>
        <w:rPr>
          <w:rFonts w:asciiTheme="majorHAnsi" w:hAnsiTheme="majorHAnsi"/>
        </w:rPr>
      </w:pPr>
    </w:p>
    <w:p w14:paraId="2F91ED80" w14:textId="68DE31AD" w:rsidR="00CC0DF5" w:rsidRDefault="00CC0DF5" w:rsidP="00CC0DF5">
      <w:pPr>
        <w:pStyle w:val="NoSpacing"/>
        <w:jc w:val="center"/>
        <w:rPr>
          <w:rFonts w:asciiTheme="majorHAnsi" w:hAnsiTheme="majorHAnsi"/>
        </w:rPr>
      </w:pPr>
    </w:p>
    <w:p w14:paraId="0C510AB7" w14:textId="4BE0E2F8" w:rsidR="00CC0DF5" w:rsidRDefault="00CC0DF5" w:rsidP="00CC0DF5">
      <w:pPr>
        <w:pStyle w:val="NoSpacing"/>
        <w:jc w:val="center"/>
        <w:rPr>
          <w:rFonts w:asciiTheme="majorHAnsi" w:hAnsiTheme="majorHAnsi"/>
        </w:rPr>
      </w:pPr>
    </w:p>
    <w:p w14:paraId="1C14BF56" w14:textId="5B9EF792" w:rsidR="00CC0DF5" w:rsidRDefault="00CC0DF5" w:rsidP="00CC0DF5">
      <w:pPr>
        <w:pStyle w:val="NoSpacing"/>
        <w:jc w:val="center"/>
        <w:rPr>
          <w:rFonts w:asciiTheme="majorHAnsi" w:hAnsiTheme="majorHAnsi"/>
        </w:rPr>
      </w:pPr>
    </w:p>
    <w:p w14:paraId="62FD0A33" w14:textId="77777777" w:rsidR="00CC0DF5" w:rsidRDefault="00CC0DF5" w:rsidP="00CC0DF5">
      <w:pPr>
        <w:pStyle w:val="NoSpacing"/>
        <w:jc w:val="center"/>
        <w:rPr>
          <w:rFonts w:asciiTheme="majorHAnsi" w:hAnsiTheme="majorHAnsi"/>
        </w:rPr>
      </w:pPr>
    </w:p>
    <w:p w14:paraId="207D3D11" w14:textId="2082D5E0" w:rsidR="00CC0DF5" w:rsidRDefault="00CC0DF5" w:rsidP="00CC0DF5">
      <w:pPr>
        <w:pStyle w:val="NoSpacing"/>
        <w:jc w:val="center"/>
        <w:rPr>
          <w:rFonts w:asciiTheme="majorHAnsi" w:hAnsiTheme="majorHAnsi"/>
        </w:rPr>
      </w:pPr>
    </w:p>
    <w:p w14:paraId="7F9C7649" w14:textId="77777777" w:rsidR="00CC0DF5" w:rsidRDefault="00CC0DF5" w:rsidP="00CC0DF5">
      <w:pPr>
        <w:pStyle w:val="NoSpacing"/>
        <w:jc w:val="center"/>
        <w:rPr>
          <w:rFonts w:asciiTheme="majorHAnsi" w:hAnsiTheme="majorHAnsi"/>
        </w:rPr>
      </w:pPr>
    </w:p>
    <w:p w14:paraId="3072C8CE" w14:textId="4E221AAA" w:rsidR="00CC0DF5" w:rsidRDefault="00CC0DF5" w:rsidP="00CC0DF5">
      <w:pPr>
        <w:pStyle w:val="NoSpacing"/>
        <w:jc w:val="center"/>
        <w:rPr>
          <w:rFonts w:asciiTheme="majorHAnsi" w:hAnsiTheme="majorHAnsi"/>
        </w:rPr>
      </w:pPr>
    </w:p>
    <w:p w14:paraId="3E8E4B19" w14:textId="510D8A70" w:rsidR="00CC0DF5" w:rsidRDefault="00CC0DF5" w:rsidP="00CC0DF5">
      <w:pPr>
        <w:pStyle w:val="NoSpacing"/>
        <w:jc w:val="center"/>
        <w:rPr>
          <w:rFonts w:asciiTheme="majorHAnsi" w:hAnsiTheme="majorHAnsi"/>
        </w:rPr>
      </w:pPr>
    </w:p>
    <w:p w14:paraId="73E3C3C3" w14:textId="77777777" w:rsidR="00CC0DF5" w:rsidRDefault="00CC0DF5" w:rsidP="00CC0DF5">
      <w:pPr>
        <w:pStyle w:val="NoSpacing"/>
        <w:jc w:val="center"/>
        <w:rPr>
          <w:rFonts w:asciiTheme="majorHAnsi" w:hAnsiTheme="majorHAnsi"/>
        </w:rPr>
      </w:pPr>
    </w:p>
    <w:p w14:paraId="03DA0D33" w14:textId="77777777" w:rsidR="00CC0DF5" w:rsidRDefault="00CC0DF5" w:rsidP="00CC0DF5">
      <w:pPr>
        <w:pStyle w:val="NoSpacing"/>
        <w:jc w:val="center"/>
        <w:rPr>
          <w:rFonts w:asciiTheme="majorHAnsi" w:hAnsiTheme="majorHAnsi"/>
        </w:rPr>
      </w:pPr>
    </w:p>
    <w:p w14:paraId="5F390CA8" w14:textId="77777777" w:rsidR="00CC0DF5" w:rsidRDefault="00CC0DF5" w:rsidP="00CC0DF5">
      <w:pPr>
        <w:pStyle w:val="NoSpacing"/>
        <w:jc w:val="center"/>
        <w:rPr>
          <w:rFonts w:asciiTheme="majorHAnsi" w:hAnsiTheme="majorHAnsi"/>
        </w:rPr>
      </w:pPr>
    </w:p>
    <w:p w14:paraId="2AA76C8A" w14:textId="77777777" w:rsidR="00CC0DF5" w:rsidRPr="00CC0DF5" w:rsidRDefault="00CC0DF5" w:rsidP="00CC0DF5">
      <w:pPr>
        <w:pStyle w:val="NoSpacing"/>
        <w:jc w:val="center"/>
        <w:rPr>
          <w:b/>
          <w:bCs/>
          <w:color w:val="1F3864" w:themeColor="accent1" w:themeShade="80"/>
        </w:rPr>
      </w:pPr>
      <w:r w:rsidRPr="00CC0DF5">
        <w:rPr>
          <w:b/>
          <w:bCs/>
          <w:color w:val="1F3864" w:themeColor="accent1" w:themeShade="80"/>
        </w:rPr>
        <w:t>After new semester begins:</w:t>
      </w:r>
    </w:p>
    <w:p w14:paraId="73FBA5FF" w14:textId="68136C51" w:rsidR="00CC0DF5" w:rsidRDefault="00EE0C4F" w:rsidP="00CC0DF5">
      <w:pPr>
        <w:pStyle w:val="NoSpacing"/>
        <w:jc w:val="center"/>
        <w:rPr>
          <w:rFonts w:asciiTheme="majorHAnsi" w:hAnsiTheme="majorHAnsi"/>
        </w:rPr>
      </w:pPr>
      <w:r>
        <w:rPr>
          <w:rFonts w:asciiTheme="majorHAnsi" w:hAnsiTheme="majorHAnsi"/>
          <w:noProof/>
        </w:rPr>
        <mc:AlternateContent>
          <mc:Choice Requires="wpg">
            <w:drawing>
              <wp:anchor distT="0" distB="0" distL="114300" distR="114300" simplePos="0" relativeHeight="251658242" behindDoc="0" locked="0" layoutInCell="1" allowOverlap="1" wp14:anchorId="4C2F4CBF" wp14:editId="4E837111">
                <wp:simplePos x="0" y="0"/>
                <wp:positionH relativeFrom="column">
                  <wp:posOffset>571500</wp:posOffset>
                </wp:positionH>
                <wp:positionV relativeFrom="paragraph">
                  <wp:posOffset>100965</wp:posOffset>
                </wp:positionV>
                <wp:extent cx="4848225" cy="2136775"/>
                <wp:effectExtent l="0" t="0" r="28575" b="15875"/>
                <wp:wrapNone/>
                <wp:docPr id="271" name="Group 271"/>
                <wp:cNvGraphicFramePr/>
                <a:graphic xmlns:a="http://schemas.openxmlformats.org/drawingml/2006/main">
                  <a:graphicData uri="http://schemas.microsoft.com/office/word/2010/wordprocessingGroup">
                    <wpg:wgp>
                      <wpg:cNvGrpSpPr/>
                      <wpg:grpSpPr>
                        <a:xfrm>
                          <a:off x="0" y="0"/>
                          <a:ext cx="4848225" cy="2136775"/>
                          <a:chOff x="0" y="0"/>
                          <a:chExt cx="4848225" cy="2136775"/>
                        </a:xfrm>
                      </wpg:grpSpPr>
                      <wps:wsp>
                        <wps:cNvPr id="541" name="Rectangle: Rounded Corners 541"/>
                        <wps:cNvSpPr>
                          <a:spLocks noChangeArrowheads="1"/>
                        </wps:cNvSpPr>
                        <wps:spPr bwMode="auto">
                          <a:xfrm>
                            <a:off x="0" y="0"/>
                            <a:ext cx="4781550" cy="323850"/>
                          </a:xfrm>
                          <a:prstGeom prst="roundRect">
                            <a:avLst>
                              <a:gd name="adj" fmla="val 16667"/>
                            </a:avLst>
                          </a:prstGeom>
                          <a:solidFill>
                            <a:srgbClr val="FFFFFF"/>
                          </a:solidFill>
                          <a:ln w="9525">
                            <a:solidFill>
                              <a:srgbClr val="000000"/>
                            </a:solidFill>
                            <a:round/>
                            <a:headEnd/>
                            <a:tailEnd/>
                          </a:ln>
                        </wps:spPr>
                        <wps:txbx>
                          <w:txbxContent>
                            <w:p w14:paraId="7662ED36" w14:textId="0C377D96"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 xml:space="preserve">Student </w:t>
                              </w:r>
                              <w:r w:rsidR="00D50140">
                                <w:rPr>
                                  <w:rFonts w:asciiTheme="minorHAnsi" w:hAnsiTheme="minorHAnsi" w:cstheme="minorHAnsi"/>
                                  <w:color w:val="1F3864" w:themeColor="accent1" w:themeShade="80"/>
                                </w:rPr>
                                <w:t xml:space="preserve">completes immigration </w:t>
                              </w:r>
                              <w:proofErr w:type="gramStart"/>
                              <w:r w:rsidR="00D50140">
                                <w:rPr>
                                  <w:rFonts w:asciiTheme="minorHAnsi" w:hAnsiTheme="minorHAnsi" w:cstheme="minorHAnsi"/>
                                  <w:color w:val="1F3864" w:themeColor="accent1" w:themeShade="80"/>
                                </w:rPr>
                                <w:t>registration</w:t>
                              </w:r>
                              <w:proofErr w:type="gramEnd"/>
                            </w:p>
                          </w:txbxContent>
                        </wps:txbx>
                        <wps:bodyPr rot="0" vert="horz" wrap="square" lIns="91440" tIns="45720" rIns="91440" bIns="45720" anchor="t" anchorCtr="0" upright="1">
                          <a:noAutofit/>
                        </wps:bodyPr>
                      </wps:wsp>
                      <wps:wsp>
                        <wps:cNvPr id="539" name="Rectangle: Rounded Corners 539"/>
                        <wps:cNvSpPr>
                          <a:spLocks noChangeArrowheads="1"/>
                        </wps:cNvSpPr>
                        <wps:spPr bwMode="auto">
                          <a:xfrm>
                            <a:off x="0" y="552450"/>
                            <a:ext cx="4781550" cy="314325"/>
                          </a:xfrm>
                          <a:prstGeom prst="roundRect">
                            <a:avLst>
                              <a:gd name="adj" fmla="val 16667"/>
                            </a:avLst>
                          </a:prstGeom>
                          <a:solidFill>
                            <a:srgbClr val="FFFFFF"/>
                          </a:solidFill>
                          <a:ln w="9525">
                            <a:solidFill>
                              <a:srgbClr val="000000"/>
                            </a:solidFill>
                            <a:round/>
                            <a:headEnd/>
                            <a:tailEnd/>
                          </a:ln>
                        </wps:spPr>
                        <wps:txbx>
                          <w:txbxContent>
                            <w:p w14:paraId="4C333743" w14:textId="0C6191AE"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 xml:space="preserve">In SEVIS, register student’s “Initial” </w:t>
                              </w:r>
                              <w:proofErr w:type="gramStart"/>
                              <w:r w:rsidRPr="00CC0DF5">
                                <w:rPr>
                                  <w:rFonts w:asciiTheme="minorHAnsi" w:hAnsiTheme="minorHAnsi" w:cstheme="minorHAnsi"/>
                                  <w:color w:val="1F3864" w:themeColor="accent1" w:themeShade="80"/>
                                </w:rPr>
                                <w:t>record</w:t>
                              </w:r>
                              <w:proofErr w:type="gramEnd"/>
                            </w:p>
                            <w:p w14:paraId="63DBEEE9" w14:textId="77777777" w:rsidR="00CC0DF5" w:rsidRDefault="00CC0DF5" w:rsidP="00CC0DF5"/>
                          </w:txbxContent>
                        </wps:txbx>
                        <wps:bodyPr rot="0" vert="horz" wrap="square" lIns="91440" tIns="45720" rIns="91440" bIns="45720" anchor="t" anchorCtr="0" upright="1">
                          <a:noAutofit/>
                        </wps:bodyPr>
                      </wps:wsp>
                      <wps:wsp>
                        <wps:cNvPr id="540" name="Straight Arrow Connector 540"/>
                        <wps:cNvCnPr>
                          <a:cxnSpLocks noChangeShapeType="1"/>
                        </wps:cNvCnPr>
                        <wps:spPr bwMode="auto">
                          <a:xfrm>
                            <a:off x="2457450" y="324485"/>
                            <a:ext cx="63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2" name="Straight Arrow Connector 532"/>
                        <wps:cNvCnPr>
                          <a:cxnSpLocks noChangeShapeType="1"/>
                        </wps:cNvCnPr>
                        <wps:spPr bwMode="auto">
                          <a:xfrm>
                            <a:off x="2418715" y="1538605"/>
                            <a:ext cx="63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8" name="Straight Arrow Connector 538"/>
                        <wps:cNvCnPr>
                          <a:cxnSpLocks noChangeShapeType="1"/>
                        </wps:cNvCnPr>
                        <wps:spPr bwMode="auto">
                          <a:xfrm>
                            <a:off x="2439035" y="896620"/>
                            <a:ext cx="635"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3" name="Rectangle: Rounded Corners 533"/>
                        <wps:cNvSpPr>
                          <a:spLocks noChangeArrowheads="1"/>
                        </wps:cNvSpPr>
                        <wps:spPr bwMode="auto">
                          <a:xfrm>
                            <a:off x="0" y="1162050"/>
                            <a:ext cx="4781550" cy="342900"/>
                          </a:xfrm>
                          <a:prstGeom prst="roundRect">
                            <a:avLst>
                              <a:gd name="adj" fmla="val 16667"/>
                            </a:avLst>
                          </a:prstGeom>
                          <a:solidFill>
                            <a:srgbClr val="FFFFFF"/>
                          </a:solidFill>
                          <a:ln w="9525">
                            <a:solidFill>
                              <a:srgbClr val="000000"/>
                            </a:solidFill>
                            <a:round/>
                            <a:headEnd/>
                            <a:tailEnd/>
                          </a:ln>
                        </wps:spPr>
                        <wps:txbx>
                          <w:txbxContent>
                            <w:p w14:paraId="07695E3A" w14:textId="46048A38" w:rsidR="00CC0DF5" w:rsidRPr="002F471D" w:rsidRDefault="00CC0DF5" w:rsidP="00CC0DF5">
                              <w:pPr>
                                <w:jc w:val="center"/>
                                <w:rPr>
                                  <w:rFonts w:asciiTheme="minorHAnsi" w:hAnsiTheme="minorHAnsi" w:cstheme="minorHAnsi"/>
                                  <w:color w:val="1F3864" w:themeColor="accent1" w:themeShade="80"/>
                                  <w:sz w:val="22"/>
                                  <w:szCs w:val="22"/>
                                </w:rPr>
                              </w:pPr>
                              <w:r w:rsidRPr="002F471D">
                                <w:rPr>
                                  <w:rFonts w:asciiTheme="minorHAnsi" w:hAnsiTheme="minorHAnsi" w:cstheme="minorHAnsi"/>
                                  <w:color w:val="1F3864" w:themeColor="accent1" w:themeShade="80"/>
                                  <w:sz w:val="22"/>
                                  <w:szCs w:val="22"/>
                                </w:rPr>
                                <w:t xml:space="preserve">Student’s </w:t>
                              </w:r>
                              <w:r w:rsidR="002F471D" w:rsidRPr="002F471D">
                                <w:rPr>
                                  <w:rFonts w:asciiTheme="minorHAnsi" w:hAnsiTheme="minorHAnsi" w:cstheme="minorHAnsi"/>
                                  <w:color w:val="1F3864" w:themeColor="accent1" w:themeShade="80"/>
                                  <w:sz w:val="22"/>
                                  <w:szCs w:val="22"/>
                                </w:rPr>
                                <w:t>old “active”</w:t>
                              </w:r>
                              <w:r w:rsidRPr="002F471D">
                                <w:rPr>
                                  <w:rFonts w:asciiTheme="minorHAnsi" w:hAnsiTheme="minorHAnsi" w:cstheme="minorHAnsi"/>
                                  <w:color w:val="1F3864" w:themeColor="accent1" w:themeShade="80"/>
                                  <w:sz w:val="22"/>
                                  <w:szCs w:val="22"/>
                                </w:rPr>
                                <w:t xml:space="preserve"> record is </w:t>
                              </w:r>
                              <w:r w:rsidR="002F471D" w:rsidRPr="002F471D">
                                <w:rPr>
                                  <w:rFonts w:asciiTheme="minorHAnsi" w:hAnsiTheme="minorHAnsi" w:cstheme="minorHAnsi"/>
                                  <w:color w:val="1F3864" w:themeColor="accent1" w:themeShade="80"/>
                                  <w:sz w:val="22"/>
                                  <w:szCs w:val="22"/>
                                </w:rPr>
                                <w:t xml:space="preserve">automatically </w:t>
                              </w:r>
                              <w:r w:rsidRPr="002F471D">
                                <w:rPr>
                                  <w:rFonts w:asciiTheme="minorHAnsi" w:hAnsiTheme="minorHAnsi" w:cstheme="minorHAnsi"/>
                                  <w:color w:val="1F3864" w:themeColor="accent1" w:themeShade="80"/>
                                  <w:sz w:val="22"/>
                                  <w:szCs w:val="22"/>
                                </w:rPr>
                                <w:t xml:space="preserve">changed to </w:t>
                              </w:r>
                              <w:r w:rsidR="00D50140" w:rsidRPr="002F471D">
                                <w:rPr>
                                  <w:rFonts w:asciiTheme="minorHAnsi" w:hAnsiTheme="minorHAnsi" w:cstheme="minorHAnsi"/>
                                  <w:color w:val="1F3864" w:themeColor="accent1" w:themeShade="80"/>
                                  <w:sz w:val="22"/>
                                  <w:szCs w:val="22"/>
                                </w:rPr>
                                <w:t>“inactive/</w:t>
                              </w:r>
                              <w:proofErr w:type="gramStart"/>
                              <w:r w:rsidR="00D50140" w:rsidRPr="002F471D">
                                <w:rPr>
                                  <w:rFonts w:asciiTheme="minorHAnsi" w:hAnsiTheme="minorHAnsi" w:cstheme="minorHAnsi"/>
                                  <w:color w:val="1F3864" w:themeColor="accent1" w:themeShade="80"/>
                                  <w:sz w:val="22"/>
                                  <w:szCs w:val="22"/>
                                </w:rPr>
                                <w:t>deactivated</w:t>
                              </w:r>
                              <w:proofErr w:type="gramEnd"/>
                              <w:r w:rsidR="00D50140" w:rsidRPr="002F471D">
                                <w:rPr>
                                  <w:rFonts w:asciiTheme="minorHAnsi" w:hAnsiTheme="minorHAnsi" w:cstheme="minorHAnsi"/>
                                  <w:color w:val="1F3864" w:themeColor="accent1" w:themeShade="80"/>
                                  <w:sz w:val="22"/>
                                  <w:szCs w:val="22"/>
                                </w:rPr>
                                <w:t>”</w:t>
                              </w:r>
                            </w:p>
                            <w:p w14:paraId="70509B07" w14:textId="77777777" w:rsidR="00CC0DF5" w:rsidRPr="00CE31E5" w:rsidRDefault="00CC0DF5" w:rsidP="00CC0DF5"/>
                          </w:txbxContent>
                        </wps:txbx>
                        <wps:bodyPr rot="0" vert="horz" wrap="square" lIns="91440" tIns="45720" rIns="91440" bIns="45720" anchor="t" anchorCtr="0" upright="1">
                          <a:noAutofit/>
                        </wps:bodyPr>
                      </wps:wsp>
                      <wps:wsp>
                        <wps:cNvPr id="531" name="Rectangle: Rounded Corners 531"/>
                        <wps:cNvSpPr>
                          <a:spLocks noChangeArrowheads="1"/>
                        </wps:cNvSpPr>
                        <wps:spPr bwMode="auto">
                          <a:xfrm>
                            <a:off x="66675" y="1793875"/>
                            <a:ext cx="4781550" cy="342900"/>
                          </a:xfrm>
                          <a:prstGeom prst="roundRect">
                            <a:avLst>
                              <a:gd name="adj" fmla="val 16667"/>
                            </a:avLst>
                          </a:prstGeom>
                          <a:solidFill>
                            <a:srgbClr val="FFFFFF"/>
                          </a:solidFill>
                          <a:ln w="9525">
                            <a:solidFill>
                              <a:srgbClr val="000000"/>
                            </a:solidFill>
                            <a:round/>
                            <a:headEnd/>
                            <a:tailEnd/>
                          </a:ln>
                        </wps:spPr>
                        <wps:txbx>
                          <w:txbxContent>
                            <w:p w14:paraId="5A51B0E4" w14:textId="1BF7CC33" w:rsidR="00CC0DF5" w:rsidRPr="00CE31E5" w:rsidRDefault="002F471D" w:rsidP="002F471D">
                              <w:pPr>
                                <w:jc w:val="center"/>
                              </w:pPr>
                              <w:r>
                                <w:rPr>
                                  <w:rFonts w:asciiTheme="minorHAnsi" w:hAnsiTheme="minorHAnsi" w:cstheme="minorHAnsi"/>
                                  <w:color w:val="1F3864" w:themeColor="accent1" w:themeShade="80"/>
                                </w:rPr>
                                <w:t>Student’s new “initial” record is automatically changed to “</w:t>
                              </w:r>
                              <w:proofErr w:type="gramStart"/>
                              <w:r>
                                <w:rPr>
                                  <w:rFonts w:asciiTheme="minorHAnsi" w:hAnsiTheme="minorHAnsi" w:cstheme="minorHAnsi"/>
                                  <w:color w:val="1F3864" w:themeColor="accent1" w:themeShade="80"/>
                                </w:rPr>
                                <w:t>active</w:t>
                              </w:r>
                              <w:proofErr w:type="gramEnd"/>
                              <w:r>
                                <w:rPr>
                                  <w:rFonts w:asciiTheme="minorHAnsi" w:hAnsiTheme="minorHAnsi" w:cstheme="minorHAnsi"/>
                                  <w:color w:val="1F3864" w:themeColor="accent1" w:themeShade="80"/>
                                </w:rPr>
                                <w:t>”</w:t>
                              </w:r>
                            </w:p>
                          </w:txbxContent>
                        </wps:txbx>
                        <wps:bodyPr rot="0" vert="horz" wrap="square" lIns="91440" tIns="45720" rIns="91440" bIns="45720" anchor="t" anchorCtr="0" upright="1">
                          <a:noAutofit/>
                        </wps:bodyPr>
                      </wps:wsp>
                    </wpg:wgp>
                  </a:graphicData>
                </a:graphic>
              </wp:anchor>
            </w:drawing>
          </mc:Choice>
          <mc:Fallback>
            <w:pict>
              <v:group w14:anchorId="4C2F4CBF" id="Group 271" o:spid="_x0000_s1077" style="position:absolute;left:0;text-align:left;margin-left:45pt;margin-top:7.95pt;width:381.75pt;height:168.25pt;z-index:251658242" coordsize="48482,21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">
                <v:roundrect id="Rectangle: Rounded Corners 541" o:spid="_x0000_s1078" style="position:absolute;width:47815;height:32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">
                  <v:textbox>
                    <w:txbxContent>
                      <w:p w14:paraId="7662ED36" w14:textId="0C377D96"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 xml:space="preserve">Student </w:t>
                        </w:r>
                        <w:r w:rsidR="00D50140">
                          <w:rPr>
                            <w:rFonts w:asciiTheme="minorHAnsi" w:hAnsiTheme="minorHAnsi" w:cstheme="minorHAnsi"/>
                            <w:color w:val="1F3864" w:themeColor="accent1" w:themeShade="80"/>
                          </w:rPr>
                          <w:t>completes immigration registration</w:t>
                        </w:r>
                      </w:p>
                    </w:txbxContent>
                  </v:textbox>
                </v:roundrect>
                <v:roundrect id="Rectangle: Rounded Corners 539" o:spid="_x0000_s1079" style="position:absolute;top:5524;width:47815;height:31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">
                  <v:textbox>
                    <w:txbxContent>
                      <w:p w14:paraId="4C333743" w14:textId="0C6191AE" w:rsidR="00CC0DF5" w:rsidRPr="00CC0DF5" w:rsidRDefault="00CC0DF5" w:rsidP="00CC0DF5">
                        <w:pPr>
                          <w:jc w:val="center"/>
                          <w:rPr>
                            <w:rFonts w:asciiTheme="minorHAnsi" w:hAnsiTheme="minorHAnsi" w:cstheme="minorHAnsi"/>
                            <w:color w:val="1F3864" w:themeColor="accent1" w:themeShade="80"/>
                          </w:rPr>
                        </w:pPr>
                        <w:r w:rsidRPr="00CC0DF5">
                          <w:rPr>
                            <w:rFonts w:asciiTheme="minorHAnsi" w:hAnsiTheme="minorHAnsi" w:cstheme="minorHAnsi"/>
                            <w:color w:val="1F3864" w:themeColor="accent1" w:themeShade="80"/>
                          </w:rPr>
                          <w:t>In SEVIS, register student’s “Initial” record</w:t>
                        </w:r>
                      </w:p>
                      <w:p w14:paraId="63DBEEE9" w14:textId="77777777" w:rsidR="00CC0DF5" w:rsidRDefault="00CC0DF5" w:rsidP="00CC0DF5"/>
                    </w:txbxContent>
                  </v:textbox>
                </v:roundrect>
                <v:shape id="Straight Arrow Connector 540" o:spid="_x0000_s1080" type="#_x0000_t32" style="position:absolute;left:24574;top:3244;width:6;height:2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">
                  <v:stroke endarrow="block"/>
                </v:shape>
                <v:shape id="Straight Arrow Connector 532" o:spid="_x0000_s1081" type="#_x0000_t32" style="position:absolute;left:24187;top:15386;width:6;height:22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">
                  <v:stroke endarrow="block"/>
                </v:shape>
                <v:shape id="Straight Arrow Connector 538" o:spid="_x0000_s1082" type="#_x0000_t32" style="position:absolute;left:24390;top:8966;width:6;height:21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">
                  <v:stroke endarrow="block"/>
                </v:shape>
                <v:roundrect id="Rectangle: Rounded Corners 533" o:spid="_x0000_s1083" style="position:absolute;top:11620;width:47815;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">
                  <v:textbox>
                    <w:txbxContent>
                      <w:p w14:paraId="07695E3A" w14:textId="46048A38" w:rsidR="00CC0DF5" w:rsidRPr="002F471D" w:rsidRDefault="00CC0DF5" w:rsidP="00CC0DF5">
                        <w:pPr>
                          <w:jc w:val="center"/>
                          <w:rPr>
                            <w:rFonts w:asciiTheme="minorHAnsi" w:hAnsiTheme="minorHAnsi" w:cstheme="minorHAnsi"/>
                            <w:color w:val="1F3864" w:themeColor="accent1" w:themeShade="80"/>
                            <w:sz w:val="22"/>
                            <w:szCs w:val="22"/>
                          </w:rPr>
                        </w:pPr>
                        <w:r w:rsidRPr="002F471D">
                          <w:rPr>
                            <w:rFonts w:asciiTheme="minorHAnsi" w:hAnsiTheme="minorHAnsi" w:cstheme="minorHAnsi"/>
                            <w:color w:val="1F3864" w:themeColor="accent1" w:themeShade="80"/>
                            <w:sz w:val="22"/>
                            <w:szCs w:val="22"/>
                          </w:rPr>
                          <w:t xml:space="preserve">Student’s </w:t>
                        </w:r>
                        <w:r w:rsidR="002F471D" w:rsidRPr="002F471D">
                          <w:rPr>
                            <w:rFonts w:asciiTheme="minorHAnsi" w:hAnsiTheme="minorHAnsi" w:cstheme="minorHAnsi"/>
                            <w:color w:val="1F3864" w:themeColor="accent1" w:themeShade="80"/>
                            <w:sz w:val="22"/>
                            <w:szCs w:val="22"/>
                          </w:rPr>
                          <w:t>old “active”</w:t>
                        </w:r>
                        <w:r w:rsidRPr="002F471D">
                          <w:rPr>
                            <w:rFonts w:asciiTheme="minorHAnsi" w:hAnsiTheme="minorHAnsi" w:cstheme="minorHAnsi"/>
                            <w:color w:val="1F3864" w:themeColor="accent1" w:themeShade="80"/>
                            <w:sz w:val="22"/>
                            <w:szCs w:val="22"/>
                          </w:rPr>
                          <w:t xml:space="preserve"> record is </w:t>
                        </w:r>
                        <w:r w:rsidR="002F471D" w:rsidRPr="002F471D">
                          <w:rPr>
                            <w:rFonts w:asciiTheme="minorHAnsi" w:hAnsiTheme="minorHAnsi" w:cstheme="minorHAnsi"/>
                            <w:color w:val="1F3864" w:themeColor="accent1" w:themeShade="80"/>
                            <w:sz w:val="22"/>
                            <w:szCs w:val="22"/>
                          </w:rPr>
                          <w:t xml:space="preserve">automatically </w:t>
                        </w:r>
                        <w:r w:rsidRPr="002F471D">
                          <w:rPr>
                            <w:rFonts w:asciiTheme="minorHAnsi" w:hAnsiTheme="minorHAnsi" w:cstheme="minorHAnsi"/>
                            <w:color w:val="1F3864" w:themeColor="accent1" w:themeShade="80"/>
                            <w:sz w:val="22"/>
                            <w:szCs w:val="22"/>
                          </w:rPr>
                          <w:t xml:space="preserve">changed to </w:t>
                        </w:r>
                        <w:r w:rsidR="00D50140" w:rsidRPr="002F471D">
                          <w:rPr>
                            <w:rFonts w:asciiTheme="minorHAnsi" w:hAnsiTheme="minorHAnsi" w:cstheme="minorHAnsi"/>
                            <w:color w:val="1F3864" w:themeColor="accent1" w:themeShade="80"/>
                            <w:sz w:val="22"/>
                            <w:szCs w:val="22"/>
                          </w:rPr>
                          <w:t>“inactive/deactivated”</w:t>
                        </w:r>
                      </w:p>
                      <w:p w14:paraId="70509B07" w14:textId="77777777" w:rsidR="00CC0DF5" w:rsidRPr="00CE31E5" w:rsidRDefault="00CC0DF5" w:rsidP="00CC0DF5"/>
                    </w:txbxContent>
                  </v:textbox>
                </v:roundrect>
                <v:roundrect id="Rectangle: Rounded Corners 531" o:spid="_x0000_s1084" style="position:absolute;left:666;top:17938;width:47816;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">
                  <v:textbox>
                    <w:txbxContent>
                      <w:p w14:paraId="5A51B0E4" w14:textId="1BF7CC33" w:rsidR="00CC0DF5" w:rsidRPr="00CE31E5" w:rsidRDefault="002F471D" w:rsidP="002F471D">
                        <w:pPr>
                          <w:jc w:val="center"/>
                        </w:pPr>
                        <w:r>
                          <w:rPr>
                            <w:rFonts w:asciiTheme="minorHAnsi" w:hAnsiTheme="minorHAnsi" w:cstheme="minorHAnsi"/>
                            <w:color w:val="1F3864" w:themeColor="accent1" w:themeShade="80"/>
                          </w:rPr>
                          <w:t>Student’s new “initial” record is automatically changed to “active”</w:t>
                        </w:r>
                      </w:p>
                    </w:txbxContent>
                  </v:textbox>
                </v:roundrect>
              </v:group>
            </w:pict>
          </mc:Fallback>
        </mc:AlternateContent>
      </w:r>
    </w:p>
    <w:p w14:paraId="181C2CDD" w14:textId="77777777" w:rsidR="00CC0DF5" w:rsidRDefault="00CC0DF5" w:rsidP="00CC0DF5">
      <w:pPr>
        <w:pStyle w:val="NoSpacing"/>
        <w:jc w:val="center"/>
        <w:rPr>
          <w:rFonts w:asciiTheme="majorHAnsi" w:hAnsiTheme="majorHAnsi"/>
        </w:rPr>
      </w:pPr>
    </w:p>
    <w:p w14:paraId="0BF1CC44" w14:textId="5CC6D59A" w:rsidR="00CC0DF5" w:rsidRDefault="00CC0DF5" w:rsidP="00CC0DF5">
      <w:pPr>
        <w:pStyle w:val="NoSpacing"/>
        <w:jc w:val="center"/>
        <w:rPr>
          <w:rFonts w:asciiTheme="majorHAnsi" w:hAnsiTheme="majorHAnsi"/>
        </w:rPr>
      </w:pPr>
    </w:p>
    <w:p w14:paraId="56360619" w14:textId="7AD88230" w:rsidR="00CC0DF5" w:rsidRDefault="00CC0DF5" w:rsidP="00CC0DF5">
      <w:pPr>
        <w:pStyle w:val="NoSpacing"/>
        <w:jc w:val="center"/>
        <w:rPr>
          <w:rFonts w:asciiTheme="majorHAnsi" w:hAnsiTheme="majorHAnsi"/>
        </w:rPr>
      </w:pPr>
    </w:p>
    <w:p w14:paraId="7194CC2A" w14:textId="77777777" w:rsidR="00CC0DF5" w:rsidRDefault="00CC0DF5" w:rsidP="00CC0DF5">
      <w:pPr>
        <w:pStyle w:val="NoSpacing"/>
        <w:jc w:val="center"/>
        <w:rPr>
          <w:rFonts w:asciiTheme="majorHAnsi" w:hAnsiTheme="majorHAnsi"/>
        </w:rPr>
      </w:pPr>
    </w:p>
    <w:p w14:paraId="7469545A" w14:textId="1516A670" w:rsidR="00CC0DF5" w:rsidRDefault="00CC0DF5" w:rsidP="00CC0DF5">
      <w:pPr>
        <w:pStyle w:val="NoSpacing"/>
        <w:jc w:val="center"/>
        <w:rPr>
          <w:rFonts w:asciiTheme="majorHAnsi" w:hAnsiTheme="majorHAnsi"/>
        </w:rPr>
      </w:pPr>
    </w:p>
    <w:p w14:paraId="07D5EC85" w14:textId="54A8DAE1" w:rsidR="00CC0DF5" w:rsidRDefault="00CC0DF5" w:rsidP="00CC0DF5">
      <w:pPr>
        <w:pStyle w:val="NoSpacing"/>
        <w:jc w:val="center"/>
        <w:rPr>
          <w:rFonts w:asciiTheme="majorHAnsi" w:hAnsiTheme="majorHAnsi"/>
        </w:rPr>
      </w:pPr>
    </w:p>
    <w:p w14:paraId="34DF6C7B" w14:textId="1697F297" w:rsidR="00CC0DF5" w:rsidRDefault="00CC0DF5" w:rsidP="00CC0DF5">
      <w:pPr>
        <w:pStyle w:val="NoSpacing"/>
        <w:jc w:val="center"/>
        <w:rPr>
          <w:rFonts w:asciiTheme="majorHAnsi" w:hAnsiTheme="majorHAnsi"/>
        </w:rPr>
      </w:pPr>
    </w:p>
    <w:p w14:paraId="7A516D11" w14:textId="77777777" w:rsidR="00CC0DF5" w:rsidRDefault="00D8494A" w:rsidP="00CC0DF5">
      <w:pPr>
        <w:pStyle w:val="NoSpacing"/>
        <w:jc w:val="center"/>
        <w:rPr>
          <w:rFonts w:asciiTheme="majorHAnsi" w:hAnsiTheme="majorHAnsi"/>
        </w:rPr>
      </w:pPr>
      <w:commentRangeStart w:id="179"/>
      <w:commentRangeEnd w:id="179"/>
      <w:r>
        <w:rPr>
          <w:rStyle w:val="CommentReference"/>
          <w:rFonts w:ascii="Calibri" w:eastAsia="Times New Roman" w:hAnsi="Calibri" w:cs="Traditional Arabic"/>
          <w:lang w:bidi="ar-BH"/>
        </w:rPr>
        <w:commentReference w:id="179"/>
      </w:r>
    </w:p>
    <w:p w14:paraId="20D222D5" w14:textId="00E22DCD" w:rsidR="00CC0DF5" w:rsidRDefault="00CC0DF5" w:rsidP="00CC0DF5">
      <w:pPr>
        <w:pStyle w:val="NoSpacing"/>
        <w:jc w:val="center"/>
        <w:rPr>
          <w:rFonts w:asciiTheme="majorHAnsi" w:hAnsiTheme="majorHAnsi"/>
        </w:rPr>
      </w:pPr>
    </w:p>
    <w:p w14:paraId="388F1062" w14:textId="0B734389" w:rsidR="00CC0DF5" w:rsidRDefault="00CC0DF5" w:rsidP="00CC0DF5">
      <w:pPr>
        <w:pStyle w:val="NoSpacing"/>
        <w:jc w:val="center"/>
        <w:rPr>
          <w:rFonts w:asciiTheme="majorHAnsi" w:hAnsiTheme="majorHAnsi"/>
        </w:rPr>
      </w:pPr>
    </w:p>
    <w:p w14:paraId="6374529F" w14:textId="679AFC80" w:rsidR="00CC0DF5" w:rsidRDefault="00CC0DF5" w:rsidP="00CC0DF5">
      <w:pPr>
        <w:pStyle w:val="NoSpacing"/>
        <w:jc w:val="center"/>
        <w:rPr>
          <w:rFonts w:asciiTheme="majorHAnsi" w:hAnsiTheme="majorHAnsi"/>
        </w:rPr>
      </w:pPr>
    </w:p>
    <w:p w14:paraId="0092817F" w14:textId="77777777" w:rsidR="00CC0DF5" w:rsidRDefault="00CC0DF5" w:rsidP="00CC0DF5">
      <w:pPr>
        <w:pStyle w:val="NoSpacing"/>
        <w:jc w:val="center"/>
        <w:rPr>
          <w:rFonts w:asciiTheme="majorHAnsi" w:hAnsiTheme="majorHAnsi"/>
        </w:rPr>
      </w:pPr>
    </w:p>
    <w:p w14:paraId="0F7E8F8D" w14:textId="77777777" w:rsidR="00CC0DF5" w:rsidRDefault="00CC0DF5" w:rsidP="00CC0DF5">
      <w:pPr>
        <w:pStyle w:val="NoSpacing"/>
        <w:jc w:val="center"/>
        <w:rPr>
          <w:rFonts w:asciiTheme="majorHAnsi" w:hAnsiTheme="majorHAnsi"/>
        </w:rPr>
      </w:pPr>
    </w:p>
    <w:p w14:paraId="0555C05C" w14:textId="77777777" w:rsidR="00CC0DF5" w:rsidRDefault="00CC0DF5" w:rsidP="00CC0DF5">
      <w:pPr>
        <w:pStyle w:val="NoSpacing"/>
        <w:jc w:val="center"/>
        <w:rPr>
          <w:rFonts w:asciiTheme="majorHAnsi" w:hAnsiTheme="majorHAnsi"/>
        </w:rPr>
      </w:pPr>
    </w:p>
    <w:p w14:paraId="45C147E0" w14:textId="77777777" w:rsidR="00CC0DF5" w:rsidRDefault="00CC0DF5" w:rsidP="00CC0DF5">
      <w:pPr>
        <w:pStyle w:val="NoSpacing"/>
        <w:jc w:val="center"/>
        <w:rPr>
          <w:rFonts w:asciiTheme="majorHAnsi" w:hAnsiTheme="majorHAnsi"/>
        </w:rPr>
      </w:pPr>
    </w:p>
    <w:p w14:paraId="2B5BD753" w14:textId="77777777" w:rsidR="00CC0DF5" w:rsidRDefault="00CC0DF5" w:rsidP="00CC0DF5">
      <w:pPr>
        <w:pStyle w:val="Normal2"/>
        <w:ind w:left="0"/>
      </w:pPr>
    </w:p>
    <w:p w14:paraId="4D39424F" w14:textId="4D4C9FAB" w:rsidR="00CC0DF5" w:rsidRDefault="00CC0DF5" w:rsidP="00CC0DF5">
      <w:pPr>
        <w:pStyle w:val="Normal2"/>
        <w:ind w:left="0"/>
      </w:pPr>
    </w:p>
    <w:p w14:paraId="0F963971" w14:textId="6DFBB8C2" w:rsidR="00CC0DF5" w:rsidRDefault="00CC0DF5" w:rsidP="00CC0DF5">
      <w:pPr>
        <w:pStyle w:val="Normal2"/>
        <w:ind w:left="0"/>
      </w:pPr>
    </w:p>
    <w:p w14:paraId="6CEBE967" w14:textId="3166093B" w:rsidR="0090069F" w:rsidRDefault="0090069F" w:rsidP="00CC0DF5">
      <w:pPr>
        <w:pStyle w:val="Normal2"/>
        <w:ind w:left="0"/>
      </w:pPr>
    </w:p>
    <w:p w14:paraId="327CFD2B" w14:textId="77777777" w:rsidR="0090069F" w:rsidRDefault="0090069F" w:rsidP="00CC0DF5">
      <w:pPr>
        <w:pStyle w:val="Normal2"/>
        <w:ind w:left="0"/>
      </w:pPr>
    </w:p>
    <w:p w14:paraId="3EBB8331" w14:textId="17325834" w:rsidR="00CC0DF5" w:rsidRDefault="00CC0DF5" w:rsidP="00CC0DF5">
      <w:pPr>
        <w:pStyle w:val="Normal2"/>
        <w:ind w:left="0"/>
      </w:pPr>
    </w:p>
    <w:p w14:paraId="016E7AA4" w14:textId="5D46E27D" w:rsidR="00CC0DF5" w:rsidRDefault="00CC0DF5" w:rsidP="00CC0DF5">
      <w:pPr>
        <w:pStyle w:val="Normal2"/>
        <w:ind w:left="0"/>
      </w:pPr>
    </w:p>
    <w:p w14:paraId="081A8201" w14:textId="5CF48BC2" w:rsidR="00E86661" w:rsidRPr="000C10C9" w:rsidRDefault="00E86661" w:rsidP="009863CE">
      <w:pPr>
        <w:pStyle w:val="Normal2"/>
        <w:ind w:left="0"/>
        <w:rPr>
          <w:b/>
          <w:bCs/>
          <w:color w:val="1F3864" w:themeColor="accent1" w:themeShade="80"/>
        </w:rPr>
      </w:pPr>
      <w:r w:rsidRPr="000C10C9">
        <w:rPr>
          <w:b/>
          <w:bCs/>
          <w:color w:val="1F3864" w:themeColor="accent1" w:themeShade="80"/>
        </w:rPr>
        <w:t xml:space="preserve">Change of Level </w:t>
      </w:r>
      <w:r w:rsidR="00C847EE">
        <w:rPr>
          <w:b/>
          <w:bCs/>
          <w:color w:val="1F3864" w:themeColor="accent1" w:themeShade="80"/>
        </w:rPr>
        <w:t>Special C</w:t>
      </w:r>
      <w:r w:rsidRPr="000C10C9">
        <w:rPr>
          <w:b/>
          <w:bCs/>
          <w:color w:val="1F3864" w:themeColor="accent1" w:themeShade="80"/>
        </w:rPr>
        <w:t>ases:</w:t>
      </w:r>
    </w:p>
    <w:p w14:paraId="7BFA1B67" w14:textId="6EBA7FD5" w:rsidR="00E86661" w:rsidRPr="00054EB3" w:rsidRDefault="00DE2D1F" w:rsidP="00E86661">
      <w:pPr>
        <w:tabs>
          <w:tab w:val="left" w:pos="765"/>
          <w:tab w:val="center" w:pos="5400"/>
        </w:tabs>
        <w:rPr>
          <w:rFonts w:asciiTheme="majorHAnsi" w:hAnsiTheme="majorHAnsi"/>
        </w:rPr>
      </w:pPr>
      <w:r>
        <w:rPr>
          <w:b/>
          <w:bCs/>
          <w:noProof/>
          <w:color w:val="1F3864" w:themeColor="accent1" w:themeShade="80"/>
        </w:rPr>
        <mc:AlternateContent>
          <mc:Choice Requires="wpg">
            <w:drawing>
              <wp:anchor distT="0" distB="0" distL="114300" distR="114300" simplePos="0" relativeHeight="251658409" behindDoc="0" locked="0" layoutInCell="1" allowOverlap="1" wp14:anchorId="10B010AB" wp14:editId="5EF112AC">
                <wp:simplePos x="0" y="0"/>
                <wp:positionH relativeFrom="page">
                  <wp:posOffset>285750</wp:posOffset>
                </wp:positionH>
                <wp:positionV relativeFrom="paragraph">
                  <wp:posOffset>88900</wp:posOffset>
                </wp:positionV>
                <wp:extent cx="7473950" cy="7543800"/>
                <wp:effectExtent l="0" t="0" r="12700" b="19050"/>
                <wp:wrapNone/>
                <wp:docPr id="283" name="Group 283"/>
                <wp:cNvGraphicFramePr/>
                <a:graphic xmlns:a="http://schemas.openxmlformats.org/drawingml/2006/main">
                  <a:graphicData uri="http://schemas.microsoft.com/office/word/2010/wordprocessingGroup">
                    <wpg:wgp>
                      <wpg:cNvGrpSpPr/>
                      <wpg:grpSpPr>
                        <a:xfrm>
                          <a:off x="0" y="0"/>
                          <a:ext cx="7473950" cy="7543800"/>
                          <a:chOff x="0" y="0"/>
                          <a:chExt cx="7473950" cy="7543800"/>
                        </a:xfrm>
                      </wpg:grpSpPr>
                      <wps:wsp>
                        <wps:cNvPr id="216" name="AutoShape 2"/>
                        <wps:cNvSpPr>
                          <a:spLocks noChangeArrowheads="1"/>
                        </wps:cNvSpPr>
                        <wps:spPr bwMode="auto">
                          <a:xfrm>
                            <a:off x="0" y="3352800"/>
                            <a:ext cx="2371725" cy="1257300"/>
                          </a:xfrm>
                          <a:prstGeom prst="roundRect">
                            <a:avLst>
                              <a:gd name="adj" fmla="val 16667"/>
                            </a:avLst>
                          </a:prstGeom>
                          <a:solidFill>
                            <a:srgbClr val="FFFFFF"/>
                          </a:solidFill>
                          <a:ln w="9525">
                            <a:solidFill>
                              <a:srgbClr val="000000"/>
                            </a:solidFill>
                            <a:round/>
                            <a:headEnd/>
                            <a:tailEnd/>
                          </a:ln>
                        </wps:spPr>
                        <wps:txbx>
                          <w:txbxContent>
                            <w:p w14:paraId="0768C583" w14:textId="7E1D7DB3" w:rsidR="00E86661" w:rsidRPr="00FC4985" w:rsidRDefault="00E86661" w:rsidP="00E86661">
                              <w:pPr>
                                <w:jc w:val="both"/>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ISSS contact</w:t>
                              </w:r>
                              <w:r w:rsidR="00520C0A">
                                <w:rPr>
                                  <w:rFonts w:asciiTheme="minorHAnsi" w:hAnsiTheme="minorHAnsi" w:cstheme="minorHAnsi"/>
                                  <w:color w:val="1F3864" w:themeColor="accent1" w:themeShade="80"/>
                                  <w:sz w:val="20"/>
                                  <w:szCs w:val="20"/>
                                </w:rPr>
                                <w:t>s</w:t>
                              </w:r>
                              <w:r w:rsidRPr="00FC4985">
                                <w:rPr>
                                  <w:rFonts w:asciiTheme="minorHAnsi" w:hAnsiTheme="minorHAnsi" w:cstheme="minorHAnsi"/>
                                  <w:color w:val="1F3864" w:themeColor="accent1" w:themeShade="80"/>
                                  <w:sz w:val="20"/>
                                  <w:szCs w:val="20"/>
                                </w:rPr>
                                <w:t xml:space="preserve"> student to pick up I-20 from ISSS office (Before student leaves)</w:t>
                              </w:r>
                              <w:ins w:id="180" w:author="Shannon Conheady" w:date="2023-02-27T12:09:00Z">
                                <w:r w:rsidR="009F7460">
                                  <w:rPr>
                                    <w:rFonts w:asciiTheme="minorHAnsi" w:hAnsiTheme="minorHAnsi" w:cstheme="minorHAnsi"/>
                                    <w:color w:val="1F3864" w:themeColor="accent1" w:themeShade="80"/>
                                    <w:sz w:val="20"/>
                                    <w:szCs w:val="20"/>
                                  </w:rPr>
                                  <w:t xml:space="preserve"> – we email them the download </w:t>
                                </w:r>
                                <w:proofErr w:type="gramStart"/>
                                <w:r w:rsidR="009F7460">
                                  <w:rPr>
                                    <w:rFonts w:asciiTheme="minorHAnsi" w:hAnsiTheme="minorHAnsi" w:cstheme="minorHAnsi"/>
                                    <w:color w:val="1F3864" w:themeColor="accent1" w:themeShade="80"/>
                                    <w:sz w:val="20"/>
                                    <w:szCs w:val="20"/>
                                  </w:rPr>
                                  <w:t>lin</w:t>
                                </w:r>
                              </w:ins>
                              <w:ins w:id="181" w:author="Shannon Conheady" w:date="2023-02-27T12:10:00Z">
                                <w:r w:rsidR="009F7460">
                                  <w:rPr>
                                    <w:rFonts w:asciiTheme="minorHAnsi" w:hAnsiTheme="minorHAnsi" w:cstheme="minorHAnsi"/>
                                    <w:color w:val="1F3864" w:themeColor="accent1" w:themeShade="80"/>
                                    <w:sz w:val="20"/>
                                    <w:szCs w:val="20"/>
                                  </w:rPr>
                                  <w:t>k</w:t>
                                </w:r>
                              </w:ins>
                              <w:proofErr w:type="gramEnd"/>
                            </w:p>
                            <w:p w14:paraId="596DD74E" w14:textId="77777777" w:rsidR="00E86661" w:rsidRPr="00FC4985" w:rsidRDefault="00E86661" w:rsidP="00E86661">
                              <w:pPr>
                                <w:jc w:val="both"/>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Student signs certification on page 1 of the COL I-20, which becomes student’s new I-20.</w:t>
                              </w:r>
                            </w:p>
                          </w:txbxContent>
                        </wps:txbx>
                        <wps:bodyPr rot="0" vert="horz" wrap="square" lIns="91440" tIns="45720" rIns="91440" bIns="45720" anchor="t" anchorCtr="0" upright="1">
                          <a:noAutofit/>
                        </wps:bodyPr>
                      </wps:wsp>
                      <wps:wsp>
                        <wps:cNvPr id="222" name="AutoShape 3"/>
                        <wps:cNvSpPr>
                          <a:spLocks noChangeArrowheads="1"/>
                        </wps:cNvSpPr>
                        <wps:spPr bwMode="auto">
                          <a:xfrm>
                            <a:off x="0" y="4730750"/>
                            <a:ext cx="2447925" cy="1724025"/>
                          </a:xfrm>
                          <a:prstGeom prst="roundRect">
                            <a:avLst>
                              <a:gd name="adj" fmla="val 0"/>
                            </a:avLst>
                          </a:prstGeom>
                          <a:solidFill>
                            <a:srgbClr val="FFFFFF"/>
                          </a:solidFill>
                          <a:ln w="9525">
                            <a:solidFill>
                              <a:srgbClr val="000000"/>
                            </a:solidFill>
                            <a:round/>
                            <a:headEnd/>
                            <a:tailEnd/>
                          </a:ln>
                        </wps:spPr>
                        <wps:txbx>
                          <w:txbxContent>
                            <w:p w14:paraId="7D60734D"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Student will have </w:t>
                              </w:r>
                              <w:r w:rsidRPr="00FC4985">
                                <w:rPr>
                                  <w:rFonts w:asciiTheme="minorHAnsi" w:hAnsiTheme="minorHAnsi" w:cstheme="minorHAnsi"/>
                                  <w:color w:val="1F3864" w:themeColor="accent1" w:themeShade="80"/>
                                  <w:sz w:val="20"/>
                                  <w:szCs w:val="20"/>
                                  <w:u w:val="single"/>
                                </w:rPr>
                                <w:t>2 records in SEVIS</w:t>
                              </w:r>
                              <w:r w:rsidRPr="00FC4985">
                                <w:rPr>
                                  <w:rFonts w:asciiTheme="minorHAnsi" w:hAnsiTheme="minorHAnsi" w:cstheme="minorHAnsi"/>
                                  <w:color w:val="1F3864" w:themeColor="accent1" w:themeShade="80"/>
                                  <w:sz w:val="20"/>
                                  <w:szCs w:val="20"/>
                                </w:rPr>
                                <w:t>:</w:t>
                              </w:r>
                            </w:p>
                            <w:p w14:paraId="78345C90" w14:textId="77777777" w:rsidR="00E86661" w:rsidRPr="00FC4985" w:rsidRDefault="00E86661">
                              <w:pPr>
                                <w:pStyle w:val="ListParagraph"/>
                                <w:keepLines w:val="0"/>
                                <w:numPr>
                                  <w:ilvl w:val="0"/>
                                  <w:numId w:val="62"/>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Active record: will </w:t>
                              </w:r>
                              <w:proofErr w:type="gramStart"/>
                              <w:r w:rsidRPr="00FC4985">
                                <w:rPr>
                                  <w:rFonts w:asciiTheme="minorHAnsi" w:hAnsiTheme="minorHAnsi" w:cstheme="minorHAnsi"/>
                                  <w:color w:val="1F3864" w:themeColor="accent1" w:themeShade="80"/>
                                  <w:sz w:val="20"/>
                                  <w:szCs w:val="20"/>
                                </w:rPr>
                                <w:t>complete automatically</w:t>
                              </w:r>
                              <w:proofErr w:type="gramEnd"/>
                              <w:r w:rsidRPr="00FC4985">
                                <w:rPr>
                                  <w:rFonts w:asciiTheme="minorHAnsi" w:hAnsiTheme="minorHAnsi" w:cstheme="minorHAnsi"/>
                                  <w:color w:val="1F3864" w:themeColor="accent1" w:themeShade="80"/>
                                  <w:sz w:val="20"/>
                                  <w:szCs w:val="20"/>
                                </w:rPr>
                                <w:t xml:space="preserve"> 30 days after graduation.</w:t>
                              </w:r>
                            </w:p>
                            <w:p w14:paraId="0BCFE971" w14:textId="77777777" w:rsidR="00E86661" w:rsidRPr="0069206B" w:rsidRDefault="00E86661">
                              <w:pPr>
                                <w:pStyle w:val="ListParagraph"/>
                                <w:keepLines w:val="0"/>
                                <w:numPr>
                                  <w:ilvl w:val="0"/>
                                  <w:numId w:val="62"/>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FF0000"/>
                                  <w:sz w:val="20"/>
                                  <w:szCs w:val="20"/>
                                </w:rPr>
                              </w:pPr>
                              <w:r w:rsidRPr="00FC4985">
                                <w:rPr>
                                  <w:rFonts w:asciiTheme="minorHAnsi" w:hAnsiTheme="minorHAnsi" w:cstheme="minorHAnsi"/>
                                  <w:color w:val="1F3864" w:themeColor="accent1" w:themeShade="80"/>
                                  <w:sz w:val="20"/>
                                  <w:szCs w:val="20"/>
                                </w:rPr>
                                <w:t xml:space="preserve">Initial record: doesn’t need a travel signature. </w:t>
                              </w:r>
                              <w:r w:rsidRPr="0069206B">
                                <w:rPr>
                                  <w:rFonts w:asciiTheme="minorHAnsi" w:hAnsiTheme="minorHAnsi" w:cstheme="minorHAnsi"/>
                                  <w:color w:val="FF0000"/>
                                  <w:sz w:val="20"/>
                                  <w:szCs w:val="20"/>
                                </w:rPr>
                                <w:t>Student can stay in US (work on campus) or enter any time before the start date. COL has same regulations as the “transfer procedures”.</w:t>
                              </w:r>
                            </w:p>
                            <w:p w14:paraId="423B4188" w14:textId="77777777" w:rsidR="00E86661" w:rsidRDefault="00E86661" w:rsidP="00E86661"/>
                          </w:txbxContent>
                        </wps:txbx>
                        <wps:bodyPr rot="0" vert="horz" wrap="square" lIns="91440" tIns="45720" rIns="91440" bIns="45720" anchor="t" anchorCtr="0" upright="1">
                          <a:noAutofit/>
                        </wps:bodyPr>
                      </wps:wsp>
                      <wps:wsp>
                        <wps:cNvPr id="196" name="AutoShape 13"/>
                        <wps:cNvSpPr>
                          <a:spLocks noChangeArrowheads="1"/>
                        </wps:cNvSpPr>
                        <wps:spPr bwMode="auto">
                          <a:xfrm>
                            <a:off x="234950" y="1454150"/>
                            <a:ext cx="2085975" cy="609600"/>
                          </a:xfrm>
                          <a:prstGeom prst="roundRect">
                            <a:avLst>
                              <a:gd name="adj" fmla="val 16667"/>
                            </a:avLst>
                          </a:prstGeom>
                          <a:solidFill>
                            <a:srgbClr val="FFFFFF"/>
                          </a:solidFill>
                          <a:ln w="9525">
                            <a:solidFill>
                              <a:srgbClr val="000000"/>
                            </a:solidFill>
                            <a:round/>
                            <a:headEnd/>
                            <a:tailEnd/>
                          </a:ln>
                        </wps:spPr>
                        <wps:txbx>
                          <w:txbxContent>
                            <w:p w14:paraId="3C1B0AAB"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receives PIIRF and financial documents from admitting unit after decision. </w:t>
                              </w:r>
                            </w:p>
                            <w:p w14:paraId="74750D6C" w14:textId="77777777" w:rsidR="00E86661" w:rsidRDefault="00E86661" w:rsidP="00E86661"/>
                          </w:txbxContent>
                        </wps:txbx>
                        <wps:bodyPr rot="0" vert="horz" wrap="square" lIns="91440" tIns="45720" rIns="91440" bIns="45720" anchor="t" anchorCtr="0" upright="1">
                          <a:noAutofit/>
                        </wps:bodyPr>
                      </wps:wsp>
                      <wps:wsp>
                        <wps:cNvPr id="381" name="AutoShape 15"/>
                        <wps:cNvCnPr>
                          <a:cxnSpLocks noChangeShapeType="1"/>
                        </wps:cNvCnPr>
                        <wps:spPr bwMode="auto">
                          <a:xfrm>
                            <a:off x="1263650" y="1171575"/>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0" name="AutoShape 19"/>
                        <wps:cNvCnPr>
                          <a:cxnSpLocks noChangeShapeType="1"/>
                        </wps:cNvCnPr>
                        <wps:spPr bwMode="auto">
                          <a:xfrm>
                            <a:off x="1104900" y="4486275"/>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 name="AutoShape 13"/>
                        <wps:cNvSpPr>
                          <a:spLocks noChangeArrowheads="1"/>
                        </wps:cNvSpPr>
                        <wps:spPr bwMode="auto">
                          <a:xfrm>
                            <a:off x="215900" y="2425700"/>
                            <a:ext cx="2000250" cy="723900"/>
                          </a:xfrm>
                          <a:prstGeom prst="roundRect">
                            <a:avLst>
                              <a:gd name="adj" fmla="val 0"/>
                            </a:avLst>
                          </a:prstGeom>
                          <a:solidFill>
                            <a:srgbClr val="FFFFFF"/>
                          </a:solidFill>
                          <a:ln w="9525">
                            <a:solidFill>
                              <a:srgbClr val="000000"/>
                            </a:solidFill>
                            <a:round/>
                            <a:headEnd/>
                            <a:tailEnd/>
                          </a:ln>
                        </wps:spPr>
                        <wps:txbx>
                          <w:txbxContent>
                            <w:p w14:paraId="2E3C3012" w14:textId="77777777" w:rsidR="00E86661" w:rsidRPr="00FC4985" w:rsidRDefault="00E86661" w:rsidP="00E86661">
                              <w:pPr>
                                <w:jc w:val="center"/>
                                <w:rPr>
                                  <w:rFonts w:asciiTheme="minorHAnsi" w:hAnsiTheme="minorHAnsi" w:cstheme="minorHAnsi"/>
                                  <w:color w:val="1F3864" w:themeColor="accent1" w:themeShade="80"/>
                                  <w:sz w:val="22"/>
                                  <w:szCs w:val="22"/>
                                </w:rPr>
                              </w:pPr>
                              <w:r w:rsidRPr="00FC4985">
                                <w:rPr>
                                  <w:rFonts w:asciiTheme="minorHAnsi" w:hAnsiTheme="minorHAnsi" w:cstheme="minorHAnsi"/>
                                  <w:color w:val="1F3864" w:themeColor="accent1" w:themeShade="80"/>
                                  <w:sz w:val="20"/>
                                  <w:szCs w:val="20"/>
                                </w:rPr>
                                <w:t>ISSS issues the COL I-20 within 60 days of the grace period. COL I-20 (could be issued before completing the current</w:t>
                              </w:r>
                              <w:r w:rsidRPr="00FC4985">
                                <w:rPr>
                                  <w:rFonts w:asciiTheme="minorHAnsi" w:hAnsiTheme="minorHAnsi" w:cstheme="minorHAnsi"/>
                                  <w:color w:val="1F3864" w:themeColor="accent1" w:themeShade="80"/>
                                  <w:sz w:val="22"/>
                                  <w:szCs w:val="22"/>
                                </w:rPr>
                                <w:t xml:space="preserve"> program).</w:t>
                              </w:r>
                            </w:p>
                            <w:p w14:paraId="560CE6F3" w14:textId="77777777" w:rsidR="00E86661" w:rsidRDefault="00E86661" w:rsidP="00E86661"/>
                          </w:txbxContent>
                        </wps:txbx>
                        <wps:bodyPr rot="0" vert="horz" wrap="square" lIns="91440" tIns="45720" rIns="91440" bIns="45720" anchor="t" anchorCtr="0" upright="1">
                          <a:noAutofit/>
                        </wps:bodyPr>
                      </wps:wsp>
                      <wps:wsp>
                        <wps:cNvPr id="277" name="AutoShape 13"/>
                        <wps:cNvSpPr>
                          <a:spLocks noChangeArrowheads="1"/>
                        </wps:cNvSpPr>
                        <wps:spPr bwMode="auto">
                          <a:xfrm>
                            <a:off x="1473200" y="0"/>
                            <a:ext cx="4467225" cy="390525"/>
                          </a:xfrm>
                          <a:prstGeom prst="roundRect">
                            <a:avLst>
                              <a:gd name="adj" fmla="val 16667"/>
                            </a:avLst>
                          </a:prstGeom>
                          <a:solidFill>
                            <a:srgbClr val="FFFFFF"/>
                          </a:solidFill>
                          <a:ln w="9525">
                            <a:solidFill>
                              <a:srgbClr val="000000"/>
                            </a:solidFill>
                            <a:round/>
                            <a:headEnd/>
                            <a:tailEnd/>
                          </a:ln>
                        </wps:spPr>
                        <wps:txbx>
                          <w:txbxContent>
                            <w:p w14:paraId="56C40C30" w14:textId="2D860D52" w:rsidR="00E86661" w:rsidRPr="00FC4985" w:rsidRDefault="00E86661" w:rsidP="00E86661">
                              <w:pPr>
                                <w:jc w:val="center"/>
                                <w:rPr>
                                  <w:rFonts w:asciiTheme="majorHAnsi" w:hAnsiTheme="majorHAnsi"/>
                                  <w:color w:val="1F3864" w:themeColor="accent1" w:themeShade="80"/>
                                </w:rPr>
                              </w:pPr>
                              <w:r w:rsidRPr="00FC4985">
                                <w:rPr>
                                  <w:rFonts w:asciiTheme="majorHAnsi" w:hAnsiTheme="majorHAnsi"/>
                                  <w:color w:val="1F3864" w:themeColor="accent1" w:themeShade="80"/>
                                </w:rPr>
                                <w:t>Student is admitted to the new program of stud</w:t>
                              </w:r>
                              <w:r w:rsidR="008C45EE">
                                <w:rPr>
                                  <w:rFonts w:asciiTheme="majorHAnsi" w:hAnsiTheme="majorHAnsi"/>
                                  <w:color w:val="1F3864" w:themeColor="accent1" w:themeShade="80"/>
                                </w:rPr>
                                <w:t>y</w:t>
                              </w:r>
                              <w:r w:rsidRPr="00FC4985">
                                <w:rPr>
                                  <w:rFonts w:asciiTheme="majorHAnsi" w:hAnsiTheme="majorHAnsi"/>
                                  <w:color w:val="1F3864" w:themeColor="accent1" w:themeShade="80"/>
                                </w:rPr>
                                <w:t xml:space="preserve"> for </w:t>
                              </w:r>
                              <w:proofErr w:type="gramStart"/>
                              <w:r w:rsidRPr="00FC4985">
                                <w:rPr>
                                  <w:rFonts w:asciiTheme="majorHAnsi" w:hAnsiTheme="majorHAnsi"/>
                                  <w:color w:val="1F3864" w:themeColor="accent1" w:themeShade="80"/>
                                </w:rPr>
                                <w:t>Fall</w:t>
                              </w:r>
                              <w:proofErr w:type="gramEnd"/>
                            </w:p>
                            <w:p w14:paraId="3A146FBE" w14:textId="77777777" w:rsidR="00E86661" w:rsidRDefault="00E86661" w:rsidP="00E86661"/>
                          </w:txbxContent>
                        </wps:txbx>
                        <wps:bodyPr rot="0" vert="horz" wrap="square" lIns="91440" tIns="45720" rIns="91440" bIns="45720" anchor="t" anchorCtr="0" upright="1">
                          <a:noAutofit/>
                        </wps:bodyPr>
                      </wps:wsp>
                      <wps:wsp>
                        <wps:cNvPr id="361" name="AutoShape 2"/>
                        <wps:cNvSpPr>
                          <a:spLocks noChangeArrowheads="1"/>
                        </wps:cNvSpPr>
                        <wps:spPr bwMode="auto">
                          <a:xfrm>
                            <a:off x="234950" y="717550"/>
                            <a:ext cx="2162175" cy="466725"/>
                          </a:xfrm>
                          <a:prstGeom prst="roundRect">
                            <a:avLst>
                              <a:gd name="adj" fmla="val 16667"/>
                            </a:avLst>
                          </a:prstGeom>
                          <a:solidFill>
                            <a:srgbClr val="FFFFFF"/>
                          </a:solidFill>
                          <a:ln w="9525">
                            <a:solidFill>
                              <a:srgbClr val="000000"/>
                            </a:solidFill>
                            <a:round/>
                            <a:headEnd/>
                            <a:tailEnd/>
                          </a:ln>
                        </wps:spPr>
                        <wps:txbx>
                          <w:txbxContent>
                            <w:p w14:paraId="51771EE6" w14:textId="77777777" w:rsidR="00E86661" w:rsidRPr="00676FA3" w:rsidRDefault="00E86661" w:rsidP="00E86661">
                              <w:pPr>
                                <w:jc w:val="center"/>
                                <w:rPr>
                                  <w:rFonts w:cs="Calibri"/>
                                  <w:color w:val="FF0000"/>
                                  <w:sz w:val="20"/>
                                  <w:szCs w:val="20"/>
                                </w:rPr>
                              </w:pPr>
                              <w:r w:rsidRPr="00676FA3">
                                <w:rPr>
                                  <w:rFonts w:cs="Calibri"/>
                                  <w:b/>
                                  <w:sz w:val="20"/>
                                  <w:szCs w:val="20"/>
                                </w:rPr>
                                <w:t>Case1</w:t>
                              </w:r>
                              <w:r w:rsidRPr="00676FA3">
                                <w:rPr>
                                  <w:rFonts w:cs="Calibri"/>
                                  <w:sz w:val="20"/>
                                  <w:szCs w:val="20"/>
                                </w:rPr>
                                <w:t xml:space="preserve">: </w:t>
                              </w:r>
                              <w:r w:rsidRPr="00676FA3">
                                <w:rPr>
                                  <w:rFonts w:cs="Calibri"/>
                                  <w:color w:val="FF0000"/>
                                  <w:sz w:val="20"/>
                                  <w:szCs w:val="20"/>
                                </w:rPr>
                                <w:t>Student is graduating in May and I-20 is ending in May.</w:t>
                              </w:r>
                            </w:p>
                            <w:p w14:paraId="61E9415C" w14:textId="77777777" w:rsidR="00E86661" w:rsidRDefault="00E86661" w:rsidP="00E86661"/>
                          </w:txbxContent>
                        </wps:txbx>
                        <wps:bodyPr rot="0" vert="horz" wrap="square" lIns="91440" tIns="45720" rIns="91440" bIns="45720" anchor="t" anchorCtr="0" upright="1">
                          <a:noAutofit/>
                        </wps:bodyPr>
                      </wps:wsp>
                      <wps:wsp>
                        <wps:cNvPr id="357" name="AutoShape 2"/>
                        <wps:cNvSpPr>
                          <a:spLocks noChangeArrowheads="1"/>
                        </wps:cNvSpPr>
                        <wps:spPr bwMode="auto">
                          <a:xfrm>
                            <a:off x="5162550" y="603250"/>
                            <a:ext cx="2238375" cy="628650"/>
                          </a:xfrm>
                          <a:prstGeom prst="roundRect">
                            <a:avLst>
                              <a:gd name="adj" fmla="val 0"/>
                            </a:avLst>
                          </a:prstGeom>
                          <a:solidFill>
                            <a:srgbClr val="FFFFFF"/>
                          </a:solidFill>
                          <a:ln w="9525">
                            <a:solidFill>
                              <a:srgbClr val="000000"/>
                            </a:solidFill>
                            <a:round/>
                            <a:headEnd/>
                            <a:tailEnd/>
                          </a:ln>
                        </wps:spPr>
                        <wps:txbx>
                          <w:txbxContent>
                            <w:p w14:paraId="3D0FB1DA" w14:textId="77777777" w:rsidR="00E86661" w:rsidRPr="00676FA3" w:rsidRDefault="00E86661" w:rsidP="00E86661">
                              <w:pPr>
                                <w:jc w:val="center"/>
                                <w:rPr>
                                  <w:rFonts w:asciiTheme="minorHAnsi" w:hAnsiTheme="minorHAnsi" w:cstheme="minorHAnsi"/>
                                  <w:sz w:val="20"/>
                                  <w:szCs w:val="20"/>
                                </w:rPr>
                              </w:pPr>
                              <w:r w:rsidRPr="00676FA3">
                                <w:rPr>
                                  <w:rFonts w:asciiTheme="minorHAnsi" w:hAnsiTheme="minorHAnsi" w:cstheme="minorHAnsi"/>
                                  <w:b/>
                                  <w:sz w:val="20"/>
                                  <w:szCs w:val="20"/>
                                </w:rPr>
                                <w:t>Case3</w:t>
                              </w:r>
                              <w:r w:rsidRPr="00676FA3">
                                <w:rPr>
                                  <w:rFonts w:asciiTheme="minorHAnsi" w:hAnsiTheme="minorHAnsi" w:cstheme="minorHAnsi"/>
                                  <w:sz w:val="20"/>
                                  <w:szCs w:val="20"/>
                                </w:rPr>
                                <w:t xml:space="preserve">: </w:t>
                              </w:r>
                              <w:r w:rsidRPr="00676FA3">
                                <w:rPr>
                                  <w:rFonts w:asciiTheme="minorHAnsi" w:hAnsiTheme="minorHAnsi" w:cstheme="minorHAnsi"/>
                                  <w:color w:val="FF0000"/>
                                  <w:sz w:val="20"/>
                                  <w:szCs w:val="20"/>
                                </w:rPr>
                                <w:t xml:space="preserve">Student’s I-20 is ending in May, but still need to take a summer class to </w:t>
                              </w:r>
                              <w:proofErr w:type="gramStart"/>
                              <w:r w:rsidRPr="00676FA3">
                                <w:rPr>
                                  <w:rFonts w:asciiTheme="minorHAnsi" w:hAnsiTheme="minorHAnsi" w:cstheme="minorHAnsi"/>
                                  <w:color w:val="FF0000"/>
                                  <w:sz w:val="20"/>
                                  <w:szCs w:val="20"/>
                                </w:rPr>
                                <w:t>graduate</w:t>
                              </w:r>
                              <w:proofErr w:type="gramEnd"/>
                            </w:p>
                            <w:p w14:paraId="1E26CC44" w14:textId="77777777" w:rsidR="00E86661" w:rsidRDefault="00E86661" w:rsidP="00E86661"/>
                          </w:txbxContent>
                        </wps:txbx>
                        <wps:bodyPr rot="0" vert="horz" wrap="square" lIns="91440" tIns="45720" rIns="91440" bIns="45720" anchor="t" anchorCtr="0" upright="1">
                          <a:noAutofit/>
                        </wps:bodyPr>
                      </wps:wsp>
                      <wps:wsp>
                        <wps:cNvPr id="260" name="AutoShape 2"/>
                        <wps:cNvSpPr>
                          <a:spLocks noChangeArrowheads="1"/>
                        </wps:cNvSpPr>
                        <wps:spPr bwMode="auto">
                          <a:xfrm>
                            <a:off x="2514600" y="654050"/>
                            <a:ext cx="2219325" cy="609600"/>
                          </a:xfrm>
                          <a:prstGeom prst="roundRect">
                            <a:avLst>
                              <a:gd name="adj" fmla="val 16667"/>
                            </a:avLst>
                          </a:prstGeom>
                          <a:solidFill>
                            <a:srgbClr val="FFFFFF"/>
                          </a:solidFill>
                          <a:ln w="9525">
                            <a:solidFill>
                              <a:srgbClr val="000000"/>
                            </a:solidFill>
                            <a:round/>
                            <a:headEnd/>
                            <a:tailEnd/>
                          </a:ln>
                        </wps:spPr>
                        <wps:txbx>
                          <w:txbxContent>
                            <w:p w14:paraId="4C7D3E2A" w14:textId="5B88B5F4" w:rsidR="00E86661" w:rsidRPr="00676FA3" w:rsidRDefault="00E86661" w:rsidP="00E86661">
                              <w:pPr>
                                <w:jc w:val="center"/>
                                <w:rPr>
                                  <w:rFonts w:asciiTheme="minorHAnsi" w:hAnsiTheme="minorHAnsi" w:cstheme="minorHAnsi"/>
                                  <w:sz w:val="20"/>
                                  <w:szCs w:val="20"/>
                                </w:rPr>
                              </w:pPr>
                              <w:r w:rsidRPr="00676FA3">
                                <w:rPr>
                                  <w:rFonts w:asciiTheme="minorHAnsi" w:hAnsiTheme="minorHAnsi" w:cstheme="minorHAnsi"/>
                                  <w:b/>
                                  <w:sz w:val="20"/>
                                  <w:szCs w:val="20"/>
                                </w:rPr>
                                <w:t>Case2</w:t>
                              </w:r>
                              <w:r w:rsidRPr="00676FA3">
                                <w:rPr>
                                  <w:rFonts w:asciiTheme="minorHAnsi" w:hAnsiTheme="minorHAnsi" w:cstheme="minorHAnsi"/>
                                  <w:sz w:val="20"/>
                                  <w:szCs w:val="20"/>
                                </w:rPr>
                                <w:t xml:space="preserve">: </w:t>
                              </w:r>
                              <w:r w:rsidRPr="00676FA3">
                                <w:rPr>
                                  <w:rFonts w:asciiTheme="minorHAnsi" w:hAnsiTheme="minorHAnsi" w:cstheme="minorHAnsi"/>
                                  <w:color w:val="FF0000"/>
                                  <w:sz w:val="20"/>
                                  <w:szCs w:val="20"/>
                                </w:rPr>
                                <w:t>Student is graduating in August and I-20 ending in Augu</w:t>
                              </w:r>
                              <w:r w:rsidRPr="002C7681">
                                <w:rPr>
                                  <w:rFonts w:asciiTheme="minorHAnsi" w:hAnsiTheme="minorHAnsi" w:cstheme="minorHAnsi"/>
                                  <w:color w:val="FF0000"/>
                                  <w:sz w:val="20"/>
                                  <w:szCs w:val="20"/>
                                </w:rPr>
                                <w:t>st</w:t>
                              </w:r>
                              <w:r w:rsidR="00520C0A" w:rsidRPr="002C7681">
                                <w:rPr>
                                  <w:rFonts w:asciiTheme="minorHAnsi" w:hAnsiTheme="minorHAnsi" w:cstheme="minorHAnsi"/>
                                  <w:color w:val="FF0000"/>
                                  <w:sz w:val="20"/>
                                  <w:szCs w:val="20"/>
                                  <w:rPrChange w:id="182" w:author="Shannon Conheady" w:date="2023-02-27T12:11:00Z">
                                    <w:rPr>
                                      <w:rFonts w:asciiTheme="minorHAnsi" w:hAnsiTheme="minorHAnsi" w:cstheme="minorHAnsi"/>
                                      <w:sz w:val="20"/>
                                      <w:szCs w:val="20"/>
                                    </w:rPr>
                                  </w:rPrChange>
                                </w:rPr>
                                <w:t xml:space="preserve"> </w:t>
                              </w:r>
                              <w:r w:rsidRPr="002C7681">
                                <w:rPr>
                                  <w:rFonts w:asciiTheme="minorHAnsi" w:hAnsiTheme="minorHAnsi" w:cstheme="minorHAnsi"/>
                                  <w:color w:val="FF0000"/>
                                  <w:sz w:val="20"/>
                                  <w:szCs w:val="20"/>
                                  <w:rPrChange w:id="183" w:author="Shannon Conheady" w:date="2023-02-27T12:11:00Z">
                                    <w:rPr>
                                      <w:rFonts w:asciiTheme="minorHAnsi" w:hAnsiTheme="minorHAnsi" w:cstheme="minorHAnsi"/>
                                      <w:sz w:val="20"/>
                                      <w:szCs w:val="20"/>
                                    </w:rPr>
                                  </w:rPrChange>
                                </w:rPr>
                                <w:t>or after.</w:t>
                              </w:r>
                            </w:p>
                            <w:p w14:paraId="7BC69FA1" w14:textId="77777777" w:rsidR="00E86661" w:rsidRDefault="00E86661" w:rsidP="00E86661"/>
                          </w:txbxContent>
                        </wps:txbx>
                        <wps:bodyPr rot="0" vert="horz" wrap="square" lIns="91440" tIns="45720" rIns="91440" bIns="45720" anchor="t" anchorCtr="0" upright="1">
                          <a:noAutofit/>
                        </wps:bodyPr>
                      </wps:wsp>
                      <wps:wsp>
                        <wps:cNvPr id="213" name="AutoShape 15"/>
                        <wps:cNvCnPr>
                          <a:cxnSpLocks noChangeShapeType="1"/>
                        </wps:cNvCnPr>
                        <wps:spPr bwMode="auto">
                          <a:xfrm>
                            <a:off x="1117600" y="3152775"/>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6" name="AutoShape 15"/>
                        <wps:cNvCnPr>
                          <a:cxnSpLocks noChangeShapeType="1"/>
                        </wps:cNvCnPr>
                        <wps:spPr bwMode="auto">
                          <a:xfrm>
                            <a:off x="3733800" y="36195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2" name="AutoShape 15"/>
                        <wps:cNvCnPr>
                          <a:cxnSpLocks noChangeShapeType="1"/>
                        </wps:cNvCnPr>
                        <wps:spPr bwMode="auto">
                          <a:xfrm>
                            <a:off x="5334000" y="406400"/>
                            <a:ext cx="488950" cy="146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AutoShape 13"/>
                        <wps:cNvSpPr>
                          <a:spLocks noChangeArrowheads="1"/>
                        </wps:cNvSpPr>
                        <wps:spPr bwMode="auto">
                          <a:xfrm>
                            <a:off x="2667000" y="1428750"/>
                            <a:ext cx="2276475" cy="676275"/>
                          </a:xfrm>
                          <a:prstGeom prst="roundRect">
                            <a:avLst>
                              <a:gd name="adj" fmla="val 16667"/>
                            </a:avLst>
                          </a:prstGeom>
                          <a:solidFill>
                            <a:srgbClr val="FFFFFF"/>
                          </a:solidFill>
                          <a:ln w="9525">
                            <a:solidFill>
                              <a:srgbClr val="000000"/>
                            </a:solidFill>
                            <a:round/>
                            <a:headEnd/>
                            <a:tailEnd/>
                          </a:ln>
                        </wps:spPr>
                        <wps:txbx>
                          <w:txbxContent>
                            <w:p w14:paraId="4990D721"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ISSS receives PIIRF and financial documents from admitting unit after decision.</w:t>
                              </w:r>
                            </w:p>
                            <w:p w14:paraId="5499E03C" w14:textId="77777777" w:rsidR="00E86661" w:rsidRDefault="00E86661" w:rsidP="00E86661"/>
                          </w:txbxContent>
                        </wps:txbx>
                        <wps:bodyPr rot="0" vert="horz" wrap="square" lIns="91440" tIns="45720" rIns="91440" bIns="45720" anchor="t" anchorCtr="0" upright="1">
                          <a:noAutofit/>
                        </wps:bodyPr>
                      </wps:wsp>
                      <wps:wsp>
                        <wps:cNvPr id="207" name="AutoShape 13"/>
                        <wps:cNvSpPr>
                          <a:spLocks noChangeArrowheads="1"/>
                        </wps:cNvSpPr>
                        <wps:spPr bwMode="auto">
                          <a:xfrm>
                            <a:off x="2609850" y="2336800"/>
                            <a:ext cx="2419350" cy="819150"/>
                          </a:xfrm>
                          <a:prstGeom prst="roundRect">
                            <a:avLst>
                              <a:gd name="adj" fmla="val 16667"/>
                            </a:avLst>
                          </a:prstGeom>
                          <a:solidFill>
                            <a:srgbClr val="FFFFFF"/>
                          </a:solidFill>
                          <a:ln w="9525">
                            <a:solidFill>
                              <a:srgbClr val="000000"/>
                            </a:solidFill>
                            <a:round/>
                            <a:headEnd/>
                            <a:tailEnd/>
                          </a:ln>
                        </wps:spPr>
                        <wps:txbx>
                          <w:txbxContent>
                            <w:p w14:paraId="4804CBE6" w14:textId="635AEBC8" w:rsidR="00E86661" w:rsidRPr="0069206B" w:rsidRDefault="00E86661" w:rsidP="00E86661">
                              <w:pPr>
                                <w:jc w:val="both"/>
                                <w:rPr>
                                  <w:rFonts w:asciiTheme="minorHAnsi" w:hAnsiTheme="minorHAnsi" w:cstheme="minorHAnsi"/>
                                  <w:sz w:val="20"/>
                                  <w:szCs w:val="20"/>
                                </w:rPr>
                              </w:pPr>
                              <w:r w:rsidRPr="00FC4985">
                                <w:rPr>
                                  <w:rFonts w:asciiTheme="minorHAnsi" w:hAnsiTheme="minorHAnsi" w:cstheme="minorHAnsi"/>
                                  <w:color w:val="1F3864" w:themeColor="accent1" w:themeShade="80"/>
                                  <w:sz w:val="20"/>
                                  <w:szCs w:val="20"/>
                                </w:rPr>
                                <w:t xml:space="preserve">If student is traveling before summer classes end, </w:t>
                              </w:r>
                              <w:r w:rsidR="00520C0A">
                                <w:rPr>
                                  <w:rFonts w:asciiTheme="minorHAnsi" w:hAnsiTheme="minorHAnsi" w:cstheme="minorHAnsi"/>
                                  <w:color w:val="1F3864" w:themeColor="accent1" w:themeShade="80"/>
                                  <w:sz w:val="20"/>
                                  <w:szCs w:val="20"/>
                                </w:rPr>
                                <w:t xml:space="preserve">ISSS </w:t>
                              </w:r>
                              <w:r w:rsidRPr="00FC4985">
                                <w:rPr>
                                  <w:rFonts w:asciiTheme="minorHAnsi" w:hAnsiTheme="minorHAnsi" w:cstheme="minorHAnsi"/>
                                  <w:color w:val="1F3864" w:themeColor="accent1" w:themeShade="80"/>
                                  <w:sz w:val="20"/>
                                  <w:szCs w:val="20"/>
                                </w:rPr>
                                <w:t>need</w:t>
                              </w:r>
                              <w:r w:rsidR="00520C0A">
                                <w:rPr>
                                  <w:rFonts w:asciiTheme="minorHAnsi" w:hAnsiTheme="minorHAnsi" w:cstheme="minorHAnsi"/>
                                  <w:color w:val="1F3864" w:themeColor="accent1" w:themeShade="80"/>
                                  <w:sz w:val="20"/>
                                  <w:szCs w:val="20"/>
                                </w:rPr>
                                <w:t>s</w:t>
                              </w:r>
                              <w:r w:rsidRPr="00FC4985">
                                <w:rPr>
                                  <w:rFonts w:asciiTheme="minorHAnsi" w:hAnsiTheme="minorHAnsi" w:cstheme="minorHAnsi"/>
                                  <w:color w:val="1F3864" w:themeColor="accent1" w:themeShade="80"/>
                                  <w:sz w:val="20"/>
                                  <w:szCs w:val="20"/>
                                </w:rPr>
                                <w:t xml:space="preserve"> to sign the active I-20 for travel</w:t>
                              </w:r>
                              <w:r>
                                <w:rPr>
                                  <w:rFonts w:asciiTheme="minorHAnsi" w:hAnsiTheme="minorHAnsi" w:cstheme="minorHAnsi"/>
                                  <w:sz w:val="20"/>
                                  <w:szCs w:val="20"/>
                                </w:rPr>
                                <w:t>.</w:t>
                              </w:r>
                              <w:r w:rsidRPr="0069206B">
                                <w:rPr>
                                  <w:rFonts w:asciiTheme="minorHAnsi" w:hAnsiTheme="minorHAnsi" w:cstheme="minorHAnsi"/>
                                  <w:sz w:val="20"/>
                                  <w:szCs w:val="20"/>
                                </w:rPr>
                                <w:t xml:space="preserve"> </w:t>
                              </w:r>
                              <w:r w:rsidRPr="0069206B">
                                <w:rPr>
                                  <w:rFonts w:asciiTheme="minorHAnsi" w:hAnsiTheme="minorHAnsi" w:cstheme="minorHAnsi"/>
                                  <w:color w:val="FF0000"/>
                                  <w:sz w:val="20"/>
                                  <w:szCs w:val="20"/>
                                </w:rPr>
                                <w:t>(ISSS continue</w:t>
                              </w:r>
                              <w:r w:rsidR="00520C0A">
                                <w:rPr>
                                  <w:rFonts w:asciiTheme="minorHAnsi" w:hAnsiTheme="minorHAnsi" w:cstheme="minorHAnsi"/>
                                  <w:color w:val="FF0000"/>
                                  <w:sz w:val="20"/>
                                  <w:szCs w:val="20"/>
                                </w:rPr>
                                <w:t>s</w:t>
                              </w:r>
                              <w:r w:rsidRPr="0069206B">
                                <w:rPr>
                                  <w:rFonts w:asciiTheme="minorHAnsi" w:hAnsiTheme="minorHAnsi" w:cstheme="minorHAnsi"/>
                                  <w:color w:val="FF0000"/>
                                  <w:sz w:val="20"/>
                                  <w:szCs w:val="20"/>
                                </w:rPr>
                                <w:t xml:space="preserve"> to update Active record as necessary)</w:t>
                              </w:r>
                              <w:r>
                                <w:rPr>
                                  <w:rFonts w:asciiTheme="minorHAnsi" w:hAnsiTheme="minorHAnsi" w:cstheme="minorHAnsi"/>
                                  <w:color w:val="FF0000"/>
                                  <w:sz w:val="20"/>
                                  <w:szCs w:val="20"/>
                                </w:rPr>
                                <w:t>.</w:t>
                              </w:r>
                            </w:p>
                            <w:p w14:paraId="7B0F054D" w14:textId="77777777" w:rsidR="00E86661" w:rsidRPr="00054EB3" w:rsidRDefault="00E86661" w:rsidP="00E86661">
                              <w:pPr>
                                <w:jc w:val="center"/>
                                <w:rPr>
                                  <w:rFonts w:asciiTheme="majorHAnsi" w:hAnsiTheme="majorHAnsi"/>
                                </w:rPr>
                              </w:pPr>
                            </w:p>
                            <w:p w14:paraId="0A4B5782" w14:textId="77777777" w:rsidR="00E86661" w:rsidRDefault="00E86661" w:rsidP="00E86661"/>
                          </w:txbxContent>
                        </wps:txbx>
                        <wps:bodyPr rot="0" vert="horz" wrap="square" lIns="91440" tIns="45720" rIns="91440" bIns="45720" anchor="t" anchorCtr="0" upright="1">
                          <a:noAutofit/>
                        </wps:bodyPr>
                      </wps:wsp>
                      <wps:wsp>
                        <wps:cNvPr id="206" name="AutoShape 20"/>
                        <wps:cNvCnPr>
                          <a:cxnSpLocks noChangeShapeType="1"/>
                        </wps:cNvCnPr>
                        <wps:spPr bwMode="auto">
                          <a:xfrm flipH="1">
                            <a:off x="3676650" y="2108200"/>
                            <a:ext cx="6350" cy="215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2" name="AutoShape 20"/>
                        <wps:cNvCnPr>
                          <a:cxnSpLocks noChangeShapeType="1"/>
                        </wps:cNvCnPr>
                        <wps:spPr bwMode="auto">
                          <a:xfrm>
                            <a:off x="3873500" y="1244600"/>
                            <a:ext cx="63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1" name="AutoShape 2"/>
                        <wps:cNvSpPr>
                          <a:spLocks noChangeArrowheads="1"/>
                        </wps:cNvSpPr>
                        <wps:spPr bwMode="auto">
                          <a:xfrm>
                            <a:off x="2559050" y="4298950"/>
                            <a:ext cx="2305050" cy="1114425"/>
                          </a:xfrm>
                          <a:prstGeom prst="roundRect">
                            <a:avLst>
                              <a:gd name="adj" fmla="val 16667"/>
                            </a:avLst>
                          </a:prstGeom>
                          <a:solidFill>
                            <a:srgbClr val="FFFFFF"/>
                          </a:solidFill>
                          <a:ln w="9525">
                            <a:solidFill>
                              <a:srgbClr val="000000"/>
                            </a:solidFill>
                            <a:round/>
                            <a:headEnd/>
                            <a:tailEnd/>
                          </a:ln>
                        </wps:spPr>
                        <wps:txbx>
                          <w:txbxContent>
                            <w:p w14:paraId="186339F4"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I-20 completes in August, the active record will complete automatically.</w:t>
                              </w:r>
                            </w:p>
                            <w:p w14:paraId="31B2F6F2"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I-20 end date is in the future, will shorten and complete the active program.</w:t>
                              </w:r>
                            </w:p>
                            <w:p w14:paraId="39B86952" w14:textId="77777777" w:rsidR="00E86661" w:rsidRDefault="00E86661" w:rsidP="00E86661"/>
                          </w:txbxContent>
                        </wps:txbx>
                        <wps:bodyPr rot="0" vert="horz" wrap="square" lIns="91440" tIns="45720" rIns="91440" bIns="45720" anchor="t" anchorCtr="0" upright="1">
                          <a:noAutofit/>
                        </wps:bodyPr>
                      </wps:wsp>
                      <wps:wsp>
                        <wps:cNvPr id="211" name="AutoShape 20"/>
                        <wps:cNvCnPr>
                          <a:cxnSpLocks noChangeShapeType="1"/>
                        </wps:cNvCnPr>
                        <wps:spPr bwMode="auto">
                          <a:xfrm>
                            <a:off x="3600450" y="316230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4" name="AutoShape 4"/>
                        <wps:cNvSpPr>
                          <a:spLocks noChangeArrowheads="1"/>
                        </wps:cNvSpPr>
                        <wps:spPr bwMode="auto">
                          <a:xfrm>
                            <a:off x="2571750" y="5651500"/>
                            <a:ext cx="2457450" cy="600075"/>
                          </a:xfrm>
                          <a:prstGeom prst="roundRect">
                            <a:avLst>
                              <a:gd name="adj" fmla="val 16667"/>
                            </a:avLst>
                          </a:prstGeom>
                          <a:solidFill>
                            <a:srgbClr val="FFFFFF"/>
                          </a:solidFill>
                          <a:ln w="9525">
                            <a:solidFill>
                              <a:srgbClr val="000000"/>
                            </a:solidFill>
                            <a:round/>
                            <a:headEnd/>
                            <a:tailEnd/>
                          </a:ln>
                        </wps:spPr>
                        <wps:txbx>
                          <w:txbxContent>
                            <w:p w14:paraId="24E6499E"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If student decides to travel, must enter back with the COL I-20 but does not need a travel signature.</w:t>
                              </w:r>
                            </w:p>
                          </w:txbxContent>
                        </wps:txbx>
                        <wps:bodyPr rot="0" vert="horz" wrap="square" lIns="91440" tIns="45720" rIns="91440" bIns="45720" anchor="t" anchorCtr="0" upright="1">
                          <a:noAutofit/>
                        </wps:bodyPr>
                      </wps:wsp>
                      <wps:wsp>
                        <wps:cNvPr id="194" name="AutoShape 13"/>
                        <wps:cNvSpPr>
                          <a:spLocks noChangeArrowheads="1"/>
                        </wps:cNvSpPr>
                        <wps:spPr bwMode="auto">
                          <a:xfrm>
                            <a:off x="5340350" y="1397000"/>
                            <a:ext cx="2133600" cy="2028825"/>
                          </a:xfrm>
                          <a:prstGeom prst="roundRect">
                            <a:avLst>
                              <a:gd name="adj" fmla="val 16667"/>
                            </a:avLst>
                          </a:prstGeom>
                          <a:solidFill>
                            <a:srgbClr val="FFFFFF"/>
                          </a:solidFill>
                          <a:ln w="9525">
                            <a:solidFill>
                              <a:srgbClr val="000000"/>
                            </a:solidFill>
                            <a:round/>
                            <a:headEnd/>
                            <a:tailEnd/>
                          </a:ln>
                        </wps:spPr>
                        <wps:txbx>
                          <w:txbxContent>
                            <w:p w14:paraId="0DE6E38B" w14:textId="689EFFEE" w:rsidR="00E86661" w:rsidRDefault="00E86661" w:rsidP="00E86661">
                              <w:pPr>
                                <w:rPr>
                                  <w:rFonts w:asciiTheme="minorHAnsi" w:hAnsiTheme="minorHAnsi" w:cstheme="minorHAnsi"/>
                                  <w:sz w:val="20"/>
                                  <w:szCs w:val="20"/>
                                </w:rPr>
                              </w:pPr>
                              <w:r w:rsidRPr="00676FA3">
                                <w:rPr>
                                  <w:rFonts w:asciiTheme="minorHAnsi" w:hAnsiTheme="minorHAnsi" w:cstheme="minorHAnsi"/>
                                  <w:sz w:val="20"/>
                                  <w:szCs w:val="20"/>
                                </w:rPr>
                                <w:t xml:space="preserve">1. </w:t>
                              </w:r>
                              <w:r w:rsidRPr="00316F94">
                                <w:rPr>
                                  <w:rFonts w:asciiTheme="minorHAnsi" w:hAnsiTheme="minorHAnsi" w:cstheme="minorHAnsi"/>
                                  <w:color w:val="FF0000"/>
                                  <w:sz w:val="20"/>
                                  <w:szCs w:val="20"/>
                                </w:rPr>
                                <w:t>Must</w:t>
                              </w:r>
                              <w:r w:rsidRPr="00316F94">
                                <w:rPr>
                                  <w:rFonts w:asciiTheme="minorHAnsi" w:hAnsiTheme="minorHAnsi" w:cstheme="minorHAnsi"/>
                                  <w:color w:val="FF0000"/>
                                  <w:sz w:val="20"/>
                                  <w:szCs w:val="20"/>
                                  <w:rPrChange w:id="184" w:author="Shannon Conheady" w:date="2023-02-27T12:13:00Z">
                                    <w:rPr>
                                      <w:rFonts w:asciiTheme="minorHAnsi" w:hAnsiTheme="minorHAnsi" w:cstheme="minorHAnsi"/>
                                      <w:sz w:val="20"/>
                                      <w:szCs w:val="20"/>
                                    </w:rPr>
                                  </w:rPrChange>
                                </w:rPr>
                                <w:t xml:space="preserve"> </w:t>
                              </w:r>
                              <w:r w:rsidRPr="00316F94">
                                <w:rPr>
                                  <w:rFonts w:asciiTheme="minorHAnsi" w:hAnsiTheme="minorHAnsi" w:cstheme="minorHAnsi"/>
                                  <w:color w:val="FF0000"/>
                                  <w:sz w:val="20"/>
                                  <w:szCs w:val="20"/>
                                </w:rPr>
                                <w:t xml:space="preserve">come </w:t>
                              </w:r>
                              <w:r w:rsidR="00520C0A" w:rsidRPr="00316F94">
                                <w:rPr>
                                  <w:rFonts w:asciiTheme="minorHAnsi" w:hAnsiTheme="minorHAnsi" w:cstheme="minorHAnsi"/>
                                  <w:color w:val="FF0000"/>
                                  <w:sz w:val="20"/>
                                  <w:szCs w:val="20"/>
                                </w:rPr>
                                <w:t>to</w:t>
                              </w:r>
                              <w:r w:rsidRPr="00316F94">
                                <w:rPr>
                                  <w:rFonts w:asciiTheme="minorHAnsi" w:hAnsiTheme="minorHAnsi" w:cstheme="minorHAnsi"/>
                                  <w:color w:val="FF0000"/>
                                  <w:sz w:val="20"/>
                                  <w:szCs w:val="20"/>
                                </w:rPr>
                                <w:t xml:space="preserve"> attention</w:t>
                              </w:r>
                              <w:r w:rsidR="00520C0A" w:rsidRPr="00316F94">
                                <w:rPr>
                                  <w:rFonts w:asciiTheme="minorHAnsi" w:hAnsiTheme="minorHAnsi" w:cstheme="minorHAnsi"/>
                                  <w:color w:val="FF0000"/>
                                  <w:sz w:val="20"/>
                                  <w:szCs w:val="20"/>
                                  <w:rPrChange w:id="185" w:author="Shannon Conheady" w:date="2023-02-27T12:13:00Z">
                                    <w:rPr>
                                      <w:rFonts w:asciiTheme="minorHAnsi" w:hAnsiTheme="minorHAnsi" w:cstheme="minorHAnsi"/>
                                      <w:sz w:val="20"/>
                                      <w:szCs w:val="20"/>
                                    </w:rPr>
                                  </w:rPrChange>
                                </w:rPr>
                                <w:t xml:space="preserve"> of ISSS.</w:t>
                              </w:r>
                            </w:p>
                            <w:p w14:paraId="6DB40F4E"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2. Current program I-20 needs to be extended. </w:t>
                              </w:r>
                            </w:p>
                            <w:p w14:paraId="2FBC0BF0"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3. Active program’s I-20 needs to be updated with travel signature as necessary if student plans to travel for vacation before summer class ends.</w:t>
                              </w:r>
                            </w:p>
                            <w:p w14:paraId="5C22BF8A" w14:textId="77777777" w:rsidR="00E86661" w:rsidRPr="00676FA3" w:rsidRDefault="00E86661" w:rsidP="00E86661">
                              <w:pPr>
                                <w:rPr>
                                  <w:rFonts w:asciiTheme="minorHAnsi" w:hAnsiTheme="minorHAnsi" w:cstheme="minorHAnsi"/>
                                  <w:sz w:val="20"/>
                                  <w:szCs w:val="20"/>
                                </w:rPr>
                              </w:pPr>
                              <w:r w:rsidRPr="00676FA3">
                                <w:rPr>
                                  <w:rFonts w:asciiTheme="minorHAnsi" w:hAnsiTheme="minorHAnsi" w:cstheme="minorHAnsi"/>
                                  <w:sz w:val="20"/>
                                  <w:szCs w:val="20"/>
                                </w:rPr>
                                <w:t>4. Will issue a COL I-20 at the end of the summer class.</w:t>
                              </w:r>
                            </w:p>
                          </w:txbxContent>
                        </wps:txbx>
                        <wps:bodyPr rot="0" vert="horz" wrap="square" lIns="91440" tIns="45720" rIns="91440" bIns="45720" anchor="t" anchorCtr="0" upright="1">
                          <a:noAutofit/>
                        </wps:bodyPr>
                      </wps:wsp>
                      <wps:wsp>
                        <wps:cNvPr id="209" name="AutoShape 15"/>
                        <wps:cNvCnPr>
                          <a:cxnSpLocks noChangeShapeType="1"/>
                        </wps:cNvCnPr>
                        <wps:spPr bwMode="auto">
                          <a:xfrm>
                            <a:off x="1085850" y="2130425"/>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AutoShape 13"/>
                        <wps:cNvSpPr>
                          <a:spLocks noChangeArrowheads="1"/>
                        </wps:cNvSpPr>
                        <wps:spPr bwMode="auto">
                          <a:xfrm>
                            <a:off x="2584450" y="3416300"/>
                            <a:ext cx="2393950" cy="730250"/>
                          </a:xfrm>
                          <a:prstGeom prst="roundRect">
                            <a:avLst>
                              <a:gd name="adj" fmla="val 16667"/>
                            </a:avLst>
                          </a:prstGeom>
                          <a:solidFill>
                            <a:srgbClr val="FFFFFF"/>
                          </a:solidFill>
                          <a:ln w="9525">
                            <a:solidFill>
                              <a:srgbClr val="000000"/>
                            </a:solidFill>
                            <a:round/>
                            <a:headEnd/>
                            <a:tailEnd/>
                          </a:ln>
                        </wps:spPr>
                        <wps:txbx>
                          <w:txbxContent>
                            <w:p w14:paraId="65E9A553" w14:textId="07CA0F70"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issues the COL I-20 after completion of </w:t>
                              </w:r>
                              <w:proofErr w:type="gramStart"/>
                              <w:r w:rsidRPr="00FC4985">
                                <w:rPr>
                                  <w:rFonts w:asciiTheme="minorHAnsi" w:hAnsiTheme="minorHAnsi" w:cstheme="minorHAnsi"/>
                                  <w:color w:val="1F3864" w:themeColor="accent1" w:themeShade="80"/>
                                  <w:sz w:val="20"/>
                                  <w:szCs w:val="20"/>
                                </w:rPr>
                                <w:t>Summer</w:t>
                              </w:r>
                              <w:proofErr w:type="gramEnd"/>
                              <w:r w:rsidRPr="00FC4985">
                                <w:rPr>
                                  <w:rFonts w:asciiTheme="minorHAnsi" w:hAnsiTheme="minorHAnsi" w:cstheme="minorHAnsi"/>
                                  <w:color w:val="1F3864" w:themeColor="accent1" w:themeShade="80"/>
                                  <w:sz w:val="20"/>
                                  <w:szCs w:val="20"/>
                                </w:rPr>
                                <w:t xml:space="preserve"> classes and contacts student for pick up. </w:t>
                              </w:r>
                              <w:ins w:id="186" w:author="Shannon Conheady" w:date="2023-02-27T12:12:00Z">
                                <w:r w:rsidR="00A17C53">
                                  <w:rPr>
                                    <w:rFonts w:asciiTheme="minorHAnsi" w:hAnsiTheme="minorHAnsi" w:cstheme="minorHAnsi"/>
                                    <w:color w:val="1F3864" w:themeColor="accent1" w:themeShade="80"/>
                                    <w:sz w:val="20"/>
                                    <w:szCs w:val="20"/>
                                  </w:rPr>
                                  <w:t xml:space="preserve">For now, they can get </w:t>
                                </w:r>
                                <w:proofErr w:type="spellStart"/>
                                <w:proofErr w:type="gramStart"/>
                                <w:r w:rsidR="00A17C53">
                                  <w:rPr>
                                    <w:rFonts w:asciiTheme="minorHAnsi" w:hAnsiTheme="minorHAnsi" w:cstheme="minorHAnsi"/>
                                    <w:color w:val="1F3864" w:themeColor="accent1" w:themeShade="80"/>
                                    <w:sz w:val="20"/>
                                    <w:szCs w:val="20"/>
                                  </w:rPr>
                                  <w:t>itelectonically</w:t>
                                </w:r>
                                <w:proofErr w:type="spellEnd"/>
                                <w:proofErr w:type="gramEnd"/>
                                <w:r w:rsidR="00A17C53">
                                  <w:rPr>
                                    <w:rFonts w:asciiTheme="minorHAnsi" w:hAnsiTheme="minorHAnsi" w:cstheme="minorHAnsi"/>
                                    <w:color w:val="1F3864" w:themeColor="accent1" w:themeShade="80"/>
                                    <w:sz w:val="20"/>
                                    <w:szCs w:val="20"/>
                                  </w:rPr>
                                  <w:t xml:space="preserve"> </w:t>
                                </w:r>
                              </w:ins>
                            </w:p>
                            <w:p w14:paraId="4F7840C3" w14:textId="77777777" w:rsidR="00E86661" w:rsidRPr="00054EB3" w:rsidRDefault="00E86661" w:rsidP="00E86661">
                              <w:pPr>
                                <w:jc w:val="center"/>
                                <w:rPr>
                                  <w:rFonts w:asciiTheme="majorHAnsi" w:hAnsiTheme="majorHAnsi"/>
                                </w:rPr>
                              </w:pPr>
                            </w:p>
                            <w:p w14:paraId="535949FD" w14:textId="77777777" w:rsidR="00E86661" w:rsidRDefault="00E86661" w:rsidP="00E86661"/>
                          </w:txbxContent>
                        </wps:txbx>
                        <wps:bodyPr rot="0" vert="horz" wrap="square" lIns="91440" tIns="45720" rIns="91440" bIns="45720" anchor="t" anchorCtr="0" upright="1">
                          <a:noAutofit/>
                        </wps:bodyPr>
                      </wps:wsp>
                      <wps:wsp>
                        <wps:cNvPr id="215" name="AutoShape 13"/>
                        <wps:cNvSpPr>
                          <a:spLocks noChangeArrowheads="1"/>
                        </wps:cNvSpPr>
                        <wps:spPr bwMode="auto">
                          <a:xfrm>
                            <a:off x="5054600" y="3689350"/>
                            <a:ext cx="2400300" cy="1838325"/>
                          </a:xfrm>
                          <a:prstGeom prst="roundRect">
                            <a:avLst>
                              <a:gd name="adj" fmla="val 16667"/>
                            </a:avLst>
                          </a:prstGeom>
                          <a:solidFill>
                            <a:srgbClr val="FFFFFF"/>
                          </a:solidFill>
                          <a:ln w="9525">
                            <a:solidFill>
                              <a:srgbClr val="000000"/>
                            </a:solidFill>
                            <a:round/>
                            <a:headEnd/>
                            <a:tailEnd/>
                          </a:ln>
                        </wps:spPr>
                        <wps:txbx>
                          <w:txbxContent>
                            <w:p w14:paraId="23783DE3" w14:textId="382D897F" w:rsidR="00E86661" w:rsidRPr="00676FA3" w:rsidRDefault="00E86661" w:rsidP="00E86661">
                              <w:pPr>
                                <w:rPr>
                                  <w:rFonts w:asciiTheme="minorHAnsi" w:hAnsiTheme="minorHAnsi" w:cstheme="minorHAnsi"/>
                                  <w:color w:val="FF0000"/>
                                  <w:sz w:val="20"/>
                                  <w:szCs w:val="20"/>
                                </w:rPr>
                              </w:pPr>
                              <w:r>
                                <w:rPr>
                                  <w:color w:val="FF0000"/>
                                </w:rPr>
                                <w:t>*</w:t>
                              </w:r>
                              <w:r w:rsidRPr="00676FA3">
                                <w:rPr>
                                  <w:rFonts w:asciiTheme="minorHAnsi" w:hAnsiTheme="minorHAnsi" w:cstheme="minorHAnsi"/>
                                  <w:color w:val="FF0000"/>
                                  <w:sz w:val="20"/>
                                  <w:szCs w:val="20"/>
                                </w:rPr>
                                <w:t>COL I-20 is issued before student find</w:t>
                              </w:r>
                              <w:r w:rsidR="00520C0A">
                                <w:rPr>
                                  <w:rFonts w:asciiTheme="minorHAnsi" w:hAnsiTheme="minorHAnsi" w:cstheme="minorHAnsi"/>
                                  <w:color w:val="FF0000"/>
                                  <w:sz w:val="20"/>
                                  <w:szCs w:val="20"/>
                                </w:rPr>
                                <w:t>s</w:t>
                              </w:r>
                              <w:r w:rsidRPr="00676FA3">
                                <w:rPr>
                                  <w:rFonts w:asciiTheme="minorHAnsi" w:hAnsiTheme="minorHAnsi" w:cstheme="minorHAnsi"/>
                                  <w:color w:val="FF0000"/>
                                  <w:sz w:val="20"/>
                                  <w:szCs w:val="20"/>
                                </w:rPr>
                                <w:t xml:space="preserve"> out </w:t>
                              </w:r>
                              <w:r w:rsidR="00520C0A">
                                <w:rPr>
                                  <w:rFonts w:asciiTheme="minorHAnsi" w:hAnsiTheme="minorHAnsi" w:cstheme="minorHAnsi"/>
                                  <w:color w:val="FF0000"/>
                                  <w:sz w:val="20"/>
                                  <w:szCs w:val="20"/>
                                </w:rPr>
                                <w:t xml:space="preserve">they </w:t>
                              </w:r>
                              <w:r w:rsidRPr="00676FA3">
                                <w:rPr>
                                  <w:rFonts w:asciiTheme="minorHAnsi" w:hAnsiTheme="minorHAnsi" w:cstheme="minorHAnsi"/>
                                  <w:color w:val="FF0000"/>
                                  <w:sz w:val="20"/>
                                  <w:szCs w:val="20"/>
                                  <w:u w:val="single"/>
                                </w:rPr>
                                <w:t>could not graduate</w:t>
                              </w:r>
                              <w:r w:rsidRPr="00676FA3">
                                <w:rPr>
                                  <w:rFonts w:asciiTheme="minorHAnsi" w:hAnsiTheme="minorHAnsi" w:cstheme="minorHAnsi"/>
                                  <w:color w:val="FF0000"/>
                                  <w:sz w:val="20"/>
                                  <w:szCs w:val="20"/>
                                </w:rPr>
                                <w:t xml:space="preserve">. </w:t>
                              </w:r>
                            </w:p>
                            <w:p w14:paraId="56EAF22C"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needs to cancel the COL I-20. </w:t>
                              </w:r>
                            </w:p>
                            <w:p w14:paraId="0E59717B" w14:textId="4EC9AC14"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The cancellation can </w:t>
                              </w:r>
                              <w:r w:rsidR="00F9212B" w:rsidRPr="00FC4985">
                                <w:rPr>
                                  <w:rFonts w:asciiTheme="minorHAnsi" w:hAnsiTheme="minorHAnsi" w:cstheme="minorHAnsi"/>
                                  <w:color w:val="1F3864" w:themeColor="accent1" w:themeShade="80"/>
                                  <w:sz w:val="20"/>
                                  <w:szCs w:val="20"/>
                                </w:rPr>
                                <w:t>happen</w:t>
                              </w:r>
                              <w:r w:rsidRPr="00FC4985">
                                <w:rPr>
                                  <w:rFonts w:asciiTheme="minorHAnsi" w:hAnsiTheme="minorHAnsi" w:cstheme="minorHAnsi"/>
                                  <w:color w:val="1F3864" w:themeColor="accent1" w:themeShade="80"/>
                                  <w:sz w:val="20"/>
                                  <w:szCs w:val="20"/>
                                </w:rPr>
                                <w:t xml:space="preserve"> only by going back to the active record. In the “menu”, choose “cancel change </w:t>
                              </w:r>
                              <w:r w:rsidR="00520C0A">
                                <w:rPr>
                                  <w:rFonts w:asciiTheme="minorHAnsi" w:hAnsiTheme="minorHAnsi" w:cstheme="minorHAnsi"/>
                                  <w:color w:val="1F3864" w:themeColor="accent1" w:themeShade="80"/>
                                  <w:sz w:val="20"/>
                                  <w:szCs w:val="20"/>
                                </w:rPr>
                                <w:t xml:space="preserve">of </w:t>
                              </w:r>
                              <w:r w:rsidRPr="00FC4985">
                                <w:rPr>
                                  <w:rFonts w:asciiTheme="minorHAnsi" w:hAnsiTheme="minorHAnsi" w:cstheme="minorHAnsi"/>
                                  <w:color w:val="1F3864" w:themeColor="accent1" w:themeShade="80"/>
                                  <w:sz w:val="20"/>
                                  <w:szCs w:val="20"/>
                                </w:rPr>
                                <w:t xml:space="preserve">Education Level” link to deactivate the COL. </w:t>
                              </w:r>
                            </w:p>
                          </w:txbxContent>
                        </wps:txbx>
                        <wps:bodyPr rot="0" vert="horz" wrap="square" lIns="91440" tIns="45720" rIns="91440" bIns="45720" anchor="t" anchorCtr="0" upright="1">
                          <a:noAutofit/>
                        </wps:bodyPr>
                      </wps:wsp>
                      <wps:wsp>
                        <wps:cNvPr id="218" name="AutoShape 19"/>
                        <wps:cNvCnPr>
                          <a:cxnSpLocks noChangeShapeType="1"/>
                        </wps:cNvCnPr>
                        <wps:spPr bwMode="auto">
                          <a:xfrm>
                            <a:off x="3524250" y="407670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6" name="AutoShape 19"/>
                        <wps:cNvCnPr>
                          <a:cxnSpLocks noChangeShapeType="1"/>
                        </wps:cNvCnPr>
                        <wps:spPr bwMode="auto">
                          <a:xfrm>
                            <a:off x="1517650" y="6515100"/>
                            <a:ext cx="330200" cy="241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 name="AutoShape 20"/>
                        <wps:cNvCnPr>
                          <a:cxnSpLocks noChangeShapeType="1"/>
                        </wps:cNvCnPr>
                        <wps:spPr bwMode="auto">
                          <a:xfrm>
                            <a:off x="6362700" y="341630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3" name="AutoShape 19"/>
                        <wps:cNvCnPr>
                          <a:cxnSpLocks noChangeShapeType="1"/>
                        </wps:cNvCnPr>
                        <wps:spPr bwMode="auto">
                          <a:xfrm>
                            <a:off x="3644900" y="539115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7" name="AutoShape 4"/>
                        <wps:cNvSpPr>
                          <a:spLocks noChangeArrowheads="1"/>
                        </wps:cNvSpPr>
                        <wps:spPr bwMode="auto">
                          <a:xfrm>
                            <a:off x="1930400" y="6743700"/>
                            <a:ext cx="2647950" cy="800100"/>
                          </a:xfrm>
                          <a:prstGeom prst="roundRect">
                            <a:avLst>
                              <a:gd name="adj" fmla="val 16667"/>
                            </a:avLst>
                          </a:prstGeom>
                          <a:solidFill>
                            <a:srgbClr val="FFFFFF"/>
                          </a:solidFill>
                          <a:ln w="9525">
                            <a:solidFill>
                              <a:srgbClr val="000000"/>
                            </a:solidFill>
                            <a:round/>
                            <a:headEnd/>
                            <a:tailEnd/>
                          </a:ln>
                        </wps:spPr>
                        <wps:txbx>
                          <w:txbxContent>
                            <w:p w14:paraId="56A09743"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After the new semester begins student must complete immigration registration and we will activate the new initial record. No continued attendance I-20 is needed.</w:t>
                              </w:r>
                            </w:p>
                            <w:p w14:paraId="69D7D25C" w14:textId="77777777" w:rsidR="00E86661" w:rsidRDefault="00E86661" w:rsidP="00E86661"/>
                          </w:txbxContent>
                        </wps:txbx>
                        <wps:bodyPr rot="0" vert="horz" wrap="square" lIns="91440" tIns="45720" rIns="91440" bIns="45720" anchor="t" anchorCtr="0" upright="1">
                          <a:noAutofit/>
                        </wps:bodyPr>
                      </wps:wsp>
                      <wps:wsp>
                        <wps:cNvPr id="388" name="AutoShape 19"/>
                        <wps:cNvCnPr>
                          <a:cxnSpLocks noChangeShapeType="1"/>
                        </wps:cNvCnPr>
                        <wps:spPr bwMode="auto">
                          <a:xfrm flipH="1">
                            <a:off x="1612900" y="406400"/>
                            <a:ext cx="511175" cy="26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3" name="AutoShape 20"/>
                        <wps:cNvCnPr>
                          <a:cxnSpLocks noChangeShapeType="1"/>
                        </wps:cNvCnPr>
                        <wps:spPr bwMode="auto">
                          <a:xfrm>
                            <a:off x="6292850" y="1219200"/>
                            <a:ext cx="63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10B010AB" id="Group 283" o:spid="_x0000_s1085" style="position:absolute;margin-left:22.5pt;margin-top:7pt;width:588.5pt;height:594pt;z-index:251658409;mso-position-horizontal-relative:page" coordsize="74739,75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">
                <v:roundrect id="AutoShape 2" o:spid="_x0000_s1086" style="position:absolute;top:33528;width:23717;height:125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">
                  <v:textbox>
                    <w:txbxContent>
                      <w:p w14:paraId="0768C583" w14:textId="7E1D7DB3" w:rsidR="00E86661" w:rsidRPr="00FC4985" w:rsidRDefault="00E86661" w:rsidP="00E86661">
                        <w:pPr>
                          <w:jc w:val="both"/>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ISSS contact</w:t>
                        </w:r>
                        <w:r w:rsidR="00520C0A">
                          <w:rPr>
                            <w:rFonts w:asciiTheme="minorHAnsi" w:hAnsiTheme="minorHAnsi" w:cstheme="minorHAnsi"/>
                            <w:color w:val="1F3864" w:themeColor="accent1" w:themeShade="80"/>
                            <w:sz w:val="20"/>
                            <w:szCs w:val="20"/>
                          </w:rPr>
                          <w:t>s</w:t>
                        </w:r>
                        <w:r w:rsidRPr="00FC4985">
                          <w:rPr>
                            <w:rFonts w:asciiTheme="minorHAnsi" w:hAnsiTheme="minorHAnsi" w:cstheme="minorHAnsi"/>
                            <w:color w:val="1F3864" w:themeColor="accent1" w:themeShade="80"/>
                            <w:sz w:val="20"/>
                            <w:szCs w:val="20"/>
                          </w:rPr>
                          <w:t xml:space="preserve"> student to pick up I-20 from ISSS office (Before student leaves)</w:t>
                        </w:r>
                        <w:ins w:id="192" w:author="Shannon Conheady" w:date="2023-02-27T12:09:00Z">
                          <w:r w:rsidR="009F7460">
                            <w:rPr>
                              <w:rFonts w:asciiTheme="minorHAnsi" w:hAnsiTheme="minorHAnsi" w:cstheme="minorHAnsi"/>
                              <w:color w:val="1F3864" w:themeColor="accent1" w:themeShade="80"/>
                              <w:sz w:val="20"/>
                              <w:szCs w:val="20"/>
                            </w:rPr>
                            <w:t xml:space="preserve"> – we email them the download lin</w:t>
                          </w:r>
                        </w:ins>
                        <w:ins w:id="193" w:author="Shannon Conheady" w:date="2023-02-27T12:10:00Z">
                          <w:r w:rsidR="009F7460">
                            <w:rPr>
                              <w:rFonts w:asciiTheme="minorHAnsi" w:hAnsiTheme="minorHAnsi" w:cstheme="minorHAnsi"/>
                              <w:color w:val="1F3864" w:themeColor="accent1" w:themeShade="80"/>
                              <w:sz w:val="20"/>
                              <w:szCs w:val="20"/>
                            </w:rPr>
                            <w:t>k</w:t>
                          </w:r>
                        </w:ins>
                      </w:p>
                      <w:p w14:paraId="596DD74E" w14:textId="77777777" w:rsidR="00E86661" w:rsidRPr="00FC4985" w:rsidRDefault="00E86661" w:rsidP="00E86661">
                        <w:pPr>
                          <w:jc w:val="both"/>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Student signs certification on page 1 of the COL I-20, which becomes student’s new I-20.</w:t>
                        </w:r>
                      </w:p>
                    </w:txbxContent>
                  </v:textbox>
                </v:roundrect>
                <v:roundrect id="AutoShape 3" o:spid="_x0000_s1087" style="position:absolute;top:47307;width:24479;height:17240;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">
                  <v:textbox>
                    <w:txbxContent>
                      <w:p w14:paraId="7D60734D"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Student will have </w:t>
                        </w:r>
                        <w:r w:rsidRPr="00FC4985">
                          <w:rPr>
                            <w:rFonts w:asciiTheme="minorHAnsi" w:hAnsiTheme="minorHAnsi" w:cstheme="minorHAnsi"/>
                            <w:color w:val="1F3864" w:themeColor="accent1" w:themeShade="80"/>
                            <w:sz w:val="20"/>
                            <w:szCs w:val="20"/>
                            <w:u w:val="single"/>
                          </w:rPr>
                          <w:t>2 records in SEVIS</w:t>
                        </w:r>
                        <w:r w:rsidRPr="00FC4985">
                          <w:rPr>
                            <w:rFonts w:asciiTheme="minorHAnsi" w:hAnsiTheme="minorHAnsi" w:cstheme="minorHAnsi"/>
                            <w:color w:val="1F3864" w:themeColor="accent1" w:themeShade="80"/>
                            <w:sz w:val="20"/>
                            <w:szCs w:val="20"/>
                          </w:rPr>
                          <w:t>:</w:t>
                        </w:r>
                      </w:p>
                      <w:p w14:paraId="78345C90" w14:textId="77777777" w:rsidR="00E86661" w:rsidRPr="00FC4985" w:rsidRDefault="00E86661">
                        <w:pPr>
                          <w:pStyle w:val="ListParagraph"/>
                          <w:keepLines w:val="0"/>
                          <w:numPr>
                            <w:ilvl w:val="0"/>
                            <w:numId w:val="62"/>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Active record: will complete automatically 30 days after graduation.</w:t>
                        </w:r>
                      </w:p>
                      <w:p w14:paraId="0BCFE971" w14:textId="77777777" w:rsidR="00E86661" w:rsidRPr="0069206B" w:rsidRDefault="00E86661">
                        <w:pPr>
                          <w:pStyle w:val="ListParagraph"/>
                          <w:keepLines w:val="0"/>
                          <w:numPr>
                            <w:ilvl w:val="0"/>
                            <w:numId w:val="62"/>
                          </w:numPr>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FF0000"/>
                            <w:sz w:val="20"/>
                            <w:szCs w:val="20"/>
                          </w:rPr>
                        </w:pPr>
                        <w:r w:rsidRPr="00FC4985">
                          <w:rPr>
                            <w:rFonts w:asciiTheme="minorHAnsi" w:hAnsiTheme="minorHAnsi" w:cstheme="minorHAnsi"/>
                            <w:color w:val="1F3864" w:themeColor="accent1" w:themeShade="80"/>
                            <w:sz w:val="20"/>
                            <w:szCs w:val="20"/>
                          </w:rPr>
                          <w:t xml:space="preserve">Initial record: doesn’t need a travel signature. </w:t>
                        </w:r>
                        <w:r w:rsidRPr="0069206B">
                          <w:rPr>
                            <w:rFonts w:asciiTheme="minorHAnsi" w:hAnsiTheme="minorHAnsi" w:cstheme="minorHAnsi"/>
                            <w:color w:val="FF0000"/>
                            <w:sz w:val="20"/>
                            <w:szCs w:val="20"/>
                          </w:rPr>
                          <w:t>Student can stay in US (work on campus) or enter any time before the start date. COL has same regulations as the “transfer procedures”.</w:t>
                        </w:r>
                      </w:p>
                      <w:p w14:paraId="423B4188" w14:textId="77777777" w:rsidR="00E86661" w:rsidRDefault="00E86661" w:rsidP="00E86661"/>
                    </w:txbxContent>
                  </v:textbox>
                </v:roundrect>
                <v:roundrect id="AutoShape 13" o:spid="_x0000_s1088" style="position:absolute;left:2349;top:14541;width:20860;height:609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">
                  <v:textbox>
                    <w:txbxContent>
                      <w:p w14:paraId="3C1B0AAB"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receives PIIRF and financial documents from admitting unit after decision. </w:t>
                        </w:r>
                      </w:p>
                      <w:p w14:paraId="74750D6C" w14:textId="77777777" w:rsidR="00E86661" w:rsidRDefault="00E86661" w:rsidP="00E86661"/>
                    </w:txbxContent>
                  </v:textbox>
                </v:roundrect>
                <v:shape id="AutoShape 15" o:spid="_x0000_s1089" type="#_x0000_t32" style="position:absolute;left:12636;top:1171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">
                  <v:stroke endarrow="block"/>
                </v:shape>
                <v:shape id="AutoShape 19" o:spid="_x0000_s1090" type="#_x0000_t32" style="position:absolute;left:11049;top:44862;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">
                  <v:stroke endarrow="block"/>
                </v:shape>
                <v:roundrect id="AutoShape 13" o:spid="_x0000_s1091" style="position:absolute;left:2159;top:24257;width:20002;height:7239;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">
                  <v:textbox>
                    <w:txbxContent>
                      <w:p w14:paraId="2E3C3012" w14:textId="77777777" w:rsidR="00E86661" w:rsidRPr="00FC4985" w:rsidRDefault="00E86661" w:rsidP="00E86661">
                        <w:pPr>
                          <w:jc w:val="center"/>
                          <w:rPr>
                            <w:rFonts w:asciiTheme="minorHAnsi" w:hAnsiTheme="minorHAnsi" w:cstheme="minorHAnsi"/>
                            <w:color w:val="1F3864" w:themeColor="accent1" w:themeShade="80"/>
                            <w:sz w:val="22"/>
                            <w:szCs w:val="22"/>
                          </w:rPr>
                        </w:pPr>
                        <w:r w:rsidRPr="00FC4985">
                          <w:rPr>
                            <w:rFonts w:asciiTheme="minorHAnsi" w:hAnsiTheme="minorHAnsi" w:cstheme="minorHAnsi"/>
                            <w:color w:val="1F3864" w:themeColor="accent1" w:themeShade="80"/>
                            <w:sz w:val="20"/>
                            <w:szCs w:val="20"/>
                          </w:rPr>
                          <w:t>ISSS issues the COL I-20 within 60 days of the grace period. COL I-20 (could be issued before completing the current</w:t>
                        </w:r>
                        <w:r w:rsidRPr="00FC4985">
                          <w:rPr>
                            <w:rFonts w:asciiTheme="minorHAnsi" w:hAnsiTheme="minorHAnsi" w:cstheme="minorHAnsi"/>
                            <w:color w:val="1F3864" w:themeColor="accent1" w:themeShade="80"/>
                            <w:sz w:val="22"/>
                            <w:szCs w:val="22"/>
                          </w:rPr>
                          <w:t xml:space="preserve"> program).</w:t>
                        </w:r>
                      </w:p>
                      <w:p w14:paraId="560CE6F3" w14:textId="77777777" w:rsidR="00E86661" w:rsidRDefault="00E86661" w:rsidP="00E86661"/>
                    </w:txbxContent>
                  </v:textbox>
                </v:roundrect>
                <v:roundrect id="AutoShape 13" o:spid="_x0000_s1092" style="position:absolute;left:14732;width:44672;height:39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">
                  <v:textbox>
                    <w:txbxContent>
                      <w:p w14:paraId="56C40C30" w14:textId="2D860D52" w:rsidR="00E86661" w:rsidRPr="00FC4985" w:rsidRDefault="00E86661" w:rsidP="00E86661">
                        <w:pPr>
                          <w:jc w:val="center"/>
                          <w:rPr>
                            <w:rFonts w:asciiTheme="majorHAnsi" w:hAnsiTheme="majorHAnsi"/>
                            <w:color w:val="1F3864" w:themeColor="accent1" w:themeShade="80"/>
                          </w:rPr>
                        </w:pPr>
                        <w:r w:rsidRPr="00FC4985">
                          <w:rPr>
                            <w:rFonts w:asciiTheme="majorHAnsi" w:hAnsiTheme="majorHAnsi"/>
                            <w:color w:val="1F3864" w:themeColor="accent1" w:themeShade="80"/>
                          </w:rPr>
                          <w:t>Student is admitted to the new program of stud</w:t>
                        </w:r>
                        <w:r w:rsidR="008C45EE">
                          <w:rPr>
                            <w:rFonts w:asciiTheme="majorHAnsi" w:hAnsiTheme="majorHAnsi"/>
                            <w:color w:val="1F3864" w:themeColor="accent1" w:themeShade="80"/>
                          </w:rPr>
                          <w:t>y</w:t>
                        </w:r>
                        <w:r w:rsidRPr="00FC4985">
                          <w:rPr>
                            <w:rFonts w:asciiTheme="majorHAnsi" w:hAnsiTheme="majorHAnsi"/>
                            <w:color w:val="1F3864" w:themeColor="accent1" w:themeShade="80"/>
                          </w:rPr>
                          <w:t xml:space="preserve"> for Fall</w:t>
                        </w:r>
                      </w:p>
                      <w:p w14:paraId="3A146FBE" w14:textId="77777777" w:rsidR="00E86661" w:rsidRDefault="00E86661" w:rsidP="00E86661"/>
                    </w:txbxContent>
                  </v:textbox>
                </v:roundrect>
                <v:roundrect id="AutoShape 2" o:spid="_x0000_s1093" style="position:absolute;left:2349;top:7175;width:21622;height:46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">
                  <v:textbox>
                    <w:txbxContent>
                      <w:p w14:paraId="51771EE6" w14:textId="77777777" w:rsidR="00E86661" w:rsidRPr="00676FA3" w:rsidRDefault="00E86661" w:rsidP="00E86661">
                        <w:pPr>
                          <w:jc w:val="center"/>
                          <w:rPr>
                            <w:rFonts w:cs="Calibri"/>
                            <w:color w:val="FF0000"/>
                            <w:sz w:val="20"/>
                            <w:szCs w:val="20"/>
                          </w:rPr>
                        </w:pPr>
                        <w:r w:rsidRPr="00676FA3">
                          <w:rPr>
                            <w:rFonts w:cs="Calibri"/>
                            <w:b/>
                            <w:sz w:val="20"/>
                            <w:szCs w:val="20"/>
                          </w:rPr>
                          <w:t>Case1</w:t>
                        </w:r>
                        <w:r w:rsidRPr="00676FA3">
                          <w:rPr>
                            <w:rFonts w:cs="Calibri"/>
                            <w:sz w:val="20"/>
                            <w:szCs w:val="20"/>
                          </w:rPr>
                          <w:t xml:space="preserve">: </w:t>
                        </w:r>
                        <w:r w:rsidRPr="00676FA3">
                          <w:rPr>
                            <w:rFonts w:cs="Calibri"/>
                            <w:color w:val="FF0000"/>
                            <w:sz w:val="20"/>
                            <w:szCs w:val="20"/>
                          </w:rPr>
                          <w:t>Student is graduating in May and I-20 is ending in May.</w:t>
                        </w:r>
                      </w:p>
                      <w:p w14:paraId="61E9415C" w14:textId="77777777" w:rsidR="00E86661" w:rsidRDefault="00E86661" w:rsidP="00E86661"/>
                    </w:txbxContent>
                  </v:textbox>
                </v:roundrect>
                <v:roundrect id="AutoShape 2" o:spid="_x0000_s1094" style="position:absolute;left:51625;top:6032;width:22384;height:6287;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">
                  <v:textbox>
                    <w:txbxContent>
                      <w:p w14:paraId="3D0FB1DA" w14:textId="77777777" w:rsidR="00E86661" w:rsidRPr="00676FA3" w:rsidRDefault="00E86661" w:rsidP="00E86661">
                        <w:pPr>
                          <w:jc w:val="center"/>
                          <w:rPr>
                            <w:rFonts w:asciiTheme="minorHAnsi" w:hAnsiTheme="minorHAnsi" w:cstheme="minorHAnsi"/>
                            <w:sz w:val="20"/>
                            <w:szCs w:val="20"/>
                          </w:rPr>
                        </w:pPr>
                        <w:r w:rsidRPr="00676FA3">
                          <w:rPr>
                            <w:rFonts w:asciiTheme="minorHAnsi" w:hAnsiTheme="minorHAnsi" w:cstheme="minorHAnsi"/>
                            <w:b/>
                            <w:sz w:val="20"/>
                            <w:szCs w:val="20"/>
                          </w:rPr>
                          <w:t>Case3</w:t>
                        </w:r>
                        <w:r w:rsidRPr="00676FA3">
                          <w:rPr>
                            <w:rFonts w:asciiTheme="minorHAnsi" w:hAnsiTheme="minorHAnsi" w:cstheme="minorHAnsi"/>
                            <w:sz w:val="20"/>
                            <w:szCs w:val="20"/>
                          </w:rPr>
                          <w:t xml:space="preserve">: </w:t>
                        </w:r>
                        <w:r w:rsidRPr="00676FA3">
                          <w:rPr>
                            <w:rFonts w:asciiTheme="minorHAnsi" w:hAnsiTheme="minorHAnsi" w:cstheme="minorHAnsi"/>
                            <w:color w:val="FF0000"/>
                            <w:sz w:val="20"/>
                            <w:szCs w:val="20"/>
                          </w:rPr>
                          <w:t>Student’s I-20 is ending in May, but still need to take a summer class to graduate</w:t>
                        </w:r>
                      </w:p>
                      <w:p w14:paraId="1E26CC44" w14:textId="77777777" w:rsidR="00E86661" w:rsidRDefault="00E86661" w:rsidP="00E86661"/>
                    </w:txbxContent>
                  </v:textbox>
                </v:roundrect>
                <v:roundrect id="AutoShape 2" o:spid="_x0000_s1095" style="position:absolute;left:25146;top:6540;width:22193;height:609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">
                  <v:textbox>
                    <w:txbxContent>
                      <w:p w14:paraId="4C7D3E2A" w14:textId="5B88B5F4" w:rsidR="00E86661" w:rsidRPr="00676FA3" w:rsidRDefault="00E86661" w:rsidP="00E86661">
                        <w:pPr>
                          <w:jc w:val="center"/>
                          <w:rPr>
                            <w:rFonts w:asciiTheme="minorHAnsi" w:hAnsiTheme="minorHAnsi" w:cstheme="minorHAnsi"/>
                            <w:sz w:val="20"/>
                            <w:szCs w:val="20"/>
                          </w:rPr>
                        </w:pPr>
                        <w:r w:rsidRPr="00676FA3">
                          <w:rPr>
                            <w:rFonts w:asciiTheme="minorHAnsi" w:hAnsiTheme="minorHAnsi" w:cstheme="minorHAnsi"/>
                            <w:b/>
                            <w:sz w:val="20"/>
                            <w:szCs w:val="20"/>
                          </w:rPr>
                          <w:t>Case2</w:t>
                        </w:r>
                        <w:r w:rsidRPr="00676FA3">
                          <w:rPr>
                            <w:rFonts w:asciiTheme="minorHAnsi" w:hAnsiTheme="minorHAnsi" w:cstheme="minorHAnsi"/>
                            <w:sz w:val="20"/>
                            <w:szCs w:val="20"/>
                          </w:rPr>
                          <w:t xml:space="preserve">: </w:t>
                        </w:r>
                        <w:r w:rsidRPr="00676FA3">
                          <w:rPr>
                            <w:rFonts w:asciiTheme="minorHAnsi" w:hAnsiTheme="minorHAnsi" w:cstheme="minorHAnsi"/>
                            <w:color w:val="FF0000"/>
                            <w:sz w:val="20"/>
                            <w:szCs w:val="20"/>
                          </w:rPr>
                          <w:t>Student is graduating in August and I-20 ending in Augu</w:t>
                        </w:r>
                        <w:r w:rsidRPr="002C7681">
                          <w:rPr>
                            <w:rFonts w:asciiTheme="minorHAnsi" w:hAnsiTheme="minorHAnsi" w:cstheme="minorHAnsi"/>
                            <w:color w:val="FF0000"/>
                            <w:sz w:val="20"/>
                            <w:szCs w:val="20"/>
                          </w:rPr>
                          <w:t>st</w:t>
                        </w:r>
                        <w:r w:rsidR="00520C0A" w:rsidRPr="002C7681">
                          <w:rPr>
                            <w:rFonts w:asciiTheme="minorHAnsi" w:hAnsiTheme="minorHAnsi" w:cstheme="minorHAnsi"/>
                            <w:color w:val="FF0000"/>
                            <w:sz w:val="20"/>
                            <w:szCs w:val="20"/>
                            <w:rPrChange w:id="194" w:author="Shannon Conheady" w:date="2023-02-27T12:11:00Z">
                              <w:rPr>
                                <w:rFonts w:asciiTheme="minorHAnsi" w:hAnsiTheme="minorHAnsi" w:cstheme="minorHAnsi"/>
                                <w:sz w:val="20"/>
                                <w:szCs w:val="20"/>
                              </w:rPr>
                            </w:rPrChange>
                          </w:rPr>
                          <w:t xml:space="preserve"> </w:t>
                        </w:r>
                        <w:r w:rsidRPr="002C7681">
                          <w:rPr>
                            <w:rFonts w:asciiTheme="minorHAnsi" w:hAnsiTheme="minorHAnsi" w:cstheme="minorHAnsi"/>
                            <w:color w:val="FF0000"/>
                            <w:sz w:val="20"/>
                            <w:szCs w:val="20"/>
                            <w:rPrChange w:id="195" w:author="Shannon Conheady" w:date="2023-02-27T12:11:00Z">
                              <w:rPr>
                                <w:rFonts w:asciiTheme="minorHAnsi" w:hAnsiTheme="minorHAnsi" w:cstheme="minorHAnsi"/>
                                <w:sz w:val="20"/>
                                <w:szCs w:val="20"/>
                              </w:rPr>
                            </w:rPrChange>
                          </w:rPr>
                          <w:t>or after.</w:t>
                        </w:r>
                      </w:p>
                      <w:p w14:paraId="7BC69FA1" w14:textId="77777777" w:rsidR="00E86661" w:rsidRDefault="00E86661" w:rsidP="00E86661"/>
                    </w:txbxContent>
                  </v:textbox>
                </v:roundrect>
                <v:shape id="AutoShape 15" o:spid="_x0000_s1096" type="#_x0000_t32" style="position:absolute;left:11176;top:31527;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">
                  <v:stroke endarrow="block"/>
                </v:shape>
                <v:shape id="AutoShape 15" o:spid="_x0000_s1097" type="#_x0000_t32" style="position:absolute;left:37338;top:3619;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">
                  <v:stroke endarrow="block"/>
                </v:shape>
                <v:shape id="AutoShape 15" o:spid="_x0000_s1098" type="#_x0000_t32" style="position:absolute;left:53340;top:4064;width:4889;height:1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">
                  <v:stroke endarrow="block"/>
                </v:shape>
                <v:roundrect id="AutoShape 13" o:spid="_x0000_s1099" style="position:absolute;left:26670;top:14287;width:22764;height:67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">
                  <v:textbox>
                    <w:txbxContent>
                      <w:p w14:paraId="4990D721"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ISSS receives PIIRF and financial documents from admitting unit after decision.</w:t>
                        </w:r>
                      </w:p>
                      <w:p w14:paraId="5499E03C" w14:textId="77777777" w:rsidR="00E86661" w:rsidRDefault="00E86661" w:rsidP="00E86661"/>
                    </w:txbxContent>
                  </v:textbox>
                </v:roundrect>
                <v:roundrect id="AutoShape 13" o:spid="_x0000_s1100" style="position:absolute;left:26098;top:23368;width:24194;height:81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">
                  <v:textbox>
                    <w:txbxContent>
                      <w:p w14:paraId="4804CBE6" w14:textId="635AEBC8" w:rsidR="00E86661" w:rsidRPr="0069206B" w:rsidRDefault="00E86661" w:rsidP="00E86661">
                        <w:pPr>
                          <w:jc w:val="both"/>
                          <w:rPr>
                            <w:rFonts w:asciiTheme="minorHAnsi" w:hAnsiTheme="minorHAnsi" w:cstheme="minorHAnsi"/>
                            <w:sz w:val="20"/>
                            <w:szCs w:val="20"/>
                          </w:rPr>
                        </w:pPr>
                        <w:r w:rsidRPr="00FC4985">
                          <w:rPr>
                            <w:rFonts w:asciiTheme="minorHAnsi" w:hAnsiTheme="minorHAnsi" w:cstheme="minorHAnsi"/>
                            <w:color w:val="1F3864" w:themeColor="accent1" w:themeShade="80"/>
                            <w:sz w:val="20"/>
                            <w:szCs w:val="20"/>
                          </w:rPr>
                          <w:t xml:space="preserve">If student is traveling before summer classes end, </w:t>
                        </w:r>
                        <w:r w:rsidR="00520C0A">
                          <w:rPr>
                            <w:rFonts w:asciiTheme="minorHAnsi" w:hAnsiTheme="minorHAnsi" w:cstheme="minorHAnsi"/>
                            <w:color w:val="1F3864" w:themeColor="accent1" w:themeShade="80"/>
                            <w:sz w:val="20"/>
                            <w:szCs w:val="20"/>
                          </w:rPr>
                          <w:t xml:space="preserve">ISSS </w:t>
                        </w:r>
                        <w:r w:rsidRPr="00FC4985">
                          <w:rPr>
                            <w:rFonts w:asciiTheme="minorHAnsi" w:hAnsiTheme="minorHAnsi" w:cstheme="minorHAnsi"/>
                            <w:color w:val="1F3864" w:themeColor="accent1" w:themeShade="80"/>
                            <w:sz w:val="20"/>
                            <w:szCs w:val="20"/>
                          </w:rPr>
                          <w:t>need</w:t>
                        </w:r>
                        <w:r w:rsidR="00520C0A">
                          <w:rPr>
                            <w:rFonts w:asciiTheme="minorHAnsi" w:hAnsiTheme="minorHAnsi" w:cstheme="minorHAnsi"/>
                            <w:color w:val="1F3864" w:themeColor="accent1" w:themeShade="80"/>
                            <w:sz w:val="20"/>
                            <w:szCs w:val="20"/>
                          </w:rPr>
                          <w:t>s</w:t>
                        </w:r>
                        <w:r w:rsidRPr="00FC4985">
                          <w:rPr>
                            <w:rFonts w:asciiTheme="minorHAnsi" w:hAnsiTheme="minorHAnsi" w:cstheme="minorHAnsi"/>
                            <w:color w:val="1F3864" w:themeColor="accent1" w:themeShade="80"/>
                            <w:sz w:val="20"/>
                            <w:szCs w:val="20"/>
                          </w:rPr>
                          <w:t xml:space="preserve"> to sign the active I-20 for travel</w:t>
                        </w:r>
                        <w:r>
                          <w:rPr>
                            <w:rFonts w:asciiTheme="minorHAnsi" w:hAnsiTheme="minorHAnsi" w:cstheme="minorHAnsi"/>
                            <w:sz w:val="20"/>
                            <w:szCs w:val="20"/>
                          </w:rPr>
                          <w:t>.</w:t>
                        </w:r>
                        <w:r w:rsidRPr="0069206B">
                          <w:rPr>
                            <w:rFonts w:asciiTheme="minorHAnsi" w:hAnsiTheme="minorHAnsi" w:cstheme="minorHAnsi"/>
                            <w:sz w:val="20"/>
                            <w:szCs w:val="20"/>
                          </w:rPr>
                          <w:t xml:space="preserve"> </w:t>
                        </w:r>
                        <w:r w:rsidRPr="0069206B">
                          <w:rPr>
                            <w:rFonts w:asciiTheme="minorHAnsi" w:hAnsiTheme="minorHAnsi" w:cstheme="minorHAnsi"/>
                            <w:color w:val="FF0000"/>
                            <w:sz w:val="20"/>
                            <w:szCs w:val="20"/>
                          </w:rPr>
                          <w:t>(ISSS continue</w:t>
                        </w:r>
                        <w:r w:rsidR="00520C0A">
                          <w:rPr>
                            <w:rFonts w:asciiTheme="minorHAnsi" w:hAnsiTheme="minorHAnsi" w:cstheme="minorHAnsi"/>
                            <w:color w:val="FF0000"/>
                            <w:sz w:val="20"/>
                            <w:szCs w:val="20"/>
                          </w:rPr>
                          <w:t>s</w:t>
                        </w:r>
                        <w:r w:rsidRPr="0069206B">
                          <w:rPr>
                            <w:rFonts w:asciiTheme="minorHAnsi" w:hAnsiTheme="minorHAnsi" w:cstheme="minorHAnsi"/>
                            <w:color w:val="FF0000"/>
                            <w:sz w:val="20"/>
                            <w:szCs w:val="20"/>
                          </w:rPr>
                          <w:t xml:space="preserve"> to update Active record as necessary)</w:t>
                        </w:r>
                        <w:r>
                          <w:rPr>
                            <w:rFonts w:asciiTheme="minorHAnsi" w:hAnsiTheme="minorHAnsi" w:cstheme="minorHAnsi"/>
                            <w:color w:val="FF0000"/>
                            <w:sz w:val="20"/>
                            <w:szCs w:val="20"/>
                          </w:rPr>
                          <w:t>.</w:t>
                        </w:r>
                      </w:p>
                      <w:p w14:paraId="7B0F054D" w14:textId="77777777" w:rsidR="00E86661" w:rsidRPr="00054EB3" w:rsidRDefault="00E86661" w:rsidP="00E86661">
                        <w:pPr>
                          <w:jc w:val="center"/>
                          <w:rPr>
                            <w:rFonts w:asciiTheme="majorHAnsi" w:hAnsiTheme="majorHAnsi"/>
                          </w:rPr>
                        </w:pPr>
                      </w:p>
                      <w:p w14:paraId="0A4B5782" w14:textId="77777777" w:rsidR="00E86661" w:rsidRDefault="00E86661" w:rsidP="00E86661"/>
                    </w:txbxContent>
                  </v:textbox>
                </v:roundrect>
                <v:shape id="AutoShape 20" o:spid="_x0000_s1101" type="#_x0000_t32" style="position:absolute;left:36766;top:21082;width:64;height:2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">
                  <v:stroke endarrow="block"/>
                </v:shape>
                <v:shape id="AutoShape 20" o:spid="_x0000_s1102" type="#_x0000_t32" style="position:absolute;left:38735;top:12446;width:63;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">
                  <v:stroke endarrow="block"/>
                </v:shape>
                <v:roundrect id="AutoShape 2" o:spid="_x0000_s1103" style="position:absolute;left:25590;top:42989;width:23051;height:1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">
                  <v:textbox>
                    <w:txbxContent>
                      <w:p w14:paraId="186339F4"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I-20 completes in August, the active record will complete automatically.</w:t>
                        </w:r>
                      </w:p>
                      <w:p w14:paraId="31B2F6F2"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I-20 end date is in the future, will shorten and complete the active program.</w:t>
                        </w:r>
                      </w:p>
                      <w:p w14:paraId="39B86952" w14:textId="77777777" w:rsidR="00E86661" w:rsidRDefault="00E86661" w:rsidP="00E86661"/>
                    </w:txbxContent>
                  </v:textbox>
                </v:roundrect>
                <v:shape id="AutoShape 20" o:spid="_x0000_s1104" type="#_x0000_t32" style="position:absolute;left:36004;top:31623;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">
                  <v:stroke endarrow="block"/>
                </v:shape>
                <v:roundrect id="AutoShape 4" o:spid="_x0000_s1105" style="position:absolute;left:25717;top:56515;width:24575;height:60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">
                  <v:textbox>
                    <w:txbxContent>
                      <w:p w14:paraId="24E6499E"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If student decides to travel, must enter back with the COL I-20 but does not need a travel signature.</w:t>
                        </w:r>
                      </w:p>
                    </w:txbxContent>
                  </v:textbox>
                </v:roundrect>
                <v:roundrect id="AutoShape 13" o:spid="_x0000_s1106" style="position:absolute;left:53403;top:13970;width:21336;height:202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">
                  <v:textbox>
                    <w:txbxContent>
                      <w:p w14:paraId="0DE6E38B" w14:textId="689EFFEE" w:rsidR="00E86661" w:rsidRDefault="00E86661" w:rsidP="00E86661">
                        <w:pPr>
                          <w:rPr>
                            <w:rFonts w:asciiTheme="minorHAnsi" w:hAnsiTheme="minorHAnsi" w:cstheme="minorHAnsi"/>
                            <w:sz w:val="20"/>
                            <w:szCs w:val="20"/>
                          </w:rPr>
                        </w:pPr>
                        <w:r w:rsidRPr="00676FA3">
                          <w:rPr>
                            <w:rFonts w:asciiTheme="minorHAnsi" w:hAnsiTheme="minorHAnsi" w:cstheme="minorHAnsi"/>
                            <w:sz w:val="20"/>
                            <w:szCs w:val="20"/>
                          </w:rPr>
                          <w:t xml:space="preserve">1. </w:t>
                        </w:r>
                        <w:r w:rsidRPr="00316F94">
                          <w:rPr>
                            <w:rFonts w:asciiTheme="minorHAnsi" w:hAnsiTheme="minorHAnsi" w:cstheme="minorHAnsi"/>
                            <w:color w:val="FF0000"/>
                            <w:sz w:val="20"/>
                            <w:szCs w:val="20"/>
                          </w:rPr>
                          <w:t>Must</w:t>
                        </w:r>
                        <w:r w:rsidRPr="00316F94">
                          <w:rPr>
                            <w:rFonts w:asciiTheme="minorHAnsi" w:hAnsiTheme="minorHAnsi" w:cstheme="minorHAnsi"/>
                            <w:color w:val="FF0000"/>
                            <w:sz w:val="20"/>
                            <w:szCs w:val="20"/>
                            <w:rPrChange w:id="196" w:author="Shannon Conheady" w:date="2023-02-27T12:13:00Z">
                              <w:rPr>
                                <w:rFonts w:asciiTheme="minorHAnsi" w:hAnsiTheme="minorHAnsi" w:cstheme="minorHAnsi"/>
                                <w:sz w:val="20"/>
                                <w:szCs w:val="20"/>
                              </w:rPr>
                            </w:rPrChange>
                          </w:rPr>
                          <w:t xml:space="preserve"> </w:t>
                        </w:r>
                        <w:r w:rsidRPr="00316F94">
                          <w:rPr>
                            <w:rFonts w:asciiTheme="minorHAnsi" w:hAnsiTheme="minorHAnsi" w:cstheme="minorHAnsi"/>
                            <w:color w:val="FF0000"/>
                            <w:sz w:val="20"/>
                            <w:szCs w:val="20"/>
                          </w:rPr>
                          <w:t xml:space="preserve">come </w:t>
                        </w:r>
                        <w:r w:rsidR="00520C0A" w:rsidRPr="00316F94">
                          <w:rPr>
                            <w:rFonts w:asciiTheme="minorHAnsi" w:hAnsiTheme="minorHAnsi" w:cstheme="minorHAnsi"/>
                            <w:color w:val="FF0000"/>
                            <w:sz w:val="20"/>
                            <w:szCs w:val="20"/>
                          </w:rPr>
                          <w:t>to</w:t>
                        </w:r>
                        <w:r w:rsidRPr="00316F94">
                          <w:rPr>
                            <w:rFonts w:asciiTheme="minorHAnsi" w:hAnsiTheme="minorHAnsi" w:cstheme="minorHAnsi"/>
                            <w:color w:val="FF0000"/>
                            <w:sz w:val="20"/>
                            <w:szCs w:val="20"/>
                          </w:rPr>
                          <w:t xml:space="preserve"> attention</w:t>
                        </w:r>
                        <w:r w:rsidR="00520C0A" w:rsidRPr="00316F94">
                          <w:rPr>
                            <w:rFonts w:asciiTheme="minorHAnsi" w:hAnsiTheme="minorHAnsi" w:cstheme="minorHAnsi"/>
                            <w:color w:val="FF0000"/>
                            <w:sz w:val="20"/>
                            <w:szCs w:val="20"/>
                            <w:rPrChange w:id="197" w:author="Shannon Conheady" w:date="2023-02-27T12:13:00Z">
                              <w:rPr>
                                <w:rFonts w:asciiTheme="minorHAnsi" w:hAnsiTheme="minorHAnsi" w:cstheme="minorHAnsi"/>
                                <w:sz w:val="20"/>
                                <w:szCs w:val="20"/>
                              </w:rPr>
                            </w:rPrChange>
                          </w:rPr>
                          <w:t xml:space="preserve"> of ISSS.</w:t>
                        </w:r>
                      </w:p>
                      <w:p w14:paraId="6DB40F4E"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2. Current program I-20 needs to be extended. </w:t>
                        </w:r>
                      </w:p>
                      <w:p w14:paraId="2FBC0BF0"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3. Active program’s I-20 needs to be updated with travel signature as necessary if student plans to travel for vacation before summer class ends.</w:t>
                        </w:r>
                      </w:p>
                      <w:p w14:paraId="5C22BF8A" w14:textId="77777777" w:rsidR="00E86661" w:rsidRPr="00676FA3" w:rsidRDefault="00E86661" w:rsidP="00E86661">
                        <w:pPr>
                          <w:rPr>
                            <w:rFonts w:asciiTheme="minorHAnsi" w:hAnsiTheme="minorHAnsi" w:cstheme="minorHAnsi"/>
                            <w:sz w:val="20"/>
                            <w:szCs w:val="20"/>
                          </w:rPr>
                        </w:pPr>
                        <w:r w:rsidRPr="00676FA3">
                          <w:rPr>
                            <w:rFonts w:asciiTheme="minorHAnsi" w:hAnsiTheme="minorHAnsi" w:cstheme="minorHAnsi"/>
                            <w:sz w:val="20"/>
                            <w:szCs w:val="20"/>
                          </w:rPr>
                          <w:t>4. Will issue a COL I-20 at the end of the summer class.</w:t>
                        </w:r>
                      </w:p>
                    </w:txbxContent>
                  </v:textbox>
                </v:roundrect>
                <v:shape id="AutoShape 15" o:spid="_x0000_s1107" type="#_x0000_t32" style="position:absolute;left:10858;top:21304;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">
                  <v:stroke endarrow="block"/>
                </v:shape>
                <v:roundrect id="AutoShape 13" o:spid="_x0000_s1108" style="position:absolute;left:25844;top:34163;width:23940;height:73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">
                  <v:textbox>
                    <w:txbxContent>
                      <w:p w14:paraId="65E9A553" w14:textId="07CA0F70"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issues the COL I-20 after completion of Summer classes and contacts student for pick up. </w:t>
                        </w:r>
                        <w:ins w:id="198" w:author="Shannon Conheady" w:date="2023-02-27T12:12:00Z">
                          <w:r w:rsidR="00A17C53">
                            <w:rPr>
                              <w:rFonts w:asciiTheme="minorHAnsi" w:hAnsiTheme="minorHAnsi" w:cstheme="minorHAnsi"/>
                              <w:color w:val="1F3864" w:themeColor="accent1" w:themeShade="80"/>
                              <w:sz w:val="20"/>
                              <w:szCs w:val="20"/>
                            </w:rPr>
                            <w:t xml:space="preserve">For now, they can get itelectonically </w:t>
                          </w:r>
                        </w:ins>
                      </w:p>
                      <w:p w14:paraId="4F7840C3" w14:textId="77777777" w:rsidR="00E86661" w:rsidRPr="00054EB3" w:rsidRDefault="00E86661" w:rsidP="00E86661">
                        <w:pPr>
                          <w:jc w:val="center"/>
                          <w:rPr>
                            <w:rFonts w:asciiTheme="majorHAnsi" w:hAnsiTheme="majorHAnsi"/>
                          </w:rPr>
                        </w:pPr>
                      </w:p>
                      <w:p w14:paraId="535949FD" w14:textId="77777777" w:rsidR="00E86661" w:rsidRDefault="00E86661" w:rsidP="00E86661"/>
                    </w:txbxContent>
                  </v:textbox>
                </v:roundrect>
                <v:roundrect id="AutoShape 13" o:spid="_x0000_s1109" style="position:absolute;left:50546;top:36893;width:24003;height:183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">
                  <v:textbox>
                    <w:txbxContent>
                      <w:p w14:paraId="23783DE3" w14:textId="382D897F" w:rsidR="00E86661" w:rsidRPr="00676FA3" w:rsidRDefault="00E86661" w:rsidP="00E86661">
                        <w:pPr>
                          <w:rPr>
                            <w:rFonts w:asciiTheme="minorHAnsi" w:hAnsiTheme="minorHAnsi" w:cstheme="minorHAnsi"/>
                            <w:color w:val="FF0000"/>
                            <w:sz w:val="20"/>
                            <w:szCs w:val="20"/>
                          </w:rPr>
                        </w:pPr>
                        <w:r>
                          <w:rPr>
                            <w:color w:val="FF0000"/>
                          </w:rPr>
                          <w:t>*</w:t>
                        </w:r>
                        <w:r w:rsidRPr="00676FA3">
                          <w:rPr>
                            <w:rFonts w:asciiTheme="minorHAnsi" w:hAnsiTheme="minorHAnsi" w:cstheme="minorHAnsi"/>
                            <w:color w:val="FF0000"/>
                            <w:sz w:val="20"/>
                            <w:szCs w:val="20"/>
                          </w:rPr>
                          <w:t>COL I-20 is issued before student find</w:t>
                        </w:r>
                        <w:r w:rsidR="00520C0A">
                          <w:rPr>
                            <w:rFonts w:asciiTheme="minorHAnsi" w:hAnsiTheme="minorHAnsi" w:cstheme="minorHAnsi"/>
                            <w:color w:val="FF0000"/>
                            <w:sz w:val="20"/>
                            <w:szCs w:val="20"/>
                          </w:rPr>
                          <w:t>s</w:t>
                        </w:r>
                        <w:r w:rsidRPr="00676FA3">
                          <w:rPr>
                            <w:rFonts w:asciiTheme="minorHAnsi" w:hAnsiTheme="minorHAnsi" w:cstheme="minorHAnsi"/>
                            <w:color w:val="FF0000"/>
                            <w:sz w:val="20"/>
                            <w:szCs w:val="20"/>
                          </w:rPr>
                          <w:t xml:space="preserve"> out </w:t>
                        </w:r>
                        <w:r w:rsidR="00520C0A">
                          <w:rPr>
                            <w:rFonts w:asciiTheme="minorHAnsi" w:hAnsiTheme="minorHAnsi" w:cstheme="minorHAnsi"/>
                            <w:color w:val="FF0000"/>
                            <w:sz w:val="20"/>
                            <w:szCs w:val="20"/>
                          </w:rPr>
                          <w:t xml:space="preserve">they </w:t>
                        </w:r>
                        <w:r w:rsidRPr="00676FA3">
                          <w:rPr>
                            <w:rFonts w:asciiTheme="minorHAnsi" w:hAnsiTheme="minorHAnsi" w:cstheme="minorHAnsi"/>
                            <w:color w:val="FF0000"/>
                            <w:sz w:val="20"/>
                            <w:szCs w:val="20"/>
                            <w:u w:val="single"/>
                          </w:rPr>
                          <w:t>could not graduate</w:t>
                        </w:r>
                        <w:r w:rsidRPr="00676FA3">
                          <w:rPr>
                            <w:rFonts w:asciiTheme="minorHAnsi" w:hAnsiTheme="minorHAnsi" w:cstheme="minorHAnsi"/>
                            <w:color w:val="FF0000"/>
                            <w:sz w:val="20"/>
                            <w:szCs w:val="20"/>
                          </w:rPr>
                          <w:t xml:space="preserve">. </w:t>
                        </w:r>
                      </w:p>
                      <w:p w14:paraId="56EAF22C"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ISSS needs to cancel the COL I-20. </w:t>
                        </w:r>
                      </w:p>
                      <w:p w14:paraId="0E59717B" w14:textId="4EC9AC14"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 xml:space="preserve">The cancellation can </w:t>
                        </w:r>
                        <w:r w:rsidR="00F9212B" w:rsidRPr="00FC4985">
                          <w:rPr>
                            <w:rFonts w:asciiTheme="minorHAnsi" w:hAnsiTheme="minorHAnsi" w:cstheme="minorHAnsi"/>
                            <w:color w:val="1F3864" w:themeColor="accent1" w:themeShade="80"/>
                            <w:sz w:val="20"/>
                            <w:szCs w:val="20"/>
                          </w:rPr>
                          <w:t>happen</w:t>
                        </w:r>
                        <w:r w:rsidRPr="00FC4985">
                          <w:rPr>
                            <w:rFonts w:asciiTheme="minorHAnsi" w:hAnsiTheme="minorHAnsi" w:cstheme="minorHAnsi"/>
                            <w:color w:val="1F3864" w:themeColor="accent1" w:themeShade="80"/>
                            <w:sz w:val="20"/>
                            <w:szCs w:val="20"/>
                          </w:rPr>
                          <w:t xml:space="preserve"> only by going back to the active record. In the “menu”, choose “cancel change </w:t>
                        </w:r>
                        <w:r w:rsidR="00520C0A">
                          <w:rPr>
                            <w:rFonts w:asciiTheme="minorHAnsi" w:hAnsiTheme="minorHAnsi" w:cstheme="minorHAnsi"/>
                            <w:color w:val="1F3864" w:themeColor="accent1" w:themeShade="80"/>
                            <w:sz w:val="20"/>
                            <w:szCs w:val="20"/>
                          </w:rPr>
                          <w:t xml:space="preserve">of </w:t>
                        </w:r>
                        <w:r w:rsidRPr="00FC4985">
                          <w:rPr>
                            <w:rFonts w:asciiTheme="minorHAnsi" w:hAnsiTheme="minorHAnsi" w:cstheme="minorHAnsi"/>
                            <w:color w:val="1F3864" w:themeColor="accent1" w:themeShade="80"/>
                            <w:sz w:val="20"/>
                            <w:szCs w:val="20"/>
                          </w:rPr>
                          <w:t xml:space="preserve">Education Level” link to deactivate the COL. </w:t>
                        </w:r>
                      </w:p>
                    </w:txbxContent>
                  </v:textbox>
                </v:roundrect>
                <v:shape id="AutoShape 19" o:spid="_x0000_s1110" type="#_x0000_t32" style="position:absolute;left:35242;top:40767;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">
                  <v:stroke endarrow="block"/>
                </v:shape>
                <v:shape id="AutoShape 19" o:spid="_x0000_s1111" type="#_x0000_t32" style="position:absolute;left:15176;top:65151;width:3302;height:24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">
                  <v:stroke endarrow="block"/>
                </v:shape>
                <v:shape id="AutoShape 20" o:spid="_x0000_s1112" type="#_x0000_t32" style="position:absolute;left:63627;top:34163;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">
                  <v:stroke endarrow="block"/>
                </v:shape>
                <v:shape id="AutoShape 19" o:spid="_x0000_s1113" type="#_x0000_t32" style="position:absolute;left:36449;top:53911;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">
                  <v:stroke endarrow="block"/>
                </v:shape>
                <v:roundrect id="AutoShape 4" o:spid="_x0000_s1114" style="position:absolute;left:19304;top:67437;width:26479;height:80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">
                  <v:textbox>
                    <w:txbxContent>
                      <w:p w14:paraId="56A09743" w14:textId="77777777" w:rsidR="00E86661" w:rsidRPr="00FC4985" w:rsidRDefault="00E86661" w:rsidP="00E86661">
                        <w:pPr>
                          <w:rPr>
                            <w:rFonts w:asciiTheme="minorHAnsi" w:hAnsiTheme="minorHAnsi" w:cstheme="minorHAnsi"/>
                            <w:color w:val="1F3864" w:themeColor="accent1" w:themeShade="80"/>
                            <w:sz w:val="20"/>
                            <w:szCs w:val="20"/>
                          </w:rPr>
                        </w:pPr>
                        <w:r w:rsidRPr="00FC4985">
                          <w:rPr>
                            <w:rFonts w:asciiTheme="minorHAnsi" w:hAnsiTheme="minorHAnsi" w:cstheme="minorHAnsi"/>
                            <w:color w:val="1F3864" w:themeColor="accent1" w:themeShade="80"/>
                            <w:sz w:val="20"/>
                            <w:szCs w:val="20"/>
                          </w:rPr>
                          <w:t>After the new semester begins student must complete immigration registration and we will activate the new initial record. No continued attendance I-20 is needed.</w:t>
                        </w:r>
                      </w:p>
                      <w:p w14:paraId="69D7D25C" w14:textId="77777777" w:rsidR="00E86661" w:rsidRDefault="00E86661" w:rsidP="00E86661"/>
                    </w:txbxContent>
                  </v:textbox>
                </v:roundrect>
                <v:shape id="AutoShape 19" o:spid="_x0000_s1115" type="#_x0000_t32" style="position:absolute;left:16129;top:4064;width:5111;height:2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">
                  <v:stroke endarrow="block"/>
                </v:shape>
                <v:shape id="AutoShape 20" o:spid="_x0000_s1116" type="#_x0000_t32" style="position:absolute;left:62928;top:12192;width:64;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">
                  <v:stroke endarrow="block"/>
                </v:shape>
                <w10:wrap anchorx="page"/>
              </v:group>
            </w:pict>
          </mc:Fallback>
        </mc:AlternateContent>
      </w:r>
      <w:r w:rsidR="00E86661">
        <w:rPr>
          <w:rFonts w:asciiTheme="majorHAnsi" w:hAnsiTheme="majorHAnsi"/>
        </w:rPr>
        <w:tab/>
      </w:r>
    </w:p>
    <w:p w14:paraId="44FA43B7" w14:textId="79C95F31" w:rsidR="00E86661" w:rsidRDefault="00E86661" w:rsidP="00E86661">
      <w:pPr>
        <w:jc w:val="center"/>
        <w:rPr>
          <w:rFonts w:asciiTheme="majorHAnsi" w:hAnsiTheme="majorHAnsi"/>
        </w:rPr>
      </w:pPr>
    </w:p>
    <w:p w14:paraId="5004A2B7" w14:textId="5B95055D" w:rsidR="00E86661" w:rsidRDefault="00E86661" w:rsidP="00E86661">
      <w:pPr>
        <w:jc w:val="center"/>
        <w:rPr>
          <w:rFonts w:asciiTheme="majorHAnsi" w:hAnsiTheme="majorHAnsi"/>
        </w:rPr>
      </w:pPr>
    </w:p>
    <w:p w14:paraId="5CE31B26" w14:textId="01574C77" w:rsidR="00E86661" w:rsidRDefault="00E86661" w:rsidP="00E86661">
      <w:pPr>
        <w:jc w:val="center"/>
        <w:rPr>
          <w:rFonts w:asciiTheme="majorHAnsi" w:hAnsiTheme="majorHAnsi"/>
        </w:rPr>
      </w:pPr>
    </w:p>
    <w:p w14:paraId="0F956463" w14:textId="500D8287" w:rsidR="00E86661" w:rsidRDefault="00E86661" w:rsidP="00E86661">
      <w:pPr>
        <w:jc w:val="center"/>
        <w:rPr>
          <w:rFonts w:asciiTheme="majorHAnsi" w:hAnsiTheme="majorHAnsi"/>
        </w:rPr>
      </w:pPr>
    </w:p>
    <w:p w14:paraId="7138ECCC" w14:textId="77777777" w:rsidR="00E86661" w:rsidRDefault="00E86661" w:rsidP="00E86661">
      <w:pPr>
        <w:jc w:val="center"/>
        <w:rPr>
          <w:rFonts w:asciiTheme="majorHAnsi" w:hAnsiTheme="majorHAnsi"/>
        </w:rPr>
      </w:pPr>
    </w:p>
    <w:p w14:paraId="2FE14F36" w14:textId="226EA350" w:rsidR="00E86661" w:rsidRDefault="00E86661" w:rsidP="00E86661">
      <w:pPr>
        <w:jc w:val="center"/>
        <w:rPr>
          <w:rFonts w:asciiTheme="majorHAnsi" w:hAnsiTheme="majorHAnsi"/>
        </w:rPr>
      </w:pPr>
      <w:r>
        <w:rPr>
          <w:rFonts w:asciiTheme="majorHAnsi" w:hAnsiTheme="majorHAnsi"/>
          <w:noProof/>
        </w:rPr>
        <mc:AlternateContent>
          <mc:Choice Requires="wps">
            <w:drawing>
              <wp:anchor distT="0" distB="0" distL="114300" distR="114300" simplePos="0" relativeHeight="251658243" behindDoc="0" locked="0" layoutInCell="1" allowOverlap="1" wp14:anchorId="73FAE2F4" wp14:editId="6B8EA88B">
                <wp:simplePos x="0" y="0"/>
                <wp:positionH relativeFrom="column">
                  <wp:posOffset>8020050</wp:posOffset>
                </wp:positionH>
                <wp:positionV relativeFrom="paragraph">
                  <wp:posOffset>132715</wp:posOffset>
                </wp:positionV>
                <wp:extent cx="0" cy="257175"/>
                <wp:effectExtent l="57150" t="9525" r="57150" b="19050"/>
                <wp:wrapNone/>
                <wp:docPr id="201" name="Straight Arrow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48A42CE" id="Straight Arrow Connector 201" o:spid="_x0000_s1026" type="#_x0000_t32" style="position:absolute;margin-left:631.5pt;margin-top:10.45pt;width:0;height:20.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jAOygEAAHcDAAAOAAAAZHJzL2Uyb0RvYy54bWysU01v2zAMvQ/YfxB0X5wEyLo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">
                <v:stroke endarrow="block"/>
              </v:shape>
            </w:pict>
          </mc:Fallback>
        </mc:AlternateContent>
      </w:r>
      <w:commentRangeStart w:id="187"/>
      <w:commentRangeEnd w:id="187"/>
      <w:r w:rsidR="00C35564">
        <w:rPr>
          <w:rStyle w:val="CommentReference"/>
        </w:rPr>
        <w:commentReference w:id="187"/>
      </w:r>
    </w:p>
    <w:p w14:paraId="71A8A341" w14:textId="00E6BB96" w:rsidR="00E86661" w:rsidRDefault="00E86661" w:rsidP="00E86661">
      <w:pPr>
        <w:jc w:val="center"/>
        <w:rPr>
          <w:rFonts w:asciiTheme="majorHAnsi" w:hAnsiTheme="majorHAnsi"/>
        </w:rPr>
      </w:pPr>
    </w:p>
    <w:p w14:paraId="6D8BF03E" w14:textId="77777777" w:rsidR="00E86661" w:rsidRDefault="00E86661" w:rsidP="00E86661">
      <w:pPr>
        <w:jc w:val="center"/>
        <w:rPr>
          <w:rFonts w:asciiTheme="majorHAnsi" w:hAnsiTheme="majorHAnsi"/>
        </w:rPr>
      </w:pPr>
    </w:p>
    <w:p w14:paraId="2C8C6FA3" w14:textId="410B18FD" w:rsidR="00E86661" w:rsidRDefault="00E86661" w:rsidP="00E86661">
      <w:pPr>
        <w:jc w:val="center"/>
        <w:rPr>
          <w:rFonts w:asciiTheme="majorHAnsi" w:hAnsiTheme="majorHAnsi"/>
        </w:rPr>
      </w:pPr>
    </w:p>
    <w:p w14:paraId="22A39676" w14:textId="5E4A0A7D" w:rsidR="00E86661" w:rsidRDefault="00E86661" w:rsidP="00E86661">
      <w:pPr>
        <w:jc w:val="center"/>
        <w:rPr>
          <w:rFonts w:asciiTheme="majorHAnsi" w:hAnsiTheme="majorHAnsi"/>
        </w:rPr>
      </w:pPr>
    </w:p>
    <w:p w14:paraId="78CFE2F6" w14:textId="76983022" w:rsidR="00E86661" w:rsidRDefault="00E86661" w:rsidP="00E86661">
      <w:pPr>
        <w:jc w:val="center"/>
        <w:rPr>
          <w:rFonts w:asciiTheme="majorHAnsi" w:hAnsiTheme="majorHAnsi"/>
        </w:rPr>
      </w:pPr>
    </w:p>
    <w:p w14:paraId="5A42FD1D" w14:textId="76FBD7B4" w:rsidR="00E86661" w:rsidRDefault="00E86661" w:rsidP="00E86661">
      <w:pPr>
        <w:jc w:val="center"/>
        <w:rPr>
          <w:rFonts w:asciiTheme="majorHAnsi" w:hAnsiTheme="majorHAnsi"/>
        </w:rPr>
      </w:pPr>
    </w:p>
    <w:p w14:paraId="56F52437" w14:textId="563F6341" w:rsidR="00E86661" w:rsidRDefault="00E86661" w:rsidP="00E86661">
      <w:pPr>
        <w:jc w:val="center"/>
        <w:rPr>
          <w:rFonts w:asciiTheme="majorHAnsi" w:hAnsiTheme="majorHAnsi"/>
        </w:rPr>
      </w:pPr>
    </w:p>
    <w:p w14:paraId="157B344A" w14:textId="77777777" w:rsidR="00E86661" w:rsidRDefault="00E86661" w:rsidP="00E86661">
      <w:pPr>
        <w:jc w:val="center"/>
        <w:rPr>
          <w:rFonts w:asciiTheme="majorHAnsi" w:hAnsiTheme="majorHAnsi"/>
        </w:rPr>
      </w:pPr>
    </w:p>
    <w:p w14:paraId="3291BA59" w14:textId="77777777" w:rsidR="00E86661" w:rsidRDefault="00E86661" w:rsidP="00E86661">
      <w:pPr>
        <w:jc w:val="center"/>
        <w:rPr>
          <w:rFonts w:asciiTheme="majorHAnsi" w:hAnsiTheme="majorHAnsi"/>
        </w:rPr>
      </w:pPr>
    </w:p>
    <w:p w14:paraId="1BA6BC67" w14:textId="353E86A9" w:rsidR="00E86661" w:rsidRDefault="00E86661" w:rsidP="00E86661">
      <w:pPr>
        <w:jc w:val="center"/>
        <w:rPr>
          <w:rFonts w:asciiTheme="majorHAnsi" w:hAnsiTheme="majorHAnsi"/>
        </w:rPr>
      </w:pPr>
    </w:p>
    <w:p w14:paraId="66968D9D" w14:textId="77777777" w:rsidR="00E86661" w:rsidRDefault="00E86661" w:rsidP="00E86661">
      <w:pPr>
        <w:jc w:val="center"/>
        <w:rPr>
          <w:rFonts w:asciiTheme="majorHAnsi" w:hAnsiTheme="majorHAnsi"/>
        </w:rPr>
      </w:pPr>
    </w:p>
    <w:p w14:paraId="38C3A3D7" w14:textId="77777777" w:rsidR="00E86661" w:rsidRDefault="00E86661" w:rsidP="00E86661">
      <w:pPr>
        <w:rPr>
          <w:rFonts w:asciiTheme="majorHAnsi" w:hAnsiTheme="majorHAnsi"/>
        </w:rPr>
      </w:pPr>
    </w:p>
    <w:p w14:paraId="447146D9" w14:textId="57BFDEA8" w:rsidR="00E86661" w:rsidRDefault="00E86661" w:rsidP="00E86661">
      <w:pPr>
        <w:jc w:val="center"/>
        <w:rPr>
          <w:rFonts w:asciiTheme="majorHAnsi" w:hAnsiTheme="majorHAnsi"/>
        </w:rPr>
      </w:pPr>
    </w:p>
    <w:p w14:paraId="48B7C135" w14:textId="1F11C17A" w:rsidR="00E86661" w:rsidRDefault="00E86661" w:rsidP="00E86661">
      <w:pPr>
        <w:jc w:val="center"/>
        <w:rPr>
          <w:rFonts w:asciiTheme="majorHAnsi" w:hAnsiTheme="majorHAnsi"/>
        </w:rPr>
      </w:pPr>
    </w:p>
    <w:p w14:paraId="4C7BE7F1" w14:textId="77777777" w:rsidR="00E86661" w:rsidRDefault="00E86661" w:rsidP="00E86661"/>
    <w:p w14:paraId="5CAEEFF3" w14:textId="77777777" w:rsidR="00CC0DF5" w:rsidRPr="00CC0DF5" w:rsidRDefault="00CC0DF5" w:rsidP="00CC0DF5">
      <w:pPr>
        <w:pStyle w:val="Normal2"/>
        <w:ind w:left="0"/>
      </w:pPr>
    </w:p>
    <w:p w14:paraId="5632A592" w14:textId="543BC9F1" w:rsidR="00100D12" w:rsidRDefault="00100D12" w:rsidP="00B65AA4">
      <w:pPr>
        <w:pStyle w:val="Heading2"/>
      </w:pPr>
      <w:bookmarkStart w:id="188" w:name="_Toc77246678"/>
      <w:r>
        <w:t xml:space="preserve">4.4 </w:t>
      </w:r>
      <w:r w:rsidR="009B2CB8">
        <w:t>Dual Degrees</w:t>
      </w:r>
      <w:bookmarkEnd w:id="188"/>
    </w:p>
    <w:p w14:paraId="7813793C"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lang w:bidi="ar-SA"/>
        </w:rPr>
      </w:pPr>
      <w:r w:rsidRPr="00D51EB8">
        <w:rPr>
          <w:rFonts w:asciiTheme="minorHAnsi" w:eastAsiaTheme="minorHAnsi" w:hAnsiTheme="minorHAnsi" w:cstheme="minorHAnsi"/>
          <w:b/>
          <w:bCs/>
          <w:color w:val="002060"/>
          <w:szCs w:val="24"/>
          <w:lang w:bidi="ar-SA"/>
        </w:rPr>
        <w:t>WCL</w:t>
      </w:r>
      <w:r w:rsidRPr="00D51EB8">
        <w:rPr>
          <w:rFonts w:asciiTheme="minorHAnsi" w:eastAsiaTheme="minorHAnsi" w:hAnsiTheme="minorHAnsi" w:cstheme="minorHAnsi"/>
          <w:color w:val="002060"/>
          <w:szCs w:val="24"/>
          <w:lang w:bidi="ar-SA"/>
        </w:rPr>
        <w:t xml:space="preserve">, </w:t>
      </w:r>
      <w:r w:rsidRPr="00D51EB8">
        <w:rPr>
          <w:rFonts w:asciiTheme="minorHAnsi" w:eastAsiaTheme="minorHAnsi" w:hAnsiTheme="minorHAnsi" w:cstheme="minorHAnsi"/>
          <w:b/>
          <w:bCs/>
          <w:color w:val="002060"/>
          <w:szCs w:val="24"/>
          <w:lang w:bidi="ar-SA"/>
        </w:rPr>
        <w:t>SIS and SPA Dual Degree Programs:</w:t>
      </w:r>
    </w:p>
    <w:p w14:paraId="1E1EEAAF" w14:textId="6CD36FBF"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lang w:bidi="ar-SA"/>
        </w:rPr>
      </w:pPr>
      <w:r w:rsidRPr="00D51EB8">
        <w:rPr>
          <w:rFonts w:asciiTheme="minorHAnsi" w:eastAsiaTheme="minorHAnsi" w:hAnsiTheme="minorHAnsi" w:cstheme="minorHAnsi"/>
          <w:b/>
          <w:bCs/>
          <w:color w:val="002060"/>
          <w:szCs w:val="24"/>
          <w:lang w:bidi="ar-SA"/>
        </w:rPr>
        <w:t xml:space="preserve">JD/MA, LLM/MIS, JD/MPA or MPP, LLM/MPA or MPP </w:t>
      </w:r>
    </w:p>
    <w:p w14:paraId="231E0707"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52006E02"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r w:rsidRPr="00D51EB8">
        <w:rPr>
          <w:rFonts w:asciiTheme="minorHAnsi" w:eastAsiaTheme="minorHAnsi" w:hAnsiTheme="minorHAnsi" w:cstheme="minorHAnsi"/>
          <w:b/>
          <w:bCs/>
          <w:color w:val="002060"/>
          <w:szCs w:val="24"/>
          <w:u w:val="single"/>
          <w:lang w:bidi="ar-SA"/>
        </w:rPr>
        <w:t>For students who apply and are admitted to the dual degree at the time of initial application:</w:t>
      </w:r>
    </w:p>
    <w:p w14:paraId="75893417"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u w:val="single"/>
          <w:lang w:bidi="ar-SA"/>
        </w:rPr>
      </w:pPr>
    </w:p>
    <w:p w14:paraId="2BA04FBE"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1.The school where the student is going to start the program will make a note in the comments</w:t>
      </w:r>
    </w:p>
    <w:p w14:paraId="401FE964"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 field of the PIIRF that the student has been admitted to a dual degree program.</w:t>
      </w:r>
    </w:p>
    <w:p w14:paraId="2349721A"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53AB21F1"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2. ISSS office will issue an I-20 with both programs indicated in the I-20.</w:t>
      </w:r>
    </w:p>
    <w:p w14:paraId="6741F3DD"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683552E7" w14:textId="7D73EB86"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3.The dual degree is indicated </w:t>
      </w:r>
      <w:r w:rsidR="00D626BC">
        <w:rPr>
          <w:rFonts w:asciiTheme="minorHAnsi" w:eastAsiaTheme="minorHAnsi" w:hAnsiTheme="minorHAnsi" w:cstheme="minorHAnsi"/>
          <w:color w:val="002060"/>
          <w:szCs w:val="24"/>
          <w:lang w:bidi="ar-SA"/>
        </w:rPr>
        <w:t>in</w:t>
      </w:r>
      <w:r w:rsidRPr="00D51EB8">
        <w:rPr>
          <w:rFonts w:asciiTheme="minorHAnsi" w:eastAsiaTheme="minorHAnsi" w:hAnsiTheme="minorHAnsi" w:cstheme="minorHAnsi"/>
          <w:color w:val="002060"/>
          <w:szCs w:val="24"/>
          <w:lang w:bidi="ar-SA"/>
        </w:rPr>
        <w:t xml:space="preserve"> the I-20 remarks.</w:t>
      </w:r>
    </w:p>
    <w:p w14:paraId="60BA5E27"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68BAF022"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u w:val="single"/>
          <w:lang w:bidi="ar-SA"/>
        </w:rPr>
      </w:pPr>
      <w:r w:rsidRPr="00D51EB8">
        <w:rPr>
          <w:rFonts w:asciiTheme="minorHAnsi" w:eastAsiaTheme="minorHAnsi" w:hAnsiTheme="minorHAnsi" w:cstheme="minorHAnsi"/>
          <w:color w:val="002060"/>
          <w:szCs w:val="24"/>
          <w:lang w:bidi="ar-SA"/>
        </w:rPr>
        <w:t>4.The length of the program will be as below:</w:t>
      </w:r>
      <w:r w:rsidRPr="00D51EB8">
        <w:rPr>
          <w:rFonts w:asciiTheme="minorHAnsi" w:eastAsiaTheme="minorHAnsi" w:hAnsiTheme="minorHAnsi" w:cstheme="minorHAnsi"/>
          <w:color w:val="002060"/>
          <w:szCs w:val="24"/>
          <w:u w:val="single"/>
          <w:lang w:bidi="ar-SA"/>
        </w:rPr>
        <w:t xml:space="preserve"> </w:t>
      </w:r>
    </w:p>
    <w:p w14:paraId="669B2CC1" w14:textId="77777777" w:rsidR="001E70D8" w:rsidRPr="00D51EB8" w:rsidRDefault="001E70D8" w:rsidP="001E70D8">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6A10D13C" w14:textId="77777777" w:rsidR="001E70D8" w:rsidRPr="00D51EB8" w:rsidRDefault="001E70D8">
      <w:pPr>
        <w:pStyle w:val="ListParagraph"/>
        <w:keepLines w:val="0"/>
        <w:numPr>
          <w:ilvl w:val="0"/>
          <w:numId w:val="6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For the </w:t>
      </w:r>
      <w:r w:rsidRPr="00D51EB8">
        <w:rPr>
          <w:rFonts w:asciiTheme="minorHAnsi" w:eastAsiaTheme="minorHAnsi" w:hAnsiTheme="minorHAnsi" w:cstheme="minorHAnsi"/>
          <w:b/>
          <w:bCs/>
          <w:color w:val="002060"/>
          <w:szCs w:val="24"/>
          <w:lang w:bidi="ar-SA"/>
        </w:rPr>
        <w:t>LLM Programs</w:t>
      </w:r>
      <w:r w:rsidRPr="00D51EB8">
        <w:rPr>
          <w:rFonts w:asciiTheme="minorHAnsi" w:eastAsiaTheme="minorHAnsi" w:hAnsiTheme="minorHAnsi" w:cstheme="minorHAnsi"/>
          <w:color w:val="002060"/>
          <w:szCs w:val="24"/>
          <w:lang w:bidi="ar-SA"/>
        </w:rPr>
        <w:t xml:space="preserve"> this will mean issuing an I-20 for the entire length of the dual degree program. (Combining both programs).</w:t>
      </w:r>
    </w:p>
    <w:p w14:paraId="2237E4EF" w14:textId="77777777" w:rsidR="001E70D8" w:rsidRPr="00D51EB8" w:rsidRDefault="001E70D8">
      <w:pPr>
        <w:pStyle w:val="ListParagraph"/>
        <w:keepLines w:val="0"/>
        <w:numPr>
          <w:ilvl w:val="0"/>
          <w:numId w:val="6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Students enrolled in the LLM program will graduate from both programs once all courses and requirements are completed. </w:t>
      </w:r>
    </w:p>
    <w:p w14:paraId="55565B25"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6CF38EBA" w14:textId="57356296" w:rsidR="001E70D8" w:rsidRPr="00D51EB8" w:rsidRDefault="001E70D8">
      <w:pPr>
        <w:pStyle w:val="ListParagraph"/>
        <w:keepLines w:val="0"/>
        <w:numPr>
          <w:ilvl w:val="0"/>
          <w:numId w:val="6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For the </w:t>
      </w:r>
      <w:r w:rsidRPr="00D51EB8">
        <w:rPr>
          <w:rFonts w:asciiTheme="minorHAnsi" w:eastAsiaTheme="minorHAnsi" w:hAnsiTheme="minorHAnsi" w:cstheme="minorHAnsi"/>
          <w:b/>
          <w:bCs/>
          <w:color w:val="002060"/>
          <w:szCs w:val="24"/>
          <w:lang w:bidi="ar-SA"/>
        </w:rPr>
        <w:t>JD programs</w:t>
      </w:r>
      <w:r w:rsidRPr="00D51EB8">
        <w:rPr>
          <w:rFonts w:asciiTheme="minorHAnsi" w:eastAsiaTheme="minorHAnsi" w:hAnsiTheme="minorHAnsi" w:cstheme="minorHAnsi"/>
          <w:color w:val="002060"/>
          <w:szCs w:val="24"/>
          <w:lang w:bidi="ar-SA"/>
        </w:rPr>
        <w:t xml:space="preserve">, we will shorten the I-20 for purposes of the bar exam and the I-20 for that program will end. </w:t>
      </w:r>
    </w:p>
    <w:p w14:paraId="56B7722D" w14:textId="63D58F54" w:rsidR="001E70D8" w:rsidRPr="00D51EB8" w:rsidRDefault="001E70D8">
      <w:pPr>
        <w:pStyle w:val="ListParagraph"/>
        <w:keepLines w:val="0"/>
        <w:numPr>
          <w:ilvl w:val="0"/>
          <w:numId w:val="63"/>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 xml:space="preserve">Around 6 months prior to the completion of the first program, </w:t>
      </w:r>
      <w:proofErr w:type="gramStart"/>
      <w:r w:rsidRPr="00D51EB8">
        <w:rPr>
          <w:rFonts w:asciiTheme="minorHAnsi" w:eastAsiaTheme="minorHAnsi" w:hAnsiTheme="minorHAnsi" w:cstheme="minorHAnsi"/>
          <w:color w:val="002060"/>
          <w:szCs w:val="24"/>
          <w:lang w:bidi="ar-SA"/>
        </w:rPr>
        <w:t>student</w:t>
      </w:r>
      <w:proofErr w:type="gramEnd"/>
      <w:r w:rsidRPr="00D51EB8">
        <w:rPr>
          <w:rFonts w:asciiTheme="minorHAnsi" w:eastAsiaTheme="minorHAnsi" w:hAnsiTheme="minorHAnsi" w:cstheme="minorHAnsi"/>
          <w:color w:val="002060"/>
          <w:szCs w:val="24"/>
          <w:lang w:bidi="ar-SA"/>
        </w:rPr>
        <w:t xml:space="preserve"> will work with the </w:t>
      </w:r>
      <w:proofErr w:type="gramStart"/>
      <w:r w:rsidRPr="00D51EB8">
        <w:rPr>
          <w:rFonts w:asciiTheme="minorHAnsi" w:eastAsiaTheme="minorHAnsi" w:hAnsiTheme="minorHAnsi" w:cstheme="minorHAnsi"/>
          <w:color w:val="002060"/>
          <w:szCs w:val="24"/>
          <w:lang w:bidi="ar-SA"/>
        </w:rPr>
        <w:t>second</w:t>
      </w:r>
      <w:r w:rsidR="00820DA1">
        <w:rPr>
          <w:rFonts w:asciiTheme="minorHAnsi" w:eastAsiaTheme="minorHAnsi" w:hAnsiTheme="minorHAnsi" w:cstheme="minorHAnsi"/>
          <w:color w:val="002060"/>
          <w:szCs w:val="24"/>
          <w:lang w:bidi="ar-SA"/>
        </w:rPr>
        <w:t xml:space="preserve"> </w:t>
      </w:r>
      <w:r w:rsidRPr="00D51EB8">
        <w:rPr>
          <w:rFonts w:asciiTheme="minorHAnsi" w:eastAsiaTheme="minorHAnsi" w:hAnsiTheme="minorHAnsi" w:cstheme="minorHAnsi"/>
          <w:color w:val="002060"/>
          <w:szCs w:val="24"/>
          <w:lang w:bidi="ar-SA"/>
        </w:rPr>
        <w:t>degree</w:t>
      </w:r>
      <w:proofErr w:type="gramEnd"/>
      <w:r w:rsidRPr="00D51EB8">
        <w:rPr>
          <w:rFonts w:asciiTheme="minorHAnsi" w:eastAsiaTheme="minorHAnsi" w:hAnsiTheme="minorHAnsi" w:cstheme="minorHAnsi"/>
          <w:color w:val="002060"/>
          <w:szCs w:val="24"/>
          <w:lang w:bidi="ar-SA"/>
        </w:rPr>
        <w:t xml:space="preserve"> program to request a new COL I-20. </w:t>
      </w:r>
    </w:p>
    <w:p w14:paraId="56A404E2"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6D5C3873"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05EE98A1"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r w:rsidRPr="00D51EB8">
        <w:rPr>
          <w:rFonts w:asciiTheme="minorHAnsi" w:eastAsiaTheme="minorHAnsi" w:hAnsiTheme="minorHAnsi" w:cstheme="minorHAnsi"/>
          <w:b/>
          <w:bCs/>
          <w:color w:val="002060"/>
          <w:szCs w:val="24"/>
          <w:u w:val="single"/>
          <w:lang w:bidi="ar-SA"/>
        </w:rPr>
        <w:t xml:space="preserve">For students who apply and are admitted for the dual degree </w:t>
      </w:r>
      <w:r w:rsidRPr="00D51EB8">
        <w:rPr>
          <w:rFonts w:asciiTheme="minorHAnsi" w:eastAsiaTheme="minorHAnsi" w:hAnsiTheme="minorHAnsi" w:cstheme="minorHAnsi"/>
          <w:b/>
          <w:bCs/>
          <w:i/>
          <w:iCs/>
          <w:color w:val="002060"/>
          <w:szCs w:val="24"/>
          <w:u w:val="single"/>
          <w:lang w:bidi="ar-SA"/>
        </w:rPr>
        <w:t xml:space="preserve">after </w:t>
      </w:r>
      <w:r w:rsidRPr="00D51EB8">
        <w:rPr>
          <w:rFonts w:asciiTheme="minorHAnsi" w:eastAsiaTheme="minorHAnsi" w:hAnsiTheme="minorHAnsi" w:cstheme="minorHAnsi"/>
          <w:b/>
          <w:bCs/>
          <w:color w:val="002060"/>
          <w:szCs w:val="24"/>
          <w:u w:val="single"/>
          <w:lang w:bidi="ar-SA"/>
        </w:rPr>
        <w:t xml:space="preserve">they've already enrolled in the first degree of their dual program: </w:t>
      </w:r>
    </w:p>
    <w:p w14:paraId="2D620DEA"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u w:val="single"/>
          <w:lang w:bidi="ar-SA"/>
        </w:rPr>
      </w:pPr>
    </w:p>
    <w:p w14:paraId="4E150DF7" w14:textId="3155E0D2" w:rsidR="001E70D8" w:rsidRPr="00920320" w:rsidRDefault="001E70D8">
      <w:pPr>
        <w:pStyle w:val="ListParagraph"/>
        <w:keepLines w:val="0"/>
        <w:numPr>
          <w:ilvl w:val="0"/>
          <w:numId w:val="6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2-3 months before completion of the first program, the second program admission office</w:t>
      </w:r>
      <w:r w:rsidR="00820DA1">
        <w:rPr>
          <w:rFonts w:asciiTheme="minorHAnsi" w:eastAsiaTheme="minorHAnsi" w:hAnsiTheme="minorHAnsi" w:cstheme="minorHAnsi"/>
          <w:color w:val="002060"/>
          <w:szCs w:val="24"/>
          <w:lang w:bidi="ar-SA"/>
        </w:rPr>
        <w:t xml:space="preserve"> </w:t>
      </w:r>
      <w:r w:rsidRPr="00920320">
        <w:rPr>
          <w:rFonts w:asciiTheme="minorHAnsi" w:eastAsiaTheme="minorHAnsi" w:hAnsiTheme="minorHAnsi" w:cstheme="minorHAnsi"/>
          <w:color w:val="002060"/>
          <w:szCs w:val="24"/>
          <w:lang w:bidi="ar-SA"/>
        </w:rPr>
        <w:t xml:space="preserve">will work with </w:t>
      </w:r>
      <w:proofErr w:type="gramStart"/>
      <w:r w:rsidRPr="00920320">
        <w:rPr>
          <w:rFonts w:asciiTheme="minorHAnsi" w:eastAsiaTheme="minorHAnsi" w:hAnsiTheme="minorHAnsi" w:cstheme="minorHAnsi"/>
          <w:color w:val="002060"/>
          <w:szCs w:val="24"/>
          <w:lang w:bidi="ar-SA"/>
        </w:rPr>
        <w:t>student</w:t>
      </w:r>
      <w:proofErr w:type="gramEnd"/>
      <w:r w:rsidRPr="00920320">
        <w:rPr>
          <w:rFonts w:asciiTheme="minorHAnsi" w:eastAsiaTheme="minorHAnsi" w:hAnsiTheme="minorHAnsi" w:cstheme="minorHAnsi"/>
          <w:color w:val="002060"/>
          <w:szCs w:val="24"/>
          <w:lang w:bidi="ar-SA"/>
        </w:rPr>
        <w:t xml:space="preserve"> to obtain a </w:t>
      </w:r>
      <w:proofErr w:type="gramStart"/>
      <w:r w:rsidRPr="00920320">
        <w:rPr>
          <w:rFonts w:asciiTheme="minorHAnsi" w:eastAsiaTheme="minorHAnsi" w:hAnsiTheme="minorHAnsi" w:cstheme="minorHAnsi"/>
          <w:color w:val="002060"/>
          <w:szCs w:val="24"/>
          <w:lang w:bidi="ar-SA"/>
        </w:rPr>
        <w:t>second</w:t>
      </w:r>
      <w:proofErr w:type="gramEnd"/>
      <w:r w:rsidRPr="00920320">
        <w:rPr>
          <w:rFonts w:asciiTheme="minorHAnsi" w:eastAsiaTheme="minorHAnsi" w:hAnsiTheme="minorHAnsi" w:cstheme="minorHAnsi"/>
          <w:color w:val="002060"/>
          <w:szCs w:val="24"/>
          <w:lang w:bidi="ar-SA"/>
        </w:rPr>
        <w:t xml:space="preserve"> I-20 (change of level). </w:t>
      </w:r>
    </w:p>
    <w:p w14:paraId="18C594B3" w14:textId="333B59FC"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roofErr w:type="gramStart"/>
      <w:r w:rsidRPr="00D51EB8">
        <w:rPr>
          <w:rFonts w:asciiTheme="minorHAnsi" w:eastAsiaTheme="minorHAnsi" w:hAnsiTheme="minorHAnsi" w:cstheme="minorHAnsi"/>
          <w:color w:val="002060"/>
          <w:szCs w:val="24"/>
          <w:lang w:bidi="ar-SA"/>
        </w:rPr>
        <w:t>Student</w:t>
      </w:r>
      <w:proofErr w:type="gramEnd"/>
      <w:r w:rsidRPr="00D51EB8">
        <w:rPr>
          <w:rFonts w:asciiTheme="minorHAnsi" w:eastAsiaTheme="minorHAnsi" w:hAnsiTheme="minorHAnsi" w:cstheme="minorHAnsi"/>
          <w:color w:val="002060"/>
          <w:szCs w:val="24"/>
          <w:lang w:bidi="ar-SA"/>
        </w:rPr>
        <w:t xml:space="preserve"> will need to submit new CFIS form and financial document</w:t>
      </w:r>
      <w:r w:rsidR="00820DA1">
        <w:rPr>
          <w:rFonts w:asciiTheme="minorHAnsi" w:eastAsiaTheme="minorHAnsi" w:hAnsiTheme="minorHAnsi" w:cstheme="minorHAnsi"/>
          <w:color w:val="002060"/>
          <w:szCs w:val="24"/>
          <w:lang w:bidi="ar-SA"/>
        </w:rPr>
        <w:t>s</w:t>
      </w:r>
      <w:r w:rsidRPr="00D51EB8">
        <w:rPr>
          <w:rFonts w:asciiTheme="minorHAnsi" w:eastAsiaTheme="minorHAnsi" w:hAnsiTheme="minorHAnsi" w:cstheme="minorHAnsi"/>
          <w:color w:val="002060"/>
          <w:szCs w:val="24"/>
          <w:lang w:bidi="ar-SA"/>
        </w:rPr>
        <w:t xml:space="preserve"> to meet the financial obligation for the </w:t>
      </w:r>
      <w:proofErr w:type="gramStart"/>
      <w:r w:rsidRPr="00D51EB8">
        <w:rPr>
          <w:rFonts w:asciiTheme="minorHAnsi" w:eastAsiaTheme="minorHAnsi" w:hAnsiTheme="minorHAnsi" w:cstheme="minorHAnsi"/>
          <w:color w:val="002060"/>
          <w:szCs w:val="24"/>
          <w:lang w:bidi="ar-SA"/>
        </w:rPr>
        <w:t>second</w:t>
      </w:r>
      <w:r w:rsidR="00820DA1">
        <w:rPr>
          <w:rFonts w:asciiTheme="minorHAnsi" w:eastAsiaTheme="minorHAnsi" w:hAnsiTheme="minorHAnsi" w:cstheme="minorHAnsi"/>
          <w:color w:val="002060"/>
          <w:szCs w:val="24"/>
          <w:lang w:bidi="ar-SA"/>
        </w:rPr>
        <w:t xml:space="preserve"> </w:t>
      </w:r>
      <w:r w:rsidRPr="00D51EB8">
        <w:rPr>
          <w:rFonts w:asciiTheme="minorHAnsi" w:eastAsiaTheme="minorHAnsi" w:hAnsiTheme="minorHAnsi" w:cstheme="minorHAnsi"/>
          <w:color w:val="002060"/>
          <w:szCs w:val="24"/>
          <w:lang w:bidi="ar-SA"/>
        </w:rPr>
        <w:t>degree</w:t>
      </w:r>
      <w:proofErr w:type="gramEnd"/>
      <w:r w:rsidRPr="00D51EB8">
        <w:rPr>
          <w:rFonts w:asciiTheme="minorHAnsi" w:eastAsiaTheme="minorHAnsi" w:hAnsiTheme="minorHAnsi" w:cstheme="minorHAnsi"/>
          <w:color w:val="002060"/>
          <w:szCs w:val="24"/>
          <w:lang w:bidi="ar-SA"/>
        </w:rPr>
        <w:t xml:space="preserve"> program to the admission office. </w:t>
      </w:r>
    </w:p>
    <w:p w14:paraId="6EE653F1" w14:textId="0068D265"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COL PIIRF will need to be submitted by the admission unit of the new degree program.</w:t>
      </w:r>
    </w:p>
    <w:p w14:paraId="152F383E" w14:textId="77777777"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ISSS will issue a COL I-20.</w:t>
      </w:r>
    </w:p>
    <w:p w14:paraId="4F8D6762" w14:textId="77777777" w:rsidR="001E70D8" w:rsidRPr="00D51EB8" w:rsidRDefault="001E70D8" w:rsidP="001E70D8">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ind w:left="2880"/>
        <w:rPr>
          <w:rFonts w:asciiTheme="minorHAnsi" w:eastAsiaTheme="minorHAnsi" w:hAnsiTheme="minorHAnsi" w:cstheme="minorHAnsi"/>
          <w:color w:val="002060"/>
          <w:szCs w:val="24"/>
          <w:lang w:bidi="ar-SA"/>
        </w:rPr>
      </w:pPr>
    </w:p>
    <w:p w14:paraId="7EC3F1AA" w14:textId="77777777" w:rsidR="001E70D8" w:rsidRPr="00D51EB8" w:rsidRDefault="001E70D8" w:rsidP="001E70D8">
      <w:pPr>
        <w:pStyle w:val="Default"/>
        <w:rPr>
          <w:rFonts w:asciiTheme="minorHAnsi" w:hAnsiTheme="minorHAnsi" w:cstheme="minorHAnsi"/>
        </w:rPr>
      </w:pPr>
    </w:p>
    <w:p w14:paraId="3217922D" w14:textId="1421028B" w:rsidR="001E70D8" w:rsidRPr="00D51EB8" w:rsidRDefault="001E70D8" w:rsidP="001E70D8">
      <w:pPr>
        <w:pStyle w:val="Default"/>
        <w:rPr>
          <w:rFonts w:asciiTheme="minorHAnsi" w:hAnsiTheme="minorHAnsi" w:cstheme="minorHAnsi"/>
        </w:rPr>
      </w:pPr>
      <w:r w:rsidRPr="00D51EB8">
        <w:rPr>
          <w:rFonts w:asciiTheme="minorHAnsi" w:hAnsiTheme="minorHAnsi" w:cstheme="minorHAnsi"/>
        </w:rPr>
        <w:t xml:space="preserve"> </w:t>
      </w:r>
    </w:p>
    <w:p w14:paraId="4D4F9F30" w14:textId="77777777" w:rsidR="001E70D8" w:rsidRPr="00D51EB8" w:rsidRDefault="001E70D8" w:rsidP="001E70D8">
      <w:pPr>
        <w:pStyle w:val="Default"/>
        <w:rPr>
          <w:rFonts w:asciiTheme="minorHAnsi" w:hAnsiTheme="minorHAnsi" w:cstheme="minorHAnsi"/>
          <w:b/>
          <w:bCs/>
          <w:color w:val="002060"/>
        </w:rPr>
      </w:pPr>
    </w:p>
    <w:p w14:paraId="029AE249" w14:textId="77777777" w:rsidR="001E70D8" w:rsidRPr="00D51EB8" w:rsidRDefault="001E70D8" w:rsidP="001E70D8">
      <w:pPr>
        <w:pStyle w:val="Default"/>
        <w:rPr>
          <w:rFonts w:asciiTheme="minorHAnsi" w:hAnsiTheme="minorHAnsi" w:cstheme="minorHAnsi"/>
          <w:b/>
          <w:bCs/>
          <w:color w:val="002060"/>
        </w:rPr>
      </w:pPr>
      <w:r w:rsidRPr="00D51EB8">
        <w:rPr>
          <w:rFonts w:asciiTheme="minorHAnsi" w:hAnsiTheme="minorHAnsi" w:cstheme="minorHAnsi"/>
          <w:b/>
          <w:bCs/>
          <w:color w:val="002060"/>
        </w:rPr>
        <w:t>WCL and Kogod Dual Degree Programs:</w:t>
      </w:r>
    </w:p>
    <w:p w14:paraId="0AE7C8F0" w14:textId="77777777" w:rsidR="001E70D8" w:rsidRPr="00D51EB8" w:rsidRDefault="001E70D8" w:rsidP="001E70D8">
      <w:pPr>
        <w:pStyle w:val="Default"/>
        <w:rPr>
          <w:rFonts w:asciiTheme="minorHAnsi" w:hAnsiTheme="minorHAnsi" w:cstheme="minorHAnsi"/>
          <w:b/>
          <w:bCs/>
          <w:color w:val="002060"/>
        </w:rPr>
      </w:pPr>
      <w:r w:rsidRPr="00D51EB8">
        <w:rPr>
          <w:rFonts w:asciiTheme="minorHAnsi" w:hAnsiTheme="minorHAnsi" w:cstheme="minorHAnsi"/>
          <w:b/>
          <w:bCs/>
          <w:color w:val="002060"/>
        </w:rPr>
        <w:t xml:space="preserve"> JD/MBA and LLM/MBA </w:t>
      </w:r>
    </w:p>
    <w:p w14:paraId="79145E6D"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p>
    <w:p w14:paraId="1D77781F"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r w:rsidRPr="00D51EB8">
        <w:rPr>
          <w:rFonts w:asciiTheme="minorHAnsi" w:eastAsiaTheme="minorHAnsi" w:hAnsiTheme="minorHAnsi" w:cstheme="minorHAnsi"/>
          <w:b/>
          <w:bCs/>
          <w:color w:val="002060"/>
          <w:szCs w:val="24"/>
          <w:u w:val="single"/>
          <w:lang w:bidi="ar-SA"/>
        </w:rPr>
        <w:t xml:space="preserve">For students who are admitted to the dual degree at the time of initial application </w:t>
      </w:r>
    </w:p>
    <w:p w14:paraId="0B48039F" w14:textId="77777777" w:rsidR="001E70D8" w:rsidRPr="00D51EB8" w:rsidRDefault="001E70D8" w:rsidP="001E70D8">
      <w:pPr>
        <w:pStyle w:val="Default"/>
        <w:rPr>
          <w:rFonts w:asciiTheme="minorHAnsi" w:hAnsiTheme="minorHAnsi" w:cstheme="minorHAnsi"/>
          <w:color w:val="002060"/>
        </w:rPr>
      </w:pPr>
    </w:p>
    <w:p w14:paraId="64BFB3BD" w14:textId="77777777" w:rsidR="001E70D8" w:rsidRPr="00D51EB8" w:rsidRDefault="001E70D8" w:rsidP="001E70D8">
      <w:pPr>
        <w:pStyle w:val="Default"/>
        <w:rPr>
          <w:rFonts w:asciiTheme="minorHAnsi" w:hAnsiTheme="minorHAnsi" w:cstheme="minorHAnsi"/>
          <w:color w:val="002060"/>
        </w:rPr>
      </w:pPr>
      <w:r w:rsidRPr="00D51EB8">
        <w:rPr>
          <w:rFonts w:asciiTheme="minorHAnsi" w:hAnsiTheme="minorHAnsi" w:cstheme="minorHAnsi"/>
          <w:color w:val="002060"/>
        </w:rPr>
        <w:t xml:space="preserve">1. Dual degree students between the </w:t>
      </w:r>
      <w:r w:rsidRPr="00D51EB8">
        <w:rPr>
          <w:rFonts w:asciiTheme="minorHAnsi" w:hAnsiTheme="minorHAnsi" w:cstheme="minorHAnsi"/>
          <w:b/>
          <w:bCs/>
          <w:color w:val="002060"/>
        </w:rPr>
        <w:t>Law School and Kogod</w:t>
      </w:r>
      <w:r w:rsidRPr="00D51EB8">
        <w:rPr>
          <w:rFonts w:asciiTheme="minorHAnsi" w:hAnsiTheme="minorHAnsi" w:cstheme="minorHAnsi"/>
          <w:color w:val="002060"/>
        </w:rPr>
        <w:t xml:space="preserve"> are not permitted to graduate until all courses and requirements for both programs have been completed. </w:t>
      </w:r>
    </w:p>
    <w:p w14:paraId="295F56B8" w14:textId="77777777" w:rsidR="001E70D8" w:rsidRPr="00D51EB8" w:rsidRDefault="001E70D8" w:rsidP="001E70D8">
      <w:pPr>
        <w:pStyle w:val="Default"/>
        <w:rPr>
          <w:rFonts w:asciiTheme="minorHAnsi" w:hAnsiTheme="minorHAnsi" w:cstheme="minorHAnsi"/>
          <w:color w:val="002060"/>
        </w:rPr>
      </w:pPr>
    </w:p>
    <w:p w14:paraId="498E8A63" w14:textId="77777777" w:rsidR="001E70D8" w:rsidRPr="00D51EB8" w:rsidRDefault="001E70D8" w:rsidP="001E70D8">
      <w:pPr>
        <w:pStyle w:val="Default"/>
        <w:rPr>
          <w:rFonts w:asciiTheme="minorHAnsi" w:eastAsiaTheme="minorHAnsi" w:hAnsiTheme="minorHAnsi" w:cstheme="minorHAnsi"/>
          <w:color w:val="002060"/>
        </w:rPr>
      </w:pPr>
      <w:r w:rsidRPr="00D51EB8">
        <w:rPr>
          <w:rFonts w:asciiTheme="minorHAnsi" w:eastAsiaTheme="minorHAnsi" w:hAnsiTheme="minorHAnsi" w:cstheme="minorHAnsi"/>
          <w:color w:val="002060"/>
        </w:rPr>
        <w:t xml:space="preserve">2. The school where the student is going to start the program will make a note in the comments field of the PIIRF that the student is applying to a dual degree program. </w:t>
      </w:r>
    </w:p>
    <w:p w14:paraId="7C5FE4FB" w14:textId="77777777" w:rsidR="001E70D8" w:rsidRPr="00D51EB8" w:rsidRDefault="001E70D8" w:rsidP="001E70D8">
      <w:pPr>
        <w:pStyle w:val="Default"/>
        <w:rPr>
          <w:rFonts w:asciiTheme="minorHAnsi" w:eastAsiaTheme="minorHAnsi" w:hAnsiTheme="minorHAnsi" w:cstheme="minorHAnsi"/>
          <w:color w:val="002060"/>
        </w:rPr>
      </w:pPr>
    </w:p>
    <w:p w14:paraId="05E07C67" w14:textId="11945F8D" w:rsidR="001E70D8" w:rsidRPr="00D51EB8" w:rsidRDefault="001E70D8" w:rsidP="001E70D8">
      <w:pPr>
        <w:pStyle w:val="Default"/>
        <w:rPr>
          <w:rFonts w:asciiTheme="minorHAnsi" w:eastAsiaTheme="minorHAnsi" w:hAnsiTheme="minorHAnsi" w:cstheme="minorHAnsi"/>
          <w:color w:val="002060"/>
        </w:rPr>
      </w:pPr>
      <w:r w:rsidRPr="00D51EB8">
        <w:rPr>
          <w:rFonts w:asciiTheme="minorHAnsi" w:eastAsiaTheme="minorHAnsi" w:hAnsiTheme="minorHAnsi" w:cstheme="minorHAnsi"/>
          <w:color w:val="002060"/>
        </w:rPr>
        <w:t>3.</w:t>
      </w:r>
      <w:r w:rsidR="00655A6B">
        <w:rPr>
          <w:rFonts w:asciiTheme="minorHAnsi" w:eastAsiaTheme="minorHAnsi" w:hAnsiTheme="minorHAnsi" w:cstheme="minorHAnsi"/>
          <w:color w:val="002060"/>
        </w:rPr>
        <w:t xml:space="preserve"> </w:t>
      </w:r>
      <w:r w:rsidRPr="00D51EB8">
        <w:rPr>
          <w:rFonts w:asciiTheme="minorHAnsi" w:eastAsiaTheme="minorHAnsi" w:hAnsiTheme="minorHAnsi" w:cstheme="minorHAnsi"/>
          <w:color w:val="002060"/>
        </w:rPr>
        <w:t>The I-20 will be issued for the entire length of the program.</w:t>
      </w:r>
    </w:p>
    <w:p w14:paraId="101141C7" w14:textId="77777777" w:rsidR="001E70D8" w:rsidRPr="00D51EB8" w:rsidRDefault="001E70D8" w:rsidP="001E70D8">
      <w:pPr>
        <w:pStyle w:val="Default"/>
        <w:rPr>
          <w:rFonts w:asciiTheme="minorHAnsi" w:eastAsiaTheme="minorHAnsi" w:hAnsiTheme="minorHAnsi" w:cstheme="minorHAnsi"/>
          <w:color w:val="002060"/>
        </w:rPr>
      </w:pPr>
    </w:p>
    <w:p w14:paraId="01153847" w14:textId="77777777" w:rsidR="001E70D8" w:rsidRPr="00D51EB8" w:rsidRDefault="001E70D8" w:rsidP="001E70D8">
      <w:pPr>
        <w:pStyle w:val="Default"/>
        <w:rPr>
          <w:rFonts w:asciiTheme="minorHAnsi" w:eastAsiaTheme="minorHAnsi" w:hAnsiTheme="minorHAnsi" w:cstheme="minorHAnsi"/>
          <w:color w:val="002060"/>
        </w:rPr>
      </w:pPr>
      <w:r w:rsidRPr="00D51EB8">
        <w:rPr>
          <w:rFonts w:asciiTheme="minorHAnsi" w:eastAsiaTheme="minorHAnsi" w:hAnsiTheme="minorHAnsi" w:cstheme="minorHAnsi"/>
          <w:color w:val="002060"/>
        </w:rPr>
        <w:t>4.Both program CIP codes are included in the I-20.</w:t>
      </w:r>
    </w:p>
    <w:p w14:paraId="261CAC20" w14:textId="77777777" w:rsidR="001E70D8" w:rsidRPr="00D51EB8" w:rsidRDefault="001E70D8" w:rsidP="001E70D8">
      <w:pPr>
        <w:pStyle w:val="Default"/>
        <w:rPr>
          <w:rFonts w:asciiTheme="minorHAnsi" w:eastAsiaTheme="minorHAnsi" w:hAnsiTheme="minorHAnsi" w:cstheme="minorHAnsi"/>
          <w:color w:val="002060"/>
        </w:rPr>
      </w:pPr>
    </w:p>
    <w:p w14:paraId="3504012C" w14:textId="77777777" w:rsidR="001E70D8" w:rsidRPr="00D51EB8" w:rsidRDefault="001E70D8" w:rsidP="001E70D8">
      <w:pPr>
        <w:pStyle w:val="Default"/>
        <w:rPr>
          <w:rFonts w:asciiTheme="minorHAnsi" w:hAnsiTheme="minorHAnsi" w:cstheme="minorHAnsi"/>
          <w:color w:val="002060"/>
        </w:rPr>
      </w:pPr>
      <w:r w:rsidRPr="00D51EB8">
        <w:rPr>
          <w:rFonts w:asciiTheme="minorHAnsi" w:eastAsiaTheme="minorHAnsi" w:hAnsiTheme="minorHAnsi" w:cstheme="minorHAnsi"/>
          <w:color w:val="002060"/>
        </w:rPr>
        <w:t>5.The dual degree is indicated at the I-20 remarks.</w:t>
      </w:r>
    </w:p>
    <w:p w14:paraId="75ADC724" w14:textId="77777777" w:rsidR="001E70D8" w:rsidRPr="00D51EB8" w:rsidRDefault="001E70D8" w:rsidP="001E70D8">
      <w:pPr>
        <w:pStyle w:val="Default"/>
        <w:rPr>
          <w:rFonts w:asciiTheme="minorHAnsi" w:hAnsiTheme="minorHAnsi" w:cstheme="minorHAnsi"/>
          <w:color w:val="002060"/>
        </w:rPr>
      </w:pPr>
    </w:p>
    <w:p w14:paraId="26BDA395" w14:textId="74798F69" w:rsidR="001E70D8" w:rsidRPr="00D51EB8" w:rsidRDefault="001E70D8">
      <w:pPr>
        <w:pStyle w:val="Default"/>
        <w:numPr>
          <w:ilvl w:val="0"/>
          <w:numId w:val="64"/>
        </w:numPr>
        <w:rPr>
          <w:rFonts w:asciiTheme="minorHAnsi" w:hAnsiTheme="minorHAnsi" w:cstheme="minorHAnsi"/>
          <w:color w:val="002060"/>
        </w:rPr>
      </w:pPr>
      <w:r w:rsidRPr="00D51EB8">
        <w:rPr>
          <w:rFonts w:asciiTheme="minorHAnsi" w:hAnsiTheme="minorHAnsi" w:cstheme="minorHAnsi"/>
          <w:color w:val="002060"/>
        </w:rPr>
        <w:t xml:space="preserve">For the </w:t>
      </w:r>
      <w:r w:rsidRPr="00D51EB8">
        <w:rPr>
          <w:rFonts w:asciiTheme="minorHAnsi" w:hAnsiTheme="minorHAnsi" w:cstheme="minorHAnsi"/>
          <w:b/>
          <w:bCs/>
          <w:color w:val="002060"/>
        </w:rPr>
        <w:t>JD program</w:t>
      </w:r>
      <w:r w:rsidRPr="00D51EB8">
        <w:rPr>
          <w:rFonts w:asciiTheme="minorHAnsi" w:hAnsiTheme="minorHAnsi" w:cstheme="minorHAnsi"/>
          <w:color w:val="002060"/>
        </w:rPr>
        <w:t xml:space="preserve">, student </w:t>
      </w:r>
      <w:r w:rsidR="00865F4C">
        <w:rPr>
          <w:rFonts w:asciiTheme="minorHAnsi" w:hAnsiTheme="minorHAnsi" w:cstheme="minorHAnsi"/>
          <w:color w:val="002060"/>
        </w:rPr>
        <w:t xml:space="preserve">is </w:t>
      </w:r>
      <w:r w:rsidRPr="00D51EB8">
        <w:rPr>
          <w:rFonts w:asciiTheme="minorHAnsi" w:hAnsiTheme="minorHAnsi" w:cstheme="minorHAnsi"/>
          <w:color w:val="002060"/>
        </w:rPr>
        <w:t>first enroll</w:t>
      </w:r>
      <w:r w:rsidR="00865F4C">
        <w:rPr>
          <w:rFonts w:asciiTheme="minorHAnsi" w:hAnsiTheme="minorHAnsi" w:cstheme="minorHAnsi"/>
          <w:color w:val="002060"/>
        </w:rPr>
        <w:t>ed</w:t>
      </w:r>
      <w:r w:rsidRPr="00D51EB8">
        <w:rPr>
          <w:rFonts w:asciiTheme="minorHAnsi" w:hAnsiTheme="minorHAnsi" w:cstheme="minorHAnsi"/>
          <w:color w:val="002060"/>
        </w:rPr>
        <w:t xml:space="preserve"> as a 1L JD student and completes the first year of law school. They then move to an intensive MBA year at Kogod, then return in years 3 and 4 to complete their JD requirements. However, this coming fall semester we have a student who starts the program with the MBA confirmed with Kogod </w:t>
      </w:r>
      <w:commentRangeStart w:id="189"/>
      <w:r w:rsidRPr="00D51EB8">
        <w:rPr>
          <w:rFonts w:asciiTheme="minorHAnsi" w:hAnsiTheme="minorHAnsi" w:cstheme="minorHAnsi"/>
          <w:color w:val="002060"/>
        </w:rPr>
        <w:t>Advisor</w:t>
      </w:r>
      <w:commentRangeEnd w:id="189"/>
      <w:r w:rsidR="00666F72">
        <w:rPr>
          <w:rStyle w:val="CommentReference"/>
          <w:rFonts w:ascii="Calibri" w:hAnsi="Calibri" w:cs="Traditional Arabic"/>
          <w:color w:val="auto"/>
          <w:lang w:val="en-US" w:eastAsia="en-US" w:bidi="ar-BH"/>
        </w:rPr>
        <w:commentReference w:id="189"/>
      </w:r>
      <w:r w:rsidRPr="00D51EB8">
        <w:rPr>
          <w:rFonts w:asciiTheme="minorHAnsi" w:hAnsiTheme="minorHAnsi" w:cstheme="minorHAnsi"/>
          <w:color w:val="002060"/>
        </w:rPr>
        <w:t>.</w:t>
      </w:r>
    </w:p>
    <w:p w14:paraId="543951C9" w14:textId="77777777" w:rsidR="001E70D8" w:rsidRPr="00D51EB8" w:rsidRDefault="001E70D8" w:rsidP="001E70D8">
      <w:pPr>
        <w:pStyle w:val="Default"/>
        <w:rPr>
          <w:rFonts w:asciiTheme="minorHAnsi" w:hAnsiTheme="minorHAnsi" w:cstheme="minorHAnsi"/>
          <w:color w:val="002060"/>
        </w:rPr>
      </w:pPr>
    </w:p>
    <w:p w14:paraId="360370E0" w14:textId="4149AC4F" w:rsidR="001E70D8" w:rsidRPr="00D51EB8" w:rsidRDefault="001E70D8">
      <w:pPr>
        <w:pStyle w:val="Default"/>
        <w:numPr>
          <w:ilvl w:val="0"/>
          <w:numId w:val="64"/>
        </w:numPr>
        <w:rPr>
          <w:rFonts w:asciiTheme="minorHAnsi" w:hAnsiTheme="minorHAnsi" w:cstheme="minorHAnsi"/>
          <w:color w:val="002060"/>
        </w:rPr>
      </w:pPr>
      <w:r w:rsidRPr="00D51EB8">
        <w:rPr>
          <w:rFonts w:asciiTheme="minorHAnsi" w:hAnsiTheme="minorHAnsi" w:cstheme="minorHAnsi"/>
          <w:color w:val="002060"/>
        </w:rPr>
        <w:t xml:space="preserve">For the </w:t>
      </w:r>
      <w:r w:rsidRPr="00D51EB8">
        <w:rPr>
          <w:rFonts w:asciiTheme="minorHAnsi" w:hAnsiTheme="minorHAnsi" w:cstheme="minorHAnsi"/>
          <w:b/>
          <w:bCs/>
          <w:color w:val="002060"/>
        </w:rPr>
        <w:t>LLM program</w:t>
      </w:r>
      <w:r w:rsidRPr="00D51EB8">
        <w:rPr>
          <w:rFonts w:asciiTheme="minorHAnsi" w:hAnsiTheme="minorHAnsi" w:cstheme="minorHAnsi"/>
          <w:color w:val="002060"/>
        </w:rPr>
        <w:t xml:space="preserve">, student </w:t>
      </w:r>
      <w:r w:rsidR="00865F4C">
        <w:rPr>
          <w:rFonts w:asciiTheme="minorHAnsi" w:hAnsiTheme="minorHAnsi" w:cstheme="minorHAnsi"/>
          <w:color w:val="002060"/>
        </w:rPr>
        <w:t xml:space="preserve">is </w:t>
      </w:r>
      <w:r w:rsidRPr="00D51EB8">
        <w:rPr>
          <w:rFonts w:asciiTheme="minorHAnsi" w:hAnsiTheme="minorHAnsi" w:cstheme="minorHAnsi"/>
          <w:color w:val="002060"/>
        </w:rPr>
        <w:t>first enroll</w:t>
      </w:r>
      <w:r w:rsidR="00865F4C">
        <w:rPr>
          <w:rFonts w:asciiTheme="minorHAnsi" w:hAnsiTheme="minorHAnsi" w:cstheme="minorHAnsi"/>
          <w:color w:val="002060"/>
        </w:rPr>
        <w:t>ed</w:t>
      </w:r>
      <w:r w:rsidRPr="00D51EB8">
        <w:rPr>
          <w:rFonts w:asciiTheme="minorHAnsi" w:hAnsiTheme="minorHAnsi" w:cstheme="minorHAnsi"/>
          <w:color w:val="002060"/>
        </w:rPr>
        <w:t xml:space="preserve"> in a full year of LLM studies and then complete</w:t>
      </w:r>
      <w:r w:rsidR="006C5F21">
        <w:rPr>
          <w:rFonts w:asciiTheme="minorHAnsi" w:hAnsiTheme="minorHAnsi" w:cstheme="minorHAnsi"/>
          <w:color w:val="002060"/>
        </w:rPr>
        <w:t>s</w:t>
      </w:r>
      <w:r w:rsidRPr="00D51EB8">
        <w:rPr>
          <w:rFonts w:asciiTheme="minorHAnsi" w:hAnsiTheme="minorHAnsi" w:cstheme="minorHAnsi"/>
          <w:color w:val="002060"/>
        </w:rPr>
        <w:t xml:space="preserve"> an intensive year of MBA studies. </w:t>
      </w:r>
    </w:p>
    <w:p w14:paraId="3D0E0795"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u w:val="single"/>
          <w:lang w:bidi="ar-SA"/>
        </w:rPr>
      </w:pPr>
    </w:p>
    <w:p w14:paraId="5E45C089"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34F826B4"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r w:rsidRPr="00D51EB8">
        <w:rPr>
          <w:rFonts w:asciiTheme="minorHAnsi" w:eastAsiaTheme="minorHAnsi" w:hAnsiTheme="minorHAnsi" w:cstheme="minorHAnsi"/>
          <w:b/>
          <w:bCs/>
          <w:color w:val="002060"/>
          <w:szCs w:val="24"/>
          <w:u w:val="single"/>
          <w:lang w:bidi="ar-SA"/>
        </w:rPr>
        <w:t xml:space="preserve">For students who apply for the dual degree </w:t>
      </w:r>
      <w:r w:rsidRPr="00D51EB8">
        <w:rPr>
          <w:rFonts w:asciiTheme="minorHAnsi" w:eastAsiaTheme="minorHAnsi" w:hAnsiTheme="minorHAnsi" w:cstheme="minorHAnsi"/>
          <w:b/>
          <w:bCs/>
          <w:i/>
          <w:iCs/>
          <w:color w:val="002060"/>
          <w:szCs w:val="24"/>
          <w:u w:val="single"/>
          <w:lang w:bidi="ar-SA"/>
        </w:rPr>
        <w:t xml:space="preserve">after </w:t>
      </w:r>
      <w:r w:rsidRPr="00D51EB8">
        <w:rPr>
          <w:rFonts w:asciiTheme="minorHAnsi" w:eastAsiaTheme="minorHAnsi" w:hAnsiTheme="minorHAnsi" w:cstheme="minorHAnsi"/>
          <w:b/>
          <w:bCs/>
          <w:color w:val="002060"/>
          <w:szCs w:val="24"/>
          <w:u w:val="single"/>
          <w:lang w:bidi="ar-SA"/>
        </w:rPr>
        <w:t xml:space="preserve">they've already enrolled in the </w:t>
      </w:r>
      <w:proofErr w:type="gramStart"/>
      <w:r w:rsidRPr="00D51EB8">
        <w:rPr>
          <w:rFonts w:asciiTheme="minorHAnsi" w:eastAsiaTheme="minorHAnsi" w:hAnsiTheme="minorHAnsi" w:cstheme="minorHAnsi"/>
          <w:b/>
          <w:bCs/>
          <w:color w:val="002060"/>
          <w:szCs w:val="24"/>
          <w:u w:val="single"/>
          <w:lang w:bidi="ar-SA"/>
        </w:rPr>
        <w:t>first degree</w:t>
      </w:r>
      <w:proofErr w:type="gramEnd"/>
      <w:r w:rsidRPr="00D51EB8">
        <w:rPr>
          <w:rFonts w:asciiTheme="minorHAnsi" w:eastAsiaTheme="minorHAnsi" w:hAnsiTheme="minorHAnsi" w:cstheme="minorHAnsi"/>
          <w:b/>
          <w:bCs/>
          <w:color w:val="002060"/>
          <w:szCs w:val="24"/>
          <w:u w:val="single"/>
          <w:lang w:bidi="ar-SA"/>
        </w:rPr>
        <w:t xml:space="preserve"> program: </w:t>
      </w:r>
    </w:p>
    <w:p w14:paraId="2EF1A68D" w14:textId="77777777" w:rsidR="001E70D8" w:rsidRPr="00D51EB8" w:rsidRDefault="001E70D8" w:rsidP="001E70D8">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u w:val="single"/>
          <w:lang w:bidi="ar-SA"/>
        </w:rPr>
      </w:pPr>
    </w:p>
    <w:p w14:paraId="1D211170" w14:textId="355AC15E" w:rsidR="001E70D8" w:rsidRPr="001D114D" w:rsidRDefault="001E70D8">
      <w:pPr>
        <w:pStyle w:val="ListParagraph"/>
        <w:keepLines w:val="0"/>
        <w:numPr>
          <w:ilvl w:val="0"/>
          <w:numId w:val="64"/>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1D114D">
        <w:rPr>
          <w:rFonts w:asciiTheme="minorHAnsi" w:eastAsiaTheme="minorHAnsi" w:hAnsiTheme="minorHAnsi" w:cstheme="minorHAnsi"/>
          <w:color w:val="002060"/>
          <w:szCs w:val="24"/>
          <w:lang w:bidi="ar-SA"/>
        </w:rPr>
        <w:t>2-3 months before completion of the first program, the second program admission office</w:t>
      </w:r>
      <w:r w:rsidR="001D114D">
        <w:rPr>
          <w:rFonts w:asciiTheme="minorHAnsi" w:eastAsiaTheme="minorHAnsi" w:hAnsiTheme="minorHAnsi" w:cstheme="minorHAnsi"/>
          <w:color w:val="002060"/>
          <w:szCs w:val="24"/>
          <w:lang w:bidi="ar-SA"/>
        </w:rPr>
        <w:t xml:space="preserve"> </w:t>
      </w:r>
      <w:r w:rsidRPr="001D114D">
        <w:rPr>
          <w:rFonts w:asciiTheme="minorHAnsi" w:eastAsiaTheme="minorHAnsi" w:hAnsiTheme="minorHAnsi" w:cstheme="minorHAnsi"/>
          <w:color w:val="002060"/>
          <w:szCs w:val="24"/>
          <w:lang w:bidi="ar-SA"/>
        </w:rPr>
        <w:t xml:space="preserve">will work with </w:t>
      </w:r>
      <w:proofErr w:type="gramStart"/>
      <w:r w:rsidRPr="001D114D">
        <w:rPr>
          <w:rFonts w:asciiTheme="minorHAnsi" w:eastAsiaTheme="minorHAnsi" w:hAnsiTheme="minorHAnsi" w:cstheme="minorHAnsi"/>
          <w:color w:val="002060"/>
          <w:szCs w:val="24"/>
          <w:lang w:bidi="ar-SA"/>
        </w:rPr>
        <w:t>student</w:t>
      </w:r>
      <w:proofErr w:type="gramEnd"/>
      <w:r w:rsidRPr="001D114D">
        <w:rPr>
          <w:rFonts w:asciiTheme="minorHAnsi" w:eastAsiaTheme="minorHAnsi" w:hAnsiTheme="minorHAnsi" w:cstheme="minorHAnsi"/>
          <w:color w:val="002060"/>
          <w:szCs w:val="24"/>
          <w:lang w:bidi="ar-SA"/>
        </w:rPr>
        <w:t xml:space="preserve"> to obtain a </w:t>
      </w:r>
      <w:proofErr w:type="gramStart"/>
      <w:r w:rsidRPr="001D114D">
        <w:rPr>
          <w:rFonts w:asciiTheme="minorHAnsi" w:eastAsiaTheme="minorHAnsi" w:hAnsiTheme="minorHAnsi" w:cstheme="minorHAnsi"/>
          <w:color w:val="002060"/>
          <w:szCs w:val="24"/>
          <w:lang w:bidi="ar-SA"/>
        </w:rPr>
        <w:t>second</w:t>
      </w:r>
      <w:proofErr w:type="gramEnd"/>
      <w:r w:rsidRPr="001D114D">
        <w:rPr>
          <w:rFonts w:asciiTheme="minorHAnsi" w:eastAsiaTheme="minorHAnsi" w:hAnsiTheme="minorHAnsi" w:cstheme="minorHAnsi"/>
          <w:color w:val="002060"/>
          <w:szCs w:val="24"/>
          <w:lang w:bidi="ar-SA"/>
        </w:rPr>
        <w:t xml:space="preserve"> I-20 (change of level). </w:t>
      </w:r>
    </w:p>
    <w:p w14:paraId="18A6B827" w14:textId="26CF58D0"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roofErr w:type="gramStart"/>
      <w:r w:rsidRPr="00D51EB8">
        <w:rPr>
          <w:rFonts w:asciiTheme="minorHAnsi" w:eastAsiaTheme="minorHAnsi" w:hAnsiTheme="minorHAnsi" w:cstheme="minorHAnsi"/>
          <w:color w:val="002060"/>
          <w:szCs w:val="24"/>
          <w:lang w:bidi="ar-SA"/>
        </w:rPr>
        <w:t>Student</w:t>
      </w:r>
      <w:proofErr w:type="gramEnd"/>
      <w:r w:rsidRPr="00D51EB8">
        <w:rPr>
          <w:rFonts w:asciiTheme="minorHAnsi" w:eastAsiaTheme="minorHAnsi" w:hAnsiTheme="minorHAnsi" w:cstheme="minorHAnsi"/>
          <w:color w:val="002060"/>
          <w:szCs w:val="24"/>
          <w:lang w:bidi="ar-SA"/>
        </w:rPr>
        <w:t xml:space="preserve"> will need to submit new CFIS form and financial document to meet the financial obligation for the </w:t>
      </w:r>
      <w:proofErr w:type="gramStart"/>
      <w:r w:rsidRPr="00D51EB8">
        <w:rPr>
          <w:rFonts w:asciiTheme="minorHAnsi" w:eastAsiaTheme="minorHAnsi" w:hAnsiTheme="minorHAnsi" w:cstheme="minorHAnsi"/>
          <w:color w:val="002060"/>
          <w:szCs w:val="24"/>
          <w:lang w:bidi="ar-SA"/>
        </w:rPr>
        <w:t>second</w:t>
      </w:r>
      <w:r w:rsidR="006C5F21">
        <w:rPr>
          <w:rFonts w:asciiTheme="minorHAnsi" w:eastAsiaTheme="minorHAnsi" w:hAnsiTheme="minorHAnsi" w:cstheme="minorHAnsi"/>
          <w:color w:val="002060"/>
          <w:szCs w:val="24"/>
          <w:lang w:bidi="ar-SA"/>
        </w:rPr>
        <w:t xml:space="preserve"> </w:t>
      </w:r>
      <w:r w:rsidRPr="00D51EB8">
        <w:rPr>
          <w:rFonts w:asciiTheme="minorHAnsi" w:eastAsiaTheme="minorHAnsi" w:hAnsiTheme="minorHAnsi" w:cstheme="minorHAnsi"/>
          <w:color w:val="002060"/>
          <w:szCs w:val="24"/>
          <w:lang w:bidi="ar-SA"/>
        </w:rPr>
        <w:t>degree</w:t>
      </w:r>
      <w:proofErr w:type="gramEnd"/>
      <w:r w:rsidRPr="00D51EB8">
        <w:rPr>
          <w:rFonts w:asciiTheme="minorHAnsi" w:eastAsiaTheme="minorHAnsi" w:hAnsiTheme="minorHAnsi" w:cstheme="minorHAnsi"/>
          <w:color w:val="002060"/>
          <w:szCs w:val="24"/>
          <w:lang w:bidi="ar-SA"/>
        </w:rPr>
        <w:t xml:space="preserve"> program to the admission office. </w:t>
      </w:r>
    </w:p>
    <w:p w14:paraId="4EF36810" w14:textId="7328FFDC"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COL PIIRF will need to be submitted by the admission unit of the new degree program.</w:t>
      </w:r>
    </w:p>
    <w:p w14:paraId="6AEC1AFB" w14:textId="77777777" w:rsidR="001E70D8" w:rsidRPr="00D51EB8" w:rsidRDefault="001E70D8">
      <w:pPr>
        <w:pStyle w:val="ListParagraph"/>
        <w:keepLines w:val="0"/>
        <w:numPr>
          <w:ilvl w:val="0"/>
          <w:numId w:val="6"/>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D51EB8">
        <w:rPr>
          <w:rFonts w:asciiTheme="minorHAnsi" w:eastAsiaTheme="minorHAnsi" w:hAnsiTheme="minorHAnsi" w:cstheme="minorHAnsi"/>
          <w:color w:val="002060"/>
          <w:szCs w:val="24"/>
          <w:lang w:bidi="ar-SA"/>
        </w:rPr>
        <w:t>ISSS will issue a COL I-20.</w:t>
      </w:r>
    </w:p>
    <w:p w14:paraId="2BE65001" w14:textId="77777777" w:rsidR="009547AB"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Calibri Light" w:eastAsiaTheme="minorHAnsi" w:hAnsi="Calibri Light" w:cs="Calibri Light"/>
          <w:b/>
          <w:bCs/>
          <w:color w:val="002060"/>
          <w:szCs w:val="24"/>
          <w:lang w:bidi="ar-SA"/>
        </w:rPr>
      </w:pPr>
    </w:p>
    <w:p w14:paraId="6925B856" w14:textId="29BBFD04" w:rsidR="009547AB" w:rsidRPr="001D114D"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b/>
          <w:bCs/>
          <w:color w:val="002060"/>
          <w:szCs w:val="24"/>
          <w:lang w:bidi="ar-SA"/>
        </w:rPr>
      </w:pPr>
      <w:r w:rsidRPr="001D114D">
        <w:rPr>
          <w:rFonts w:asciiTheme="minorHAnsi" w:eastAsiaTheme="minorHAnsi" w:hAnsiTheme="minorHAnsi" w:cstheme="minorHAnsi"/>
          <w:b/>
          <w:bCs/>
          <w:color w:val="002060"/>
          <w:szCs w:val="24"/>
          <w:lang w:bidi="ar-SA"/>
        </w:rPr>
        <w:t>Important notes:</w:t>
      </w:r>
    </w:p>
    <w:p w14:paraId="671DB932" w14:textId="77777777" w:rsidR="009547AB" w:rsidRPr="001D114D"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p>
    <w:p w14:paraId="7A5699F6" w14:textId="77777777" w:rsidR="009547AB" w:rsidRPr="001D114D"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81"/>
        <w:rPr>
          <w:rFonts w:asciiTheme="minorHAnsi" w:eastAsiaTheme="minorHAnsi" w:hAnsiTheme="minorHAnsi" w:cstheme="minorHAnsi"/>
          <w:color w:val="002060"/>
          <w:szCs w:val="24"/>
          <w:lang w:bidi="ar-SA"/>
        </w:rPr>
      </w:pPr>
      <w:r w:rsidRPr="001D114D">
        <w:rPr>
          <w:rFonts w:asciiTheme="minorHAnsi" w:eastAsiaTheme="minorHAnsi" w:hAnsiTheme="minorHAnsi" w:cstheme="minorHAnsi"/>
          <w:color w:val="002060"/>
          <w:szCs w:val="24"/>
          <w:lang w:bidi="ar-SA"/>
        </w:rPr>
        <w:t>1. Admission unit should include language in the online application and/or admissions letter urging students to check in with the second school for the second I-20 about 6 months before they graduate from the first program.</w:t>
      </w:r>
    </w:p>
    <w:p w14:paraId="675D7AA9" w14:textId="77777777" w:rsidR="009547AB" w:rsidRPr="001D114D"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281"/>
        <w:rPr>
          <w:rFonts w:asciiTheme="minorHAnsi" w:eastAsiaTheme="minorHAnsi" w:hAnsiTheme="minorHAnsi" w:cstheme="minorHAnsi"/>
          <w:color w:val="002060"/>
          <w:szCs w:val="24"/>
          <w:lang w:bidi="ar-SA"/>
        </w:rPr>
      </w:pPr>
      <w:r w:rsidRPr="001D114D">
        <w:rPr>
          <w:rFonts w:asciiTheme="minorHAnsi" w:eastAsiaTheme="minorHAnsi" w:hAnsiTheme="minorHAnsi" w:cstheme="minorHAnsi"/>
          <w:color w:val="002060"/>
          <w:szCs w:val="24"/>
          <w:lang w:bidi="ar-SA"/>
        </w:rPr>
        <w:t xml:space="preserve">2. The second program should reach out to these students to follow up. </w:t>
      </w:r>
    </w:p>
    <w:p w14:paraId="08378ED3" w14:textId="6D603851" w:rsidR="009547AB" w:rsidRPr="001D114D" w:rsidRDefault="009547AB" w:rsidP="009547A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eastAsiaTheme="minorHAnsi" w:hAnsiTheme="minorHAnsi" w:cstheme="minorHAnsi"/>
          <w:color w:val="002060"/>
          <w:szCs w:val="24"/>
          <w:lang w:bidi="ar-SA"/>
        </w:rPr>
      </w:pPr>
      <w:r w:rsidRPr="001D114D">
        <w:rPr>
          <w:rFonts w:asciiTheme="minorHAnsi" w:eastAsiaTheme="minorHAnsi" w:hAnsiTheme="minorHAnsi" w:cstheme="minorHAnsi"/>
          <w:color w:val="002060"/>
          <w:szCs w:val="24"/>
          <w:lang w:bidi="ar-SA"/>
        </w:rPr>
        <w:t xml:space="preserve">3. Have academic advisors alert admissions offices if an international dual degree student has dropped out of the dual degree after admission. </w:t>
      </w:r>
    </w:p>
    <w:p w14:paraId="566ED791" w14:textId="77777777" w:rsidR="009547AB" w:rsidRPr="001D114D" w:rsidRDefault="009547AB" w:rsidP="009547AB">
      <w:pPr>
        <w:pStyle w:val="Normal2"/>
        <w:ind w:left="0"/>
        <w:rPr>
          <w:rFonts w:asciiTheme="minorHAnsi" w:hAnsiTheme="minorHAnsi" w:cstheme="minorHAnsi"/>
          <w:i/>
          <w:iCs/>
          <w:sz w:val="22"/>
          <w:szCs w:val="22"/>
        </w:rPr>
      </w:pPr>
    </w:p>
    <w:p w14:paraId="7550C83D" w14:textId="77777777" w:rsidR="009547AB" w:rsidRPr="001D114D" w:rsidRDefault="009547AB" w:rsidP="009547AB">
      <w:pPr>
        <w:pStyle w:val="Normal2"/>
        <w:ind w:left="0"/>
        <w:rPr>
          <w:rFonts w:asciiTheme="minorHAnsi" w:hAnsiTheme="minorHAnsi" w:cstheme="minorHAnsi"/>
          <w:i/>
          <w:iCs/>
          <w:color w:val="002060"/>
          <w:sz w:val="22"/>
          <w:szCs w:val="22"/>
        </w:rPr>
      </w:pPr>
      <w:r w:rsidRPr="001D114D">
        <w:rPr>
          <w:rFonts w:asciiTheme="minorHAnsi" w:hAnsiTheme="minorHAnsi" w:cstheme="minorHAnsi"/>
          <w:b/>
          <w:bCs/>
          <w:i/>
          <w:iCs/>
          <w:color w:val="002060"/>
          <w:sz w:val="22"/>
          <w:szCs w:val="22"/>
          <w:u w:val="single"/>
        </w:rPr>
        <w:t xml:space="preserve">Note: </w:t>
      </w:r>
      <w:r w:rsidRPr="001D114D">
        <w:rPr>
          <w:rFonts w:asciiTheme="minorHAnsi" w:hAnsiTheme="minorHAnsi" w:cstheme="minorHAnsi"/>
          <w:i/>
          <w:iCs/>
          <w:color w:val="002060"/>
          <w:sz w:val="22"/>
          <w:szCs w:val="22"/>
        </w:rPr>
        <w:t xml:space="preserve">This document was created based on the ISSS Admission meeting with GRADUATE Admission offices (KOGOD, SIS, WCL LLM and WCL JD) </w:t>
      </w:r>
    </w:p>
    <w:p w14:paraId="371EC1F3" w14:textId="77777777" w:rsidR="009547AB" w:rsidRPr="001D114D" w:rsidRDefault="009547AB" w:rsidP="009547AB">
      <w:pPr>
        <w:pStyle w:val="Normal2"/>
        <w:ind w:left="0"/>
        <w:rPr>
          <w:rFonts w:asciiTheme="minorHAnsi" w:hAnsiTheme="minorHAnsi" w:cstheme="minorHAnsi"/>
          <w:color w:val="FF0000"/>
        </w:rPr>
      </w:pPr>
      <w:r w:rsidRPr="001D114D">
        <w:rPr>
          <w:rFonts w:asciiTheme="minorHAnsi" w:hAnsiTheme="minorHAnsi" w:cstheme="minorHAnsi"/>
          <w:i/>
          <w:iCs/>
          <w:color w:val="FF0000"/>
          <w:sz w:val="22"/>
          <w:szCs w:val="22"/>
        </w:rPr>
        <w:t xml:space="preserve">Last Updated: 06/04/2021 by Mira </w:t>
      </w:r>
      <w:commentRangeStart w:id="190"/>
      <w:r w:rsidRPr="001D114D">
        <w:rPr>
          <w:rFonts w:asciiTheme="minorHAnsi" w:hAnsiTheme="minorHAnsi" w:cstheme="minorHAnsi"/>
          <w:i/>
          <w:iCs/>
          <w:color w:val="FF0000"/>
          <w:sz w:val="22"/>
          <w:szCs w:val="22"/>
        </w:rPr>
        <w:t>Hoxha</w:t>
      </w:r>
      <w:commentRangeEnd w:id="190"/>
      <w:r w:rsidR="00E33C42">
        <w:rPr>
          <w:rStyle w:val="CommentReference"/>
        </w:rPr>
        <w:commentReference w:id="190"/>
      </w:r>
    </w:p>
    <w:p w14:paraId="07930BA1" w14:textId="77777777" w:rsidR="001E70D8" w:rsidRPr="001E70D8" w:rsidRDefault="001E70D8" w:rsidP="009547AB">
      <w:pPr>
        <w:pStyle w:val="Normal2"/>
        <w:ind w:left="0"/>
      </w:pPr>
    </w:p>
    <w:p w14:paraId="510C85BD" w14:textId="4FD6393B" w:rsidR="007545E5" w:rsidRPr="007545E5" w:rsidRDefault="00434211" w:rsidP="00B65AA4">
      <w:pPr>
        <w:pStyle w:val="Heading2"/>
      </w:pPr>
      <w:bookmarkStart w:id="191" w:name="_Toc74051605"/>
      <w:bookmarkStart w:id="192" w:name="_Toc77246679"/>
      <w:r>
        <w:t xml:space="preserve">4.5 </w:t>
      </w:r>
      <w:bookmarkEnd w:id="191"/>
      <w:r>
        <w:t>Change of Status (CO</w:t>
      </w:r>
      <w:r w:rsidR="00C847EE">
        <w:t>S</w:t>
      </w:r>
      <w:r>
        <w:t>)</w:t>
      </w:r>
      <w:bookmarkEnd w:id="192"/>
    </w:p>
    <w:p w14:paraId="4773C8B4" w14:textId="77777777" w:rsidR="009547AB" w:rsidRPr="009547AB" w:rsidRDefault="009547AB" w:rsidP="009547AB">
      <w:pPr>
        <w:shd w:val="clear" w:color="auto" w:fill="FFFFFF"/>
        <w:tabs>
          <w:tab w:val="clear" w:pos="5954"/>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jc w:val="both"/>
        <w:rPr>
          <w:rFonts w:cs="Calibri"/>
          <w:color w:val="1F3864" w:themeColor="accent1" w:themeShade="80"/>
          <w:szCs w:val="24"/>
        </w:rPr>
      </w:pPr>
      <w:r w:rsidRPr="009547AB">
        <w:rPr>
          <w:rFonts w:cs="Calibri"/>
          <w:color w:val="1F3864" w:themeColor="accent1" w:themeShade="80"/>
          <w:szCs w:val="24"/>
        </w:rPr>
        <w:t xml:space="preserve">Students enrolled at AU in a valid nonimmigrant status can obtain F-1 status in one of two ways: </w:t>
      </w:r>
      <w:r w:rsidRPr="009547AB">
        <w:rPr>
          <w:rFonts w:cs="Calibri"/>
          <w:b/>
          <w:color w:val="1F3864" w:themeColor="accent1" w:themeShade="80"/>
          <w:szCs w:val="24"/>
        </w:rPr>
        <w:t>by traveling abroad</w:t>
      </w:r>
      <w:r w:rsidRPr="009547AB">
        <w:rPr>
          <w:rFonts w:cs="Calibri"/>
          <w:color w:val="1F3864" w:themeColor="accent1" w:themeShade="80"/>
          <w:szCs w:val="24"/>
        </w:rPr>
        <w:t xml:space="preserve"> or </w:t>
      </w:r>
      <w:r w:rsidRPr="009547AB">
        <w:rPr>
          <w:rFonts w:cs="Calibri"/>
          <w:b/>
          <w:color w:val="1F3864" w:themeColor="accent1" w:themeShade="80"/>
          <w:szCs w:val="24"/>
        </w:rPr>
        <w:t>by applying to U.S. Citizenship and Immigration Services (USCIS) in the United States</w:t>
      </w:r>
      <w:r w:rsidRPr="009547AB">
        <w:rPr>
          <w:rFonts w:cs="Calibri"/>
          <w:color w:val="1F3864" w:themeColor="accent1" w:themeShade="80"/>
          <w:szCs w:val="24"/>
        </w:rPr>
        <w:t>.</w:t>
      </w:r>
    </w:p>
    <w:p w14:paraId="3FE76ECB" w14:textId="77777777" w:rsidR="009547AB" w:rsidRPr="009547AB" w:rsidRDefault="009547AB" w:rsidP="009547AB">
      <w:pPr>
        <w:shd w:val="clear" w:color="auto" w:fill="FFFFFF"/>
        <w:tabs>
          <w:tab w:val="clear" w:pos="5954"/>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120"/>
        <w:rPr>
          <w:rFonts w:cs="Calibri"/>
          <w:color w:val="1F3864" w:themeColor="accent1" w:themeShade="80"/>
          <w:szCs w:val="24"/>
        </w:rPr>
      </w:pPr>
      <w:r w:rsidRPr="009547AB">
        <w:rPr>
          <w:rFonts w:cs="Calibri"/>
          <w:color w:val="1F3864" w:themeColor="accent1" w:themeShade="80"/>
          <w:szCs w:val="24"/>
        </w:rPr>
        <w:t>Regardless of the way chosen, student must:</w:t>
      </w:r>
    </w:p>
    <w:p w14:paraId="7218E7CC" w14:textId="77777777" w:rsidR="004C2CFA" w:rsidRDefault="009547AB">
      <w:pPr>
        <w:pStyle w:val="ListParagraph"/>
        <w:keepLines w:val="0"/>
        <w:numPr>
          <w:ilvl w:val="0"/>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asciiTheme="minorHAnsi" w:hAnsiTheme="minorHAnsi" w:cstheme="minorHAnsi"/>
          <w:color w:val="1F3864" w:themeColor="accent1" w:themeShade="80"/>
          <w:szCs w:val="24"/>
        </w:rPr>
      </w:pPr>
      <w:r w:rsidRPr="009547AB">
        <w:rPr>
          <w:rFonts w:asciiTheme="minorHAnsi" w:hAnsiTheme="minorHAnsi" w:cstheme="minorHAnsi"/>
          <w:bCs/>
          <w:color w:val="1F3864" w:themeColor="accent1" w:themeShade="80"/>
          <w:szCs w:val="24"/>
        </w:rPr>
        <w:t>First obtain an</w:t>
      </w:r>
      <w:r w:rsidRPr="009547AB">
        <w:rPr>
          <w:rFonts w:asciiTheme="minorHAnsi" w:hAnsiTheme="minorHAnsi" w:cstheme="minorHAnsi"/>
          <w:b/>
          <w:color w:val="1F3864" w:themeColor="accent1" w:themeShade="80"/>
          <w:szCs w:val="24"/>
        </w:rPr>
        <w:t xml:space="preserve"> </w:t>
      </w:r>
      <w:r w:rsidRPr="009547AB">
        <w:rPr>
          <w:rFonts w:asciiTheme="minorHAnsi" w:hAnsiTheme="minorHAnsi" w:cstheme="minorHAnsi"/>
          <w:bCs/>
          <w:color w:val="1F3864" w:themeColor="accent1" w:themeShade="80"/>
          <w:szCs w:val="24"/>
        </w:rPr>
        <w:t>initial I-20</w:t>
      </w:r>
      <w:r w:rsidRPr="009547AB">
        <w:rPr>
          <w:rFonts w:asciiTheme="minorHAnsi" w:hAnsiTheme="minorHAnsi" w:cstheme="minorHAnsi"/>
          <w:color w:val="1F3864" w:themeColor="accent1" w:themeShade="80"/>
          <w:szCs w:val="24"/>
        </w:rPr>
        <w:t xml:space="preserve"> from American University</w:t>
      </w:r>
    </w:p>
    <w:p w14:paraId="2C922D93" w14:textId="5C9171AB" w:rsidR="009547AB" w:rsidRPr="009547AB" w:rsidRDefault="004C2CFA" w:rsidP="004C2CFA">
      <w:pPr>
        <w:pStyle w:val="ListParagraph"/>
        <w:keepLines w:val="0"/>
        <w:numPr>
          <w:ilvl w:val="1"/>
          <w:numId w:val="66"/>
        </w:numPr>
        <w:shd w:val="clear" w:color="auto" w:fill="FFFFFF"/>
        <w:tabs>
          <w:tab w:val="clear" w:pos="851"/>
          <w:tab w:val="clear" w:pos="1701"/>
          <w:tab w:val="clear" w:pos="2552"/>
          <w:tab w:val="clear" w:pos="3402"/>
          <w:tab w:val="clear" w:pos="4253"/>
          <w:tab w:val="clear" w:pos="5103"/>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6480"/>
          <w:tab w:val="left" w:pos="7200"/>
          <w:tab w:val="left" w:pos="7920"/>
          <w:tab w:val="left" w:pos="8640"/>
          <w:tab w:val="left" w:pos="9360"/>
          <w:tab w:val="left" w:pos="10080"/>
          <w:tab w:val="left" w:pos="10800"/>
          <w:tab w:val="left" w:pos="11520"/>
        </w:tabs>
        <w:spacing w:after="0"/>
        <w:contextualSpacing w:val="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If the student has </w:t>
      </w:r>
      <w:r w:rsidR="000465FF">
        <w:rPr>
          <w:rFonts w:asciiTheme="minorHAnsi" w:hAnsiTheme="minorHAnsi" w:cstheme="minorHAnsi"/>
          <w:color w:val="1F3864" w:themeColor="accent1" w:themeShade="80"/>
          <w:szCs w:val="24"/>
        </w:rPr>
        <w:t>already</w:t>
      </w:r>
      <w:r>
        <w:rPr>
          <w:rFonts w:asciiTheme="minorHAnsi" w:hAnsiTheme="minorHAnsi" w:cstheme="minorHAnsi"/>
          <w:color w:val="1F3864" w:themeColor="accent1" w:themeShade="80"/>
          <w:szCs w:val="24"/>
        </w:rPr>
        <w:t xml:space="preserve"> been </w:t>
      </w:r>
      <w:r w:rsidR="000465FF">
        <w:rPr>
          <w:rFonts w:asciiTheme="minorHAnsi" w:hAnsiTheme="minorHAnsi" w:cstheme="minorHAnsi"/>
          <w:color w:val="1F3864" w:themeColor="accent1" w:themeShade="80"/>
          <w:szCs w:val="24"/>
        </w:rPr>
        <w:t>admitted and</w:t>
      </w:r>
      <w:r>
        <w:rPr>
          <w:rFonts w:asciiTheme="minorHAnsi" w:hAnsiTheme="minorHAnsi" w:cstheme="minorHAnsi"/>
          <w:color w:val="1F3864" w:themeColor="accent1" w:themeShade="80"/>
          <w:szCs w:val="24"/>
        </w:rPr>
        <w:t xml:space="preserve"> enrolled at AU under a different status, they can request the I-20</w:t>
      </w:r>
      <w:r w:rsidR="009547AB" w:rsidRPr="009547AB">
        <w:rPr>
          <w:rFonts w:asciiTheme="minorHAnsi" w:hAnsiTheme="minorHAnsi" w:cstheme="minorHAnsi"/>
          <w:color w:val="1F3864" w:themeColor="accent1" w:themeShade="80"/>
          <w:szCs w:val="24"/>
        </w:rPr>
        <w:t xml:space="preserve"> by submitting the </w:t>
      </w:r>
      <w:commentRangeStart w:id="193"/>
      <w:r w:rsidR="009547AB" w:rsidRPr="009547AB">
        <w:rPr>
          <w:rFonts w:asciiTheme="minorHAnsi" w:hAnsiTheme="minorHAnsi" w:cstheme="minorHAnsi"/>
          <w:b/>
          <w:bCs/>
          <w:color w:val="1F3864" w:themeColor="accent1" w:themeShade="80"/>
          <w:szCs w:val="24"/>
        </w:rPr>
        <w:t>Request I-20</w:t>
      </w:r>
      <w:r w:rsidR="009547AB" w:rsidRPr="009547AB">
        <w:rPr>
          <w:rFonts w:asciiTheme="minorHAnsi" w:hAnsiTheme="minorHAnsi" w:cstheme="minorHAnsi"/>
          <w:color w:val="1F3864" w:themeColor="accent1" w:themeShade="80"/>
          <w:szCs w:val="24"/>
        </w:rPr>
        <w:t xml:space="preserve"> </w:t>
      </w:r>
      <w:r w:rsidR="009547AB" w:rsidRPr="009547AB">
        <w:rPr>
          <w:rFonts w:asciiTheme="minorHAnsi" w:hAnsiTheme="minorHAnsi" w:cstheme="minorHAnsi"/>
          <w:b/>
          <w:color w:val="1F3864" w:themeColor="accent1" w:themeShade="80"/>
          <w:szCs w:val="24"/>
        </w:rPr>
        <w:t>e</w:t>
      </w:r>
      <w:r w:rsidR="00A46917">
        <w:rPr>
          <w:rFonts w:asciiTheme="minorHAnsi" w:hAnsiTheme="minorHAnsi" w:cstheme="minorHAnsi"/>
          <w:b/>
          <w:color w:val="1F3864" w:themeColor="accent1" w:themeShade="80"/>
          <w:szCs w:val="24"/>
        </w:rPr>
        <w:t>-</w:t>
      </w:r>
      <w:r w:rsidR="009547AB" w:rsidRPr="009547AB">
        <w:rPr>
          <w:rFonts w:asciiTheme="minorHAnsi" w:hAnsiTheme="minorHAnsi" w:cstheme="minorHAnsi"/>
          <w:b/>
          <w:color w:val="1F3864" w:themeColor="accent1" w:themeShade="80"/>
          <w:szCs w:val="24"/>
        </w:rPr>
        <w:t>form</w:t>
      </w:r>
      <w:r w:rsidR="009547AB" w:rsidRPr="009547AB">
        <w:rPr>
          <w:rFonts w:asciiTheme="minorHAnsi" w:hAnsiTheme="minorHAnsi" w:cstheme="minorHAnsi"/>
          <w:color w:val="1F3864" w:themeColor="accent1" w:themeShade="80"/>
          <w:szCs w:val="24"/>
        </w:rPr>
        <w:t xml:space="preserve"> under </w:t>
      </w:r>
      <w:r w:rsidR="009547AB" w:rsidRPr="009547AB">
        <w:rPr>
          <w:rFonts w:asciiTheme="minorHAnsi" w:hAnsiTheme="minorHAnsi" w:cstheme="minorHAnsi"/>
          <w:b/>
          <w:bCs/>
          <w:color w:val="1F3864" w:themeColor="accent1" w:themeShade="80"/>
          <w:szCs w:val="24"/>
        </w:rPr>
        <w:t>International Offic</w:t>
      </w:r>
      <w:commentRangeEnd w:id="193"/>
      <w:r w:rsidR="00A46917">
        <w:rPr>
          <w:rStyle w:val="CommentReference"/>
        </w:rPr>
        <w:commentReference w:id="193"/>
      </w:r>
      <w:r w:rsidR="009547AB" w:rsidRPr="009547AB">
        <w:rPr>
          <w:rFonts w:asciiTheme="minorHAnsi" w:hAnsiTheme="minorHAnsi" w:cstheme="minorHAnsi"/>
          <w:b/>
          <w:bCs/>
          <w:color w:val="1F3864" w:themeColor="accent1" w:themeShade="80"/>
          <w:szCs w:val="24"/>
        </w:rPr>
        <w:t>e</w:t>
      </w:r>
      <w:r w:rsidR="009547AB" w:rsidRPr="009547AB">
        <w:rPr>
          <w:rFonts w:asciiTheme="minorHAnsi" w:hAnsiTheme="minorHAnsi" w:cstheme="minorHAnsi"/>
          <w:color w:val="1F3864" w:themeColor="accent1" w:themeShade="80"/>
          <w:szCs w:val="24"/>
        </w:rPr>
        <w:t xml:space="preserve">, available in international student portal </w:t>
      </w:r>
      <w:hyperlink r:id="rId79" w:history="1">
        <w:proofErr w:type="spellStart"/>
        <w:r w:rsidR="009547AB" w:rsidRPr="00865F4C">
          <w:rPr>
            <w:rStyle w:val="Hyperlink"/>
            <w:rFonts w:asciiTheme="minorHAnsi" w:hAnsiTheme="minorHAnsi" w:cstheme="minorHAnsi"/>
            <w:color w:val="0070C0"/>
            <w:szCs w:val="24"/>
            <w:u w:val="none"/>
          </w:rPr>
          <w:t>iEagle</w:t>
        </w:r>
        <w:proofErr w:type="spellEnd"/>
      </w:hyperlink>
      <w:r w:rsidR="009547AB" w:rsidRPr="00865F4C">
        <w:rPr>
          <w:rFonts w:asciiTheme="minorHAnsi" w:hAnsiTheme="minorHAnsi" w:cstheme="minorHAnsi"/>
          <w:color w:val="0070C0"/>
          <w:szCs w:val="24"/>
        </w:rPr>
        <w:t>.</w:t>
      </w:r>
    </w:p>
    <w:p w14:paraId="32B5C738" w14:textId="796370B7" w:rsidR="004C2CFA" w:rsidRPr="004C2CFA" w:rsidRDefault="004C2CFA" w:rsidP="004C2CFA">
      <w:pPr>
        <w:pStyle w:val="ListParagraph"/>
        <w:keepLines w:val="0"/>
        <w:numPr>
          <w:ilvl w:val="2"/>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t xml:space="preserve">In this case, after the Request </w:t>
      </w:r>
      <w:r w:rsidR="00FC334C">
        <w:rPr>
          <w:rFonts w:asciiTheme="minorHAnsi" w:hAnsiTheme="minorHAnsi" w:cstheme="minorHAnsi"/>
          <w:color w:val="1F3864" w:themeColor="accent1" w:themeShade="80"/>
          <w:szCs w:val="24"/>
        </w:rPr>
        <w:t>I-20 e-form</w:t>
      </w:r>
      <w:r>
        <w:rPr>
          <w:rFonts w:asciiTheme="minorHAnsi" w:hAnsiTheme="minorHAnsi" w:cstheme="minorHAnsi"/>
          <w:color w:val="1F3864" w:themeColor="accent1" w:themeShade="80"/>
          <w:szCs w:val="24"/>
        </w:rPr>
        <w:t xml:space="preserve"> is </w:t>
      </w:r>
      <w:r w:rsidR="005F5DD5">
        <w:rPr>
          <w:rFonts w:asciiTheme="minorHAnsi" w:hAnsiTheme="minorHAnsi" w:cstheme="minorHAnsi"/>
          <w:color w:val="1F3864" w:themeColor="accent1" w:themeShade="80"/>
          <w:szCs w:val="24"/>
        </w:rPr>
        <w:t xml:space="preserve">reviewed and approved, the student will need to be removed from the </w:t>
      </w:r>
      <w:r w:rsidR="00844F38">
        <w:rPr>
          <w:rFonts w:asciiTheme="minorHAnsi" w:hAnsiTheme="minorHAnsi" w:cstheme="minorHAnsi"/>
          <w:color w:val="1F3864" w:themeColor="accent1" w:themeShade="80"/>
          <w:szCs w:val="24"/>
        </w:rPr>
        <w:t xml:space="preserve">Request I-20 checklist and added to the “New Student – Degree” checklist in the “PIIRF Approved” stage. This is to ensure the student will receive </w:t>
      </w:r>
      <w:r w:rsidR="00FC00DC">
        <w:rPr>
          <w:rFonts w:asciiTheme="minorHAnsi" w:hAnsiTheme="minorHAnsi" w:cstheme="minorHAnsi"/>
          <w:color w:val="1F3864" w:themeColor="accent1" w:themeShade="80"/>
          <w:szCs w:val="24"/>
        </w:rPr>
        <w:t xml:space="preserve">pre-arrival </w:t>
      </w:r>
      <w:commentRangeStart w:id="194"/>
      <w:r w:rsidR="00FC00DC">
        <w:rPr>
          <w:rFonts w:asciiTheme="minorHAnsi" w:hAnsiTheme="minorHAnsi" w:cstheme="minorHAnsi"/>
          <w:color w:val="1F3864" w:themeColor="accent1" w:themeShade="80"/>
          <w:szCs w:val="24"/>
        </w:rPr>
        <w:t>information</w:t>
      </w:r>
      <w:commentRangeEnd w:id="194"/>
      <w:r w:rsidR="004529BF">
        <w:rPr>
          <w:rStyle w:val="CommentReference"/>
        </w:rPr>
        <w:commentReference w:id="194"/>
      </w:r>
      <w:r w:rsidR="00FC00DC">
        <w:rPr>
          <w:rFonts w:asciiTheme="minorHAnsi" w:hAnsiTheme="minorHAnsi" w:cstheme="minorHAnsi"/>
          <w:color w:val="1F3864" w:themeColor="accent1" w:themeShade="80"/>
          <w:szCs w:val="24"/>
        </w:rPr>
        <w:t xml:space="preserve"> from ISSS. </w:t>
      </w:r>
    </w:p>
    <w:p w14:paraId="7E6727A3" w14:textId="76922190" w:rsidR="004C2CFA" w:rsidRPr="009547AB" w:rsidRDefault="004C2CFA" w:rsidP="004C2CFA">
      <w:pPr>
        <w:pStyle w:val="ListParagraph"/>
        <w:keepLines w:val="0"/>
        <w:numPr>
          <w:ilvl w:val="1"/>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asciiTheme="minorHAnsi" w:hAnsiTheme="minorHAnsi" w:cstheme="minorHAnsi"/>
          <w:color w:val="1F3864" w:themeColor="accent1" w:themeShade="80"/>
          <w:szCs w:val="24"/>
        </w:rPr>
      </w:pPr>
      <w:r>
        <w:rPr>
          <w:rFonts w:asciiTheme="minorHAnsi" w:hAnsiTheme="minorHAnsi" w:cstheme="minorHAnsi"/>
          <w:color w:val="1F3864" w:themeColor="accent1" w:themeShade="80"/>
          <w:szCs w:val="24"/>
        </w:rPr>
        <w:lastRenderedPageBreak/>
        <w:t xml:space="preserve">If the student is a new admit who had not yet enrolled at AU, the admission office for that student should submit a </w:t>
      </w:r>
      <w:proofErr w:type="gramStart"/>
      <w:r>
        <w:rPr>
          <w:rFonts w:asciiTheme="minorHAnsi" w:hAnsiTheme="minorHAnsi" w:cstheme="minorHAnsi"/>
          <w:color w:val="1F3864" w:themeColor="accent1" w:themeShade="80"/>
          <w:szCs w:val="24"/>
        </w:rPr>
        <w:t>PIIRF</w:t>
      </w:r>
      <w:proofErr w:type="gramEnd"/>
    </w:p>
    <w:p w14:paraId="7EEB3358" w14:textId="77777777" w:rsidR="009547AB" w:rsidRPr="009547AB" w:rsidRDefault="009547AB">
      <w:pPr>
        <w:pStyle w:val="ListParagraph"/>
        <w:keepLines w:val="0"/>
        <w:numPr>
          <w:ilvl w:val="0"/>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asciiTheme="minorHAnsi" w:hAnsiTheme="minorHAnsi" w:cstheme="minorHAnsi"/>
          <w:color w:val="1F3864" w:themeColor="accent1" w:themeShade="80"/>
          <w:szCs w:val="24"/>
        </w:rPr>
      </w:pPr>
      <w:r w:rsidRPr="009547AB">
        <w:rPr>
          <w:rFonts w:asciiTheme="minorHAnsi" w:hAnsiTheme="minorHAnsi" w:cstheme="minorHAnsi"/>
          <w:color w:val="1F3864" w:themeColor="accent1" w:themeShade="80"/>
          <w:szCs w:val="24"/>
        </w:rPr>
        <w:t xml:space="preserve">Student will need to submit </w:t>
      </w:r>
      <w:hyperlink r:id="rId80" w:tgtFrame="_blank" w:history="1">
        <w:r w:rsidRPr="00865F4C">
          <w:rPr>
            <w:rStyle w:val="Hyperlink"/>
            <w:rFonts w:asciiTheme="minorHAnsi" w:hAnsiTheme="minorHAnsi" w:cstheme="minorHAnsi"/>
            <w:color w:val="0070C0"/>
            <w:szCs w:val="24"/>
          </w:rPr>
          <w:t>required documents</w:t>
        </w:r>
      </w:hyperlink>
      <w:r w:rsidRPr="00865F4C">
        <w:rPr>
          <w:rFonts w:asciiTheme="minorHAnsi" w:hAnsiTheme="minorHAnsi" w:cstheme="minorHAnsi"/>
          <w:color w:val="2F5496" w:themeColor="accent1" w:themeShade="BF"/>
          <w:szCs w:val="24"/>
        </w:rPr>
        <w:t xml:space="preserve"> </w:t>
      </w:r>
      <w:r w:rsidRPr="009547AB">
        <w:rPr>
          <w:rFonts w:asciiTheme="minorHAnsi" w:hAnsiTheme="minorHAnsi" w:cstheme="minorHAnsi"/>
          <w:color w:val="1F3864" w:themeColor="accent1" w:themeShade="80"/>
          <w:szCs w:val="24"/>
        </w:rPr>
        <w:t xml:space="preserve">(e.g.: new </w:t>
      </w:r>
      <w:hyperlink r:id="rId81" w:tgtFrame="_blank" w:history="1">
        <w:r w:rsidRPr="00865F4C">
          <w:rPr>
            <w:rStyle w:val="Hyperlink"/>
            <w:rFonts w:asciiTheme="minorHAnsi" w:hAnsiTheme="minorHAnsi" w:cstheme="minorHAnsi"/>
            <w:color w:val="0070C0"/>
            <w:szCs w:val="24"/>
          </w:rPr>
          <w:t>financial documents</w:t>
        </w:r>
      </w:hyperlink>
      <w:r w:rsidRPr="009547AB">
        <w:rPr>
          <w:rFonts w:asciiTheme="minorHAnsi" w:hAnsiTheme="minorHAnsi" w:cstheme="minorHAnsi"/>
          <w:color w:val="1F3864" w:themeColor="accent1" w:themeShade="80"/>
          <w:szCs w:val="24"/>
        </w:rPr>
        <w:t xml:space="preserve">, new </w:t>
      </w:r>
      <w:hyperlink r:id="rId82" w:history="1">
        <w:r w:rsidRPr="00865F4C">
          <w:rPr>
            <w:rStyle w:val="Hyperlink"/>
            <w:rFonts w:asciiTheme="minorHAnsi" w:hAnsiTheme="minorHAnsi" w:cstheme="minorHAnsi"/>
            <w:color w:val="2F5496" w:themeColor="accent1" w:themeShade="BF"/>
            <w:szCs w:val="24"/>
          </w:rPr>
          <w:t>CFIS</w:t>
        </w:r>
      </w:hyperlink>
      <w:r w:rsidRPr="009547AB">
        <w:rPr>
          <w:rFonts w:asciiTheme="minorHAnsi" w:hAnsiTheme="minorHAnsi" w:cstheme="minorHAnsi"/>
          <w:color w:val="1F3864" w:themeColor="accent1" w:themeShade="80"/>
          <w:szCs w:val="24"/>
        </w:rPr>
        <w:t xml:space="preserve">, and passport bio page. </w:t>
      </w:r>
    </w:p>
    <w:p w14:paraId="201DBA18" w14:textId="5BD1795B" w:rsidR="009547AB" w:rsidRPr="009547AB" w:rsidRDefault="009547AB">
      <w:pPr>
        <w:pStyle w:val="ListParagraph"/>
        <w:keepLines w:val="0"/>
        <w:numPr>
          <w:ilvl w:val="0"/>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r w:rsidRPr="009547AB">
        <w:rPr>
          <w:rFonts w:cs="Calibri"/>
          <w:bCs/>
          <w:color w:val="1F3864" w:themeColor="accent1" w:themeShade="80"/>
          <w:szCs w:val="24"/>
        </w:rPr>
        <w:t>Student will need to pay the</w:t>
      </w:r>
      <w:r w:rsidRPr="009547AB">
        <w:rPr>
          <w:rFonts w:cs="Calibri"/>
          <w:b/>
          <w:color w:val="1F3864" w:themeColor="accent1" w:themeShade="80"/>
          <w:szCs w:val="24"/>
        </w:rPr>
        <w:t xml:space="preserve"> I-901 SEVIS fee</w:t>
      </w:r>
      <w:r w:rsidRPr="009547AB">
        <w:rPr>
          <w:rFonts w:cs="Calibri"/>
          <w:color w:val="1F3864" w:themeColor="accent1" w:themeShade="80"/>
          <w:szCs w:val="24"/>
        </w:rPr>
        <w:t xml:space="preserve"> online and print the receipt: </w:t>
      </w:r>
      <w:hyperlink r:id="rId83" w:history="1">
        <w:r w:rsidRPr="00865F4C">
          <w:rPr>
            <w:rStyle w:val="Hyperlink"/>
            <w:rFonts w:cs="Calibri"/>
            <w:color w:val="0070C0"/>
            <w:szCs w:val="24"/>
          </w:rPr>
          <w:t>www.fmjfee.com</w:t>
        </w:r>
      </w:hyperlink>
      <w:r w:rsidR="00865F4C" w:rsidRPr="00865F4C">
        <w:rPr>
          <w:rStyle w:val="Hyperlink"/>
          <w:rFonts w:cs="Calibri"/>
          <w:color w:val="0070C0"/>
          <w:szCs w:val="24"/>
        </w:rPr>
        <w:t xml:space="preserve"> </w:t>
      </w:r>
      <w:r w:rsidRPr="009547AB">
        <w:rPr>
          <w:rFonts w:cs="Calibri"/>
          <w:color w:val="1F3864" w:themeColor="accent1" w:themeShade="80"/>
          <w:szCs w:val="24"/>
        </w:rPr>
        <w:t xml:space="preserve">. </w:t>
      </w:r>
    </w:p>
    <w:p w14:paraId="2F78FFC4" w14:textId="77777777" w:rsidR="009547AB" w:rsidRPr="009547AB" w:rsidRDefault="009547AB">
      <w:pPr>
        <w:pStyle w:val="ListParagraph"/>
        <w:keepLines w:val="0"/>
        <w:numPr>
          <w:ilvl w:val="0"/>
          <w:numId w:val="66"/>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rPr>
          <w:rFonts w:cs="Calibri"/>
          <w:color w:val="1F3864" w:themeColor="accent1" w:themeShade="80"/>
          <w:szCs w:val="24"/>
        </w:rPr>
      </w:pPr>
      <w:r w:rsidRPr="009547AB">
        <w:rPr>
          <w:rFonts w:cs="Calibri"/>
          <w:color w:val="1F3864" w:themeColor="accent1" w:themeShade="80"/>
          <w:szCs w:val="24"/>
        </w:rPr>
        <w:t xml:space="preserve">Once the initial I-20 is issued and the </w:t>
      </w:r>
      <w:commentRangeStart w:id="195"/>
      <w:r w:rsidRPr="009547AB">
        <w:rPr>
          <w:rFonts w:cs="Calibri"/>
          <w:color w:val="1F3864" w:themeColor="accent1" w:themeShade="80"/>
          <w:szCs w:val="24"/>
        </w:rPr>
        <w:t>SEVIS</w:t>
      </w:r>
      <w:commentRangeEnd w:id="195"/>
      <w:r w:rsidR="00084DD2">
        <w:rPr>
          <w:rStyle w:val="CommentReference"/>
        </w:rPr>
        <w:commentReference w:id="195"/>
      </w:r>
      <w:r w:rsidRPr="009547AB">
        <w:rPr>
          <w:rFonts w:cs="Calibri"/>
          <w:color w:val="1F3864" w:themeColor="accent1" w:themeShade="80"/>
          <w:szCs w:val="24"/>
        </w:rPr>
        <w:t xml:space="preserve"> fee is paid, student will carefully decide on the best option to move forward with the change of status request:</w:t>
      </w:r>
    </w:p>
    <w:p w14:paraId="4FF8BBE6" w14:textId="77777777" w:rsidR="009547AB" w:rsidRPr="009547AB" w:rsidRDefault="009547AB" w:rsidP="009547AB">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rPr>
          <w:rFonts w:cs="Calibri"/>
          <w:color w:val="1F3864" w:themeColor="accent1" w:themeShade="80"/>
          <w:szCs w:val="24"/>
        </w:rPr>
      </w:pPr>
    </w:p>
    <w:p w14:paraId="144D3B27" w14:textId="2C7DF1A3" w:rsidR="009547AB" w:rsidRPr="009547AB" w:rsidRDefault="009547AB" w:rsidP="009547AB">
      <w:pPr>
        <w:shd w:val="clear" w:color="auto" w:fill="FFFFFF"/>
        <w:tabs>
          <w:tab w:val="clear" w:pos="5954"/>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rPr>
          <w:rFonts w:cs="Calibri"/>
          <w:b/>
          <w:color w:val="1F3864" w:themeColor="accent1" w:themeShade="80"/>
          <w:szCs w:val="24"/>
        </w:rPr>
      </w:pPr>
      <w:r w:rsidRPr="009547AB">
        <w:rPr>
          <w:rFonts w:cs="Calibri"/>
          <w:b/>
          <w:color w:val="1F3864" w:themeColor="accent1" w:themeShade="80"/>
          <w:szCs w:val="24"/>
        </w:rPr>
        <w:t>Option 1: By Travel</w:t>
      </w:r>
      <w:r w:rsidR="006942C2">
        <w:rPr>
          <w:rFonts w:cs="Calibri"/>
          <w:b/>
          <w:color w:val="1F3864" w:themeColor="accent1" w:themeShade="80"/>
          <w:szCs w:val="24"/>
        </w:rPr>
        <w:t xml:space="preserve"> (</w:t>
      </w:r>
      <w:r w:rsidRPr="009547AB">
        <w:rPr>
          <w:rFonts w:cs="Calibri"/>
          <w:b/>
          <w:color w:val="1F3864" w:themeColor="accent1" w:themeShade="80"/>
          <w:szCs w:val="24"/>
        </w:rPr>
        <w:t>ISSS Recommended Option</w:t>
      </w:r>
      <w:r w:rsidR="006942C2">
        <w:rPr>
          <w:rFonts w:cs="Calibri"/>
          <w:b/>
          <w:color w:val="1F3864" w:themeColor="accent1" w:themeShade="80"/>
          <w:szCs w:val="24"/>
        </w:rPr>
        <w:t>)</w:t>
      </w:r>
    </w:p>
    <w:p w14:paraId="71E2FD6A" w14:textId="77777777" w:rsidR="009547AB" w:rsidRPr="009547AB" w:rsidRDefault="009547AB">
      <w:pPr>
        <w:pStyle w:val="ListParagraph"/>
        <w:keepLines w:val="0"/>
        <w:numPr>
          <w:ilvl w:val="0"/>
          <w:numId w:val="67"/>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r w:rsidRPr="009547AB">
        <w:rPr>
          <w:rFonts w:cs="Calibri"/>
          <w:b/>
          <w:color w:val="1F3864" w:themeColor="accent1" w:themeShade="80"/>
          <w:szCs w:val="24"/>
        </w:rPr>
        <w:t>Student will schedule the F-1 visa interview</w:t>
      </w:r>
      <w:r w:rsidRPr="009547AB">
        <w:rPr>
          <w:rFonts w:cs="Calibri"/>
          <w:color w:val="1F3864" w:themeColor="accent1" w:themeShade="80"/>
          <w:szCs w:val="24"/>
        </w:rPr>
        <w:t xml:space="preserve"> at a U.S. Consulate abroad. Student will check the Consulate website for all required forms, fees, and documentation: </w:t>
      </w:r>
      <w:hyperlink r:id="rId84" w:history="1">
        <w:r w:rsidRPr="00865F4C">
          <w:rPr>
            <w:rStyle w:val="Hyperlink"/>
            <w:rFonts w:cs="Calibri"/>
            <w:color w:val="0070C0"/>
            <w:szCs w:val="24"/>
          </w:rPr>
          <w:t>www.usembassy.gov</w:t>
        </w:r>
      </w:hyperlink>
      <w:r w:rsidRPr="009547AB">
        <w:rPr>
          <w:rFonts w:cs="Calibri"/>
          <w:color w:val="1F3864" w:themeColor="accent1" w:themeShade="80"/>
          <w:szCs w:val="24"/>
        </w:rPr>
        <w:t xml:space="preserve">. Tips for a successful visa interview are available at </w:t>
      </w:r>
      <w:hyperlink r:id="rId85" w:history="1">
        <w:r w:rsidRPr="00865F4C">
          <w:rPr>
            <w:rStyle w:val="Hyperlink"/>
            <w:rFonts w:cs="Calibri"/>
            <w:color w:val="0070C0"/>
            <w:szCs w:val="24"/>
          </w:rPr>
          <w:t>www.american.edu/ocl/isss/visa-interview-tips.cfm</w:t>
        </w:r>
      </w:hyperlink>
      <w:r w:rsidRPr="009547AB">
        <w:rPr>
          <w:rFonts w:cs="Calibri"/>
          <w:color w:val="1F3864" w:themeColor="accent1" w:themeShade="80"/>
          <w:szCs w:val="24"/>
        </w:rPr>
        <w:t>.</w:t>
      </w:r>
    </w:p>
    <w:p w14:paraId="2C20B8D4" w14:textId="2113603A" w:rsidR="009547AB" w:rsidRPr="009547AB" w:rsidRDefault="009547AB">
      <w:pPr>
        <w:pStyle w:val="ListParagraph"/>
        <w:keepLines w:val="0"/>
        <w:numPr>
          <w:ilvl w:val="0"/>
          <w:numId w:val="67"/>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Style w:val="Hyperlink"/>
          <w:rFonts w:cs="Calibri"/>
          <w:color w:val="1F3864" w:themeColor="accent1" w:themeShade="80"/>
          <w:szCs w:val="24"/>
        </w:rPr>
      </w:pPr>
      <w:r w:rsidRPr="009547AB">
        <w:rPr>
          <w:rFonts w:cs="Calibri"/>
          <w:b/>
          <w:color w:val="1F3864" w:themeColor="accent1" w:themeShade="80"/>
          <w:szCs w:val="24"/>
        </w:rPr>
        <w:t>Re-enter the U.S. on F-1 status</w:t>
      </w:r>
      <w:r w:rsidRPr="009547AB">
        <w:rPr>
          <w:rFonts w:cs="Calibri"/>
          <w:color w:val="1F3864" w:themeColor="accent1" w:themeShade="80"/>
          <w:szCs w:val="24"/>
        </w:rPr>
        <w:t xml:space="preserve">. Student will have to enter in U.S. with a valid passport, valid F-1 visa, and valid I-20 at the U.S. port-of-entry. ISSS office recommends </w:t>
      </w:r>
      <w:r w:rsidR="00865F4C" w:rsidRPr="009547AB">
        <w:rPr>
          <w:rFonts w:cs="Calibri"/>
          <w:color w:val="1F3864" w:themeColor="accent1" w:themeShade="80"/>
          <w:szCs w:val="24"/>
        </w:rPr>
        <w:t>bringing</w:t>
      </w:r>
      <w:r w:rsidRPr="009547AB">
        <w:rPr>
          <w:rFonts w:cs="Calibri"/>
          <w:color w:val="1F3864" w:themeColor="accent1" w:themeShade="80"/>
          <w:szCs w:val="24"/>
        </w:rPr>
        <w:t xml:space="preserve"> additional documents in hand; more information at </w:t>
      </w:r>
      <w:hyperlink r:id="rId86" w:history="1">
        <w:r w:rsidRPr="009547AB">
          <w:rPr>
            <w:rStyle w:val="Hyperlink"/>
            <w:rFonts w:cs="Calibri"/>
            <w:color w:val="1F3864" w:themeColor="accent1" w:themeShade="80"/>
            <w:szCs w:val="24"/>
          </w:rPr>
          <w:t>www.american.edu/ocl/isss</w:t>
        </w:r>
      </w:hyperlink>
      <w:r w:rsidRPr="009547AB">
        <w:rPr>
          <w:rFonts w:cs="Calibri"/>
          <w:color w:val="1F3864" w:themeColor="accent1" w:themeShade="80"/>
          <w:szCs w:val="24"/>
        </w:rPr>
        <w:t xml:space="preserve">. </w:t>
      </w:r>
    </w:p>
    <w:p w14:paraId="7E5F7773" w14:textId="77777777" w:rsidR="009547AB" w:rsidRPr="009547AB" w:rsidRDefault="009547AB">
      <w:pPr>
        <w:pStyle w:val="ListParagraph"/>
        <w:keepLines w:val="0"/>
        <w:numPr>
          <w:ilvl w:val="0"/>
          <w:numId w:val="67"/>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r w:rsidRPr="009547AB">
        <w:rPr>
          <w:rFonts w:cs="Calibri"/>
          <w:b/>
          <w:color w:val="1F3864" w:themeColor="accent1" w:themeShade="80"/>
          <w:szCs w:val="24"/>
        </w:rPr>
        <w:t xml:space="preserve">Upon arrival student must complete the mandatory immigration registration in </w:t>
      </w:r>
      <w:hyperlink r:id="rId87" w:history="1">
        <w:proofErr w:type="spellStart"/>
        <w:r w:rsidRPr="00865F4C">
          <w:rPr>
            <w:rStyle w:val="Hyperlink"/>
            <w:rFonts w:cs="Calibri"/>
            <w:color w:val="0070C0"/>
            <w:szCs w:val="24"/>
          </w:rPr>
          <w:t>iEagle</w:t>
        </w:r>
        <w:proofErr w:type="spellEnd"/>
      </w:hyperlink>
      <w:r w:rsidRPr="009547AB">
        <w:rPr>
          <w:rFonts w:cs="Calibri"/>
          <w:b/>
          <w:color w:val="1F3864" w:themeColor="accent1" w:themeShade="80"/>
          <w:szCs w:val="24"/>
        </w:rPr>
        <w:t xml:space="preserve">. </w:t>
      </w:r>
      <w:proofErr w:type="gramStart"/>
      <w:r w:rsidRPr="009547AB">
        <w:rPr>
          <w:rFonts w:cs="Calibri"/>
          <w:color w:val="1F3864" w:themeColor="accent1" w:themeShade="80"/>
          <w:szCs w:val="24"/>
        </w:rPr>
        <w:t>Student</w:t>
      </w:r>
      <w:proofErr w:type="gramEnd"/>
      <w:r w:rsidRPr="009547AB">
        <w:rPr>
          <w:rFonts w:cs="Calibri"/>
          <w:color w:val="1F3864" w:themeColor="accent1" w:themeShade="80"/>
          <w:szCs w:val="24"/>
        </w:rPr>
        <w:t xml:space="preserve"> must complete the Immigration Registration e-form </w:t>
      </w:r>
      <w:proofErr w:type="gramStart"/>
      <w:r w:rsidRPr="009547AB">
        <w:rPr>
          <w:rFonts w:cs="Calibri"/>
          <w:color w:val="1F3864" w:themeColor="accent1" w:themeShade="80"/>
          <w:szCs w:val="24"/>
        </w:rPr>
        <w:t>in order to</w:t>
      </w:r>
      <w:proofErr w:type="gramEnd"/>
      <w:r w:rsidRPr="009547AB">
        <w:rPr>
          <w:rFonts w:cs="Calibri"/>
          <w:color w:val="1F3864" w:themeColor="accent1" w:themeShade="80"/>
          <w:szCs w:val="24"/>
        </w:rPr>
        <w:t xml:space="preserve"> activate their F-1 status in SEVIS.</w:t>
      </w:r>
    </w:p>
    <w:p w14:paraId="2F768032" w14:textId="77777777" w:rsidR="009547AB" w:rsidRPr="009547AB" w:rsidRDefault="009547AB" w:rsidP="009547AB">
      <w:pPr>
        <w:pStyle w:val="ListParagraph"/>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ind w:left="630"/>
        <w:contextualSpacing w:val="0"/>
        <w:rPr>
          <w:rFonts w:cs="Calibri"/>
          <w:b/>
          <w:color w:val="1F3864" w:themeColor="accent1" w:themeShade="80"/>
          <w:szCs w:val="24"/>
        </w:rPr>
      </w:pPr>
      <w:r w:rsidRPr="009547AB">
        <w:rPr>
          <w:rFonts w:cs="Calibri"/>
          <w:b/>
          <w:color w:val="1F3864" w:themeColor="accent1" w:themeShade="80"/>
          <w:szCs w:val="24"/>
          <w:u w:val="single"/>
        </w:rPr>
        <w:t>Student should consider</w:t>
      </w:r>
      <w:r w:rsidRPr="009547AB">
        <w:rPr>
          <w:rFonts w:cs="Calibri"/>
          <w:b/>
          <w:color w:val="1F3864" w:themeColor="accent1" w:themeShade="80"/>
          <w:szCs w:val="24"/>
        </w:rPr>
        <w:t>:</w:t>
      </w:r>
    </w:p>
    <w:p w14:paraId="7020DD18" w14:textId="77777777" w:rsidR="009547AB" w:rsidRPr="009547AB" w:rsidRDefault="009547AB">
      <w:pPr>
        <w:pStyle w:val="ListParagraph"/>
        <w:keepLines w:val="0"/>
        <w:numPr>
          <w:ilvl w:val="0"/>
          <w:numId w:val="68"/>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sidRPr="009547AB">
        <w:rPr>
          <w:rFonts w:cs="Calibri"/>
          <w:color w:val="1F3864" w:themeColor="accent1" w:themeShade="80"/>
          <w:szCs w:val="24"/>
        </w:rPr>
        <w:t xml:space="preserve">Visa appointment and visa processing wait times in their country. Student can check this information at </w:t>
      </w:r>
      <w:hyperlink r:id="rId88" w:history="1">
        <w:r w:rsidRPr="00865F4C">
          <w:rPr>
            <w:rStyle w:val="Hyperlink"/>
            <w:rFonts w:cs="Calibri"/>
            <w:color w:val="0070C0"/>
            <w:szCs w:val="24"/>
          </w:rPr>
          <w:t>https://travel.state.gov</w:t>
        </w:r>
      </w:hyperlink>
      <w:r w:rsidRPr="009547AB">
        <w:rPr>
          <w:rFonts w:cs="Calibri"/>
          <w:color w:val="1F3864" w:themeColor="accent1" w:themeShade="80"/>
          <w:szCs w:val="24"/>
        </w:rPr>
        <w:t xml:space="preserve">. </w:t>
      </w:r>
    </w:p>
    <w:p w14:paraId="37CEE73E" w14:textId="77777777" w:rsidR="009547AB" w:rsidRPr="009547AB" w:rsidRDefault="009547AB">
      <w:pPr>
        <w:pStyle w:val="ListParagraph"/>
        <w:keepLines w:val="0"/>
        <w:numPr>
          <w:ilvl w:val="0"/>
          <w:numId w:val="68"/>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sidRPr="009547AB">
        <w:rPr>
          <w:rFonts w:cs="Calibri"/>
          <w:color w:val="1F3864" w:themeColor="accent1" w:themeShade="80"/>
          <w:szCs w:val="24"/>
        </w:rPr>
        <w:t xml:space="preserve">Applying for the F-1 visa in a country outside their citizenship listed on the I-20 and passport is NOT RECOMMENDED. If the visa is denied </w:t>
      </w:r>
      <w:proofErr w:type="gramStart"/>
      <w:r w:rsidRPr="009547AB">
        <w:rPr>
          <w:rFonts w:cs="Calibri"/>
          <w:color w:val="1F3864" w:themeColor="accent1" w:themeShade="80"/>
          <w:szCs w:val="24"/>
        </w:rPr>
        <w:t>student</w:t>
      </w:r>
      <w:proofErr w:type="gramEnd"/>
      <w:r w:rsidRPr="009547AB">
        <w:rPr>
          <w:rFonts w:cs="Calibri"/>
          <w:color w:val="1F3864" w:themeColor="accent1" w:themeShade="80"/>
          <w:szCs w:val="24"/>
        </w:rPr>
        <w:t xml:space="preserve"> must return to their home country and apply for another F-1 </w:t>
      </w:r>
      <w:proofErr w:type="gramStart"/>
      <w:r w:rsidRPr="009547AB">
        <w:rPr>
          <w:rFonts w:cs="Calibri"/>
          <w:color w:val="1F3864" w:themeColor="accent1" w:themeShade="80"/>
          <w:szCs w:val="24"/>
        </w:rPr>
        <w:t>visa</w:t>
      </w:r>
      <w:proofErr w:type="gramEnd"/>
      <w:r w:rsidRPr="009547AB">
        <w:rPr>
          <w:rFonts w:cs="Calibri"/>
          <w:color w:val="1F3864" w:themeColor="accent1" w:themeShade="80"/>
          <w:szCs w:val="24"/>
        </w:rPr>
        <w:t xml:space="preserve"> there. </w:t>
      </w:r>
    </w:p>
    <w:p w14:paraId="178A0360" w14:textId="77777777" w:rsidR="009547AB" w:rsidRPr="009547AB" w:rsidRDefault="009547AB">
      <w:pPr>
        <w:pStyle w:val="ListParagraph"/>
        <w:keepLines w:val="0"/>
        <w:numPr>
          <w:ilvl w:val="0"/>
          <w:numId w:val="68"/>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sidRPr="009547AB">
        <w:rPr>
          <w:rFonts w:cs="Calibri"/>
          <w:color w:val="1F3864" w:themeColor="accent1" w:themeShade="80"/>
          <w:szCs w:val="24"/>
        </w:rPr>
        <w:t>Visa approval is never guaranteed.</w:t>
      </w:r>
    </w:p>
    <w:p w14:paraId="24B04927" w14:textId="34D63DEE" w:rsidR="009547AB" w:rsidRPr="009547AB" w:rsidRDefault="009547AB">
      <w:pPr>
        <w:pStyle w:val="ListParagraph"/>
        <w:keepLines w:val="0"/>
        <w:numPr>
          <w:ilvl w:val="0"/>
          <w:numId w:val="68"/>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sidRPr="009547AB">
        <w:rPr>
          <w:rFonts w:cs="Calibri"/>
          <w:color w:val="1F3864" w:themeColor="accent1" w:themeShade="80"/>
          <w:szCs w:val="24"/>
        </w:rPr>
        <w:t>On</w:t>
      </w:r>
      <w:r w:rsidR="00A46917">
        <w:rPr>
          <w:rFonts w:cs="Calibri"/>
          <w:color w:val="1F3864" w:themeColor="accent1" w:themeShade="80"/>
          <w:szCs w:val="24"/>
        </w:rPr>
        <w:t>-</w:t>
      </w:r>
      <w:r w:rsidRPr="009547AB">
        <w:rPr>
          <w:rFonts w:cs="Calibri"/>
          <w:color w:val="1F3864" w:themeColor="accent1" w:themeShade="80"/>
          <w:szCs w:val="24"/>
        </w:rPr>
        <w:t xml:space="preserve">campus employment is only available and authorized by ISSS after </w:t>
      </w:r>
      <w:proofErr w:type="gramStart"/>
      <w:r w:rsidRPr="009547AB">
        <w:rPr>
          <w:rFonts w:cs="Calibri"/>
          <w:color w:val="1F3864" w:themeColor="accent1" w:themeShade="80"/>
          <w:szCs w:val="24"/>
        </w:rPr>
        <w:t>student</w:t>
      </w:r>
      <w:proofErr w:type="gramEnd"/>
      <w:r w:rsidRPr="009547AB">
        <w:rPr>
          <w:rFonts w:cs="Calibri"/>
          <w:color w:val="1F3864" w:themeColor="accent1" w:themeShade="80"/>
          <w:szCs w:val="24"/>
        </w:rPr>
        <w:t xml:space="preserve"> has gained F-1 status and has met the requirements.</w:t>
      </w:r>
    </w:p>
    <w:p w14:paraId="19F31764" w14:textId="77777777" w:rsidR="009547AB" w:rsidRPr="009547AB" w:rsidRDefault="009547AB" w:rsidP="009547AB">
      <w:pPr>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rPr>
          <w:rFonts w:cs="Calibri"/>
          <w:color w:val="1F3864" w:themeColor="accent1" w:themeShade="80"/>
          <w:szCs w:val="24"/>
        </w:rPr>
      </w:pPr>
    </w:p>
    <w:p w14:paraId="1DD50FFA" w14:textId="77777777" w:rsidR="009547AB" w:rsidRPr="009547AB" w:rsidRDefault="009547AB" w:rsidP="009547AB">
      <w:pPr>
        <w:shd w:val="clear" w:color="auto" w:fill="FFFFFF"/>
        <w:tabs>
          <w:tab w:val="clear" w:pos="5954"/>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120"/>
        <w:jc w:val="both"/>
        <w:rPr>
          <w:rFonts w:cs="Calibri"/>
          <w:b/>
          <w:color w:val="1F3864" w:themeColor="accent1" w:themeShade="80"/>
          <w:szCs w:val="24"/>
        </w:rPr>
      </w:pPr>
      <w:r w:rsidRPr="009547AB">
        <w:rPr>
          <w:rFonts w:cs="Calibri"/>
          <w:b/>
          <w:color w:val="1F3864" w:themeColor="accent1" w:themeShade="80"/>
          <w:szCs w:val="24"/>
        </w:rPr>
        <w:t>Option 2: By Application to USCIS in the U.S.</w:t>
      </w:r>
    </w:p>
    <w:p w14:paraId="11D2A996" w14:textId="77777777" w:rsidR="009547AB" w:rsidRPr="009547AB" w:rsidRDefault="009547AB">
      <w:pPr>
        <w:pStyle w:val="ListParagraph"/>
        <w:keepLines w:val="0"/>
        <w:numPr>
          <w:ilvl w:val="0"/>
          <w:numId w:val="65"/>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proofErr w:type="gramStart"/>
      <w:r w:rsidRPr="009547AB">
        <w:rPr>
          <w:rFonts w:cs="Calibri"/>
          <w:b/>
          <w:color w:val="1F3864" w:themeColor="accent1" w:themeShade="80"/>
          <w:szCs w:val="24"/>
        </w:rPr>
        <w:t>Student</w:t>
      </w:r>
      <w:proofErr w:type="gramEnd"/>
      <w:r w:rsidRPr="009547AB">
        <w:rPr>
          <w:rFonts w:cs="Calibri"/>
          <w:b/>
          <w:color w:val="1F3864" w:themeColor="accent1" w:themeShade="80"/>
          <w:szCs w:val="24"/>
        </w:rPr>
        <w:t xml:space="preserve"> will complete form I-539 Application to Change Nonimmigrant Status and form I-539A Supplemental Information for Application to Change Nonimmigrant Status </w:t>
      </w:r>
      <w:r w:rsidRPr="009547AB">
        <w:rPr>
          <w:rFonts w:cs="Calibri"/>
          <w:color w:val="1F3864" w:themeColor="accent1" w:themeShade="80"/>
          <w:szCs w:val="24"/>
        </w:rPr>
        <w:t>(if any dependents)</w:t>
      </w:r>
      <w:r w:rsidRPr="009547AB">
        <w:rPr>
          <w:rFonts w:cs="Calibri"/>
          <w:b/>
          <w:color w:val="1F3864" w:themeColor="accent1" w:themeShade="80"/>
          <w:szCs w:val="24"/>
        </w:rPr>
        <w:t xml:space="preserve">.  </w:t>
      </w:r>
      <w:proofErr w:type="gramStart"/>
      <w:r w:rsidRPr="009547AB">
        <w:rPr>
          <w:rFonts w:cs="Calibri"/>
          <w:bCs/>
          <w:color w:val="1F3864" w:themeColor="accent1" w:themeShade="80"/>
          <w:szCs w:val="24"/>
        </w:rPr>
        <w:t>Student</w:t>
      </w:r>
      <w:proofErr w:type="gramEnd"/>
      <w:r w:rsidRPr="009547AB">
        <w:rPr>
          <w:rFonts w:cs="Calibri"/>
          <w:bCs/>
          <w:color w:val="1F3864" w:themeColor="accent1" w:themeShade="80"/>
          <w:szCs w:val="24"/>
        </w:rPr>
        <w:t xml:space="preserve"> will</w:t>
      </w:r>
      <w:r w:rsidRPr="009547AB">
        <w:rPr>
          <w:rFonts w:cs="Calibri"/>
          <w:b/>
          <w:color w:val="1F3864" w:themeColor="accent1" w:themeShade="80"/>
          <w:szCs w:val="24"/>
        </w:rPr>
        <w:t xml:space="preserve"> </w:t>
      </w:r>
      <w:r w:rsidRPr="009547AB">
        <w:rPr>
          <w:rFonts w:cs="Calibri"/>
          <w:color w:val="1F3864" w:themeColor="accent1" w:themeShade="80"/>
          <w:szCs w:val="24"/>
        </w:rPr>
        <w:t>pay the required filing fee of $370 and the required biometric fee of $85 for each applicant.</w:t>
      </w:r>
      <w:r w:rsidRPr="009547AB">
        <w:rPr>
          <w:rFonts w:cs="Calibri"/>
          <w:b/>
          <w:color w:val="1F3864" w:themeColor="accent1" w:themeShade="80"/>
          <w:szCs w:val="24"/>
        </w:rPr>
        <w:t xml:space="preserve"> </w:t>
      </w:r>
      <w:r w:rsidRPr="009547AB">
        <w:rPr>
          <w:rFonts w:cs="Calibri"/>
          <w:color w:val="1F3864" w:themeColor="accent1" w:themeShade="80"/>
          <w:szCs w:val="24"/>
        </w:rPr>
        <w:t>ISSS</w:t>
      </w:r>
      <w:r w:rsidRPr="009547AB">
        <w:rPr>
          <w:rFonts w:cs="Calibri"/>
          <w:b/>
          <w:color w:val="1F3864" w:themeColor="accent1" w:themeShade="80"/>
          <w:szCs w:val="24"/>
        </w:rPr>
        <w:t xml:space="preserve"> </w:t>
      </w:r>
      <w:r w:rsidRPr="009547AB">
        <w:rPr>
          <w:rFonts w:cs="Calibri"/>
          <w:color w:val="1F3864" w:themeColor="accent1" w:themeShade="80"/>
          <w:szCs w:val="24"/>
        </w:rPr>
        <w:t xml:space="preserve">recommends applying at least 6 months before the </w:t>
      </w:r>
      <w:proofErr w:type="gramStart"/>
      <w:r w:rsidRPr="009547AB">
        <w:rPr>
          <w:rFonts w:cs="Calibri"/>
          <w:color w:val="1F3864" w:themeColor="accent1" w:themeShade="80"/>
          <w:szCs w:val="24"/>
        </w:rPr>
        <w:t>current status</w:t>
      </w:r>
      <w:proofErr w:type="gramEnd"/>
      <w:r w:rsidRPr="009547AB">
        <w:rPr>
          <w:rFonts w:cs="Calibri"/>
          <w:color w:val="1F3864" w:themeColor="accent1" w:themeShade="80"/>
          <w:szCs w:val="24"/>
        </w:rPr>
        <w:t xml:space="preserve"> expires. </w:t>
      </w:r>
    </w:p>
    <w:p w14:paraId="59C0A912" w14:textId="77777777" w:rsidR="009547AB" w:rsidRPr="009547AB" w:rsidRDefault="009547AB">
      <w:pPr>
        <w:pStyle w:val="ListParagraph"/>
        <w:keepLines w:val="0"/>
        <w:numPr>
          <w:ilvl w:val="0"/>
          <w:numId w:val="65"/>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proofErr w:type="gramStart"/>
      <w:r w:rsidRPr="009547AB">
        <w:rPr>
          <w:rFonts w:cs="Calibri"/>
          <w:b/>
          <w:color w:val="1F3864" w:themeColor="accent1" w:themeShade="80"/>
          <w:szCs w:val="24"/>
        </w:rPr>
        <w:lastRenderedPageBreak/>
        <w:t>Student</w:t>
      </w:r>
      <w:proofErr w:type="gramEnd"/>
      <w:r w:rsidRPr="009547AB">
        <w:rPr>
          <w:rFonts w:cs="Calibri"/>
          <w:b/>
          <w:color w:val="1F3864" w:themeColor="accent1" w:themeShade="80"/>
          <w:szCs w:val="24"/>
        </w:rPr>
        <w:t xml:space="preserve"> needs to mail form I-539 and form I-539A (if applicable) and additional required documents to USCIS</w:t>
      </w:r>
      <w:r w:rsidRPr="009547AB">
        <w:rPr>
          <w:rFonts w:cs="Calibri"/>
          <w:color w:val="1F3864" w:themeColor="accent1" w:themeShade="80"/>
          <w:szCs w:val="24"/>
        </w:rPr>
        <w:t xml:space="preserve">. Some applicants are eligible to file form I-539 online to extend their </w:t>
      </w:r>
      <w:proofErr w:type="gramStart"/>
      <w:r w:rsidRPr="009547AB">
        <w:rPr>
          <w:rFonts w:cs="Calibri"/>
          <w:color w:val="1F3864" w:themeColor="accent1" w:themeShade="80"/>
          <w:szCs w:val="24"/>
        </w:rPr>
        <w:t>current status</w:t>
      </w:r>
      <w:proofErr w:type="gramEnd"/>
      <w:r w:rsidRPr="009547AB">
        <w:rPr>
          <w:rFonts w:cs="Calibri"/>
          <w:color w:val="1F3864" w:themeColor="accent1" w:themeShade="80"/>
          <w:szCs w:val="24"/>
        </w:rPr>
        <w:t xml:space="preserve">. Student should check their eligibility at </w:t>
      </w:r>
      <w:hyperlink r:id="rId89" w:history="1">
        <w:r w:rsidRPr="009547AB">
          <w:rPr>
            <w:rStyle w:val="Hyperlink"/>
            <w:rFonts w:cs="Calibri"/>
            <w:color w:val="1F3864" w:themeColor="accent1" w:themeShade="80"/>
            <w:szCs w:val="24"/>
          </w:rPr>
          <w:t>uscis.gov/i539online</w:t>
        </w:r>
      </w:hyperlink>
      <w:r w:rsidRPr="009547AB">
        <w:rPr>
          <w:rStyle w:val="Hyperlink"/>
          <w:rFonts w:cs="Calibri"/>
          <w:color w:val="1F3864" w:themeColor="accent1" w:themeShade="80"/>
          <w:szCs w:val="24"/>
        </w:rPr>
        <w:t>.</w:t>
      </w:r>
    </w:p>
    <w:p w14:paraId="4F22FF9D" w14:textId="77777777" w:rsidR="009547AB" w:rsidRPr="009547AB" w:rsidRDefault="009547AB">
      <w:pPr>
        <w:pStyle w:val="ListParagraph"/>
        <w:keepLines w:val="0"/>
        <w:numPr>
          <w:ilvl w:val="0"/>
          <w:numId w:val="65"/>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r w:rsidRPr="009547AB">
        <w:rPr>
          <w:rFonts w:cs="Calibri"/>
          <w:b/>
          <w:color w:val="1F3864" w:themeColor="accent1" w:themeShade="80"/>
          <w:szCs w:val="24"/>
        </w:rPr>
        <w:t xml:space="preserve">After the COS has been approved, student must complete the mandatory immigration registration in </w:t>
      </w:r>
      <w:hyperlink r:id="rId90" w:history="1">
        <w:proofErr w:type="spellStart"/>
        <w:r w:rsidRPr="009547AB">
          <w:rPr>
            <w:rStyle w:val="Hyperlink"/>
            <w:rFonts w:cs="Calibri"/>
            <w:color w:val="1F3864" w:themeColor="accent1" w:themeShade="80"/>
            <w:szCs w:val="24"/>
          </w:rPr>
          <w:t>iEagle</w:t>
        </w:r>
        <w:proofErr w:type="spellEnd"/>
      </w:hyperlink>
      <w:r w:rsidRPr="009547AB">
        <w:rPr>
          <w:rFonts w:cs="Calibri"/>
          <w:b/>
          <w:color w:val="1F3864" w:themeColor="accent1" w:themeShade="80"/>
          <w:szCs w:val="24"/>
        </w:rPr>
        <w:t>.</w:t>
      </w:r>
    </w:p>
    <w:p w14:paraId="0CB50F57" w14:textId="77777777" w:rsidR="009547AB" w:rsidRPr="009547AB" w:rsidRDefault="009547AB" w:rsidP="009547AB">
      <w:pPr>
        <w:pStyle w:val="ListParagraph"/>
        <w:keepLines w:val="0"/>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before="120" w:after="0"/>
        <w:contextualSpacing w:val="0"/>
        <w:rPr>
          <w:rFonts w:cs="Calibri"/>
          <w:color w:val="1F3864" w:themeColor="accent1" w:themeShade="80"/>
          <w:szCs w:val="24"/>
        </w:rPr>
      </w:pPr>
      <w:r w:rsidRPr="009547AB">
        <w:rPr>
          <w:rFonts w:cs="Calibri"/>
          <w:b/>
          <w:color w:val="1F3864" w:themeColor="accent1" w:themeShade="80"/>
          <w:szCs w:val="24"/>
        </w:rPr>
        <w:t>Student should consider:</w:t>
      </w:r>
    </w:p>
    <w:p w14:paraId="191A4643" w14:textId="77777777" w:rsidR="009547AB" w:rsidRPr="009547AB" w:rsidRDefault="009547AB">
      <w:pPr>
        <w:pStyle w:val="ListParagraph"/>
        <w:keepLines w:val="0"/>
        <w:numPr>
          <w:ilvl w:val="0"/>
          <w:numId w:val="69"/>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jc w:val="both"/>
        <w:rPr>
          <w:rFonts w:cs="Calibri"/>
          <w:color w:val="1F3864" w:themeColor="accent1" w:themeShade="80"/>
          <w:szCs w:val="24"/>
        </w:rPr>
      </w:pPr>
      <w:r w:rsidRPr="009547AB">
        <w:rPr>
          <w:rFonts w:cs="Calibri"/>
          <w:color w:val="1F3864" w:themeColor="accent1" w:themeShade="80"/>
          <w:szCs w:val="24"/>
        </w:rPr>
        <w:t>USCIS processing time can vary (4 - 6 months or more)</w:t>
      </w:r>
    </w:p>
    <w:p w14:paraId="20064106" w14:textId="77777777" w:rsidR="009547AB" w:rsidRPr="009547AB" w:rsidRDefault="009547AB">
      <w:pPr>
        <w:pStyle w:val="ListParagraph"/>
        <w:keepLines w:val="0"/>
        <w:numPr>
          <w:ilvl w:val="0"/>
          <w:numId w:val="69"/>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jc w:val="both"/>
        <w:rPr>
          <w:rFonts w:cs="Calibri"/>
          <w:color w:val="1F3864" w:themeColor="accent1" w:themeShade="80"/>
          <w:szCs w:val="24"/>
        </w:rPr>
      </w:pPr>
      <w:r w:rsidRPr="009547AB">
        <w:rPr>
          <w:rFonts w:cs="Calibri"/>
          <w:color w:val="1F3864" w:themeColor="accent1" w:themeShade="80"/>
          <w:szCs w:val="24"/>
        </w:rPr>
        <w:t xml:space="preserve">A change of status in the U.S. does not grant a visa. If student will travel outside the U.S., they are required to go to a U.S. Consulate abroad to apply for an F-1 visa. </w:t>
      </w:r>
    </w:p>
    <w:p w14:paraId="2AF93E00" w14:textId="036A6396" w:rsidR="009547AB" w:rsidRPr="009547AB" w:rsidRDefault="00865F4C">
      <w:pPr>
        <w:pStyle w:val="ListParagraph"/>
        <w:keepLines w:val="0"/>
        <w:numPr>
          <w:ilvl w:val="0"/>
          <w:numId w:val="69"/>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Pr>
          <w:rFonts w:cs="Calibri"/>
          <w:color w:val="1F3864" w:themeColor="accent1" w:themeShade="80"/>
          <w:szCs w:val="24"/>
        </w:rPr>
        <w:t>Student</w:t>
      </w:r>
      <w:r w:rsidR="009547AB" w:rsidRPr="009547AB">
        <w:rPr>
          <w:rFonts w:cs="Calibri"/>
          <w:color w:val="1F3864" w:themeColor="accent1" w:themeShade="80"/>
          <w:szCs w:val="24"/>
        </w:rPr>
        <w:t xml:space="preserve"> must not travel outside the U.S. while the Change of Status case is pending. USCIS considers </w:t>
      </w:r>
      <w:r w:rsidRPr="009547AB">
        <w:rPr>
          <w:rFonts w:cs="Calibri"/>
          <w:color w:val="1F3864" w:themeColor="accent1" w:themeShade="80"/>
          <w:szCs w:val="24"/>
        </w:rPr>
        <w:t>this as</w:t>
      </w:r>
      <w:r w:rsidR="009547AB" w:rsidRPr="009547AB">
        <w:rPr>
          <w:rFonts w:cs="Calibri"/>
          <w:color w:val="1F3864" w:themeColor="accent1" w:themeShade="80"/>
          <w:szCs w:val="24"/>
        </w:rPr>
        <w:t xml:space="preserve"> abandoning the application and the application is canceled automatically.</w:t>
      </w:r>
    </w:p>
    <w:p w14:paraId="36CC5008" w14:textId="097623E3" w:rsidR="009547AB" w:rsidRPr="009547AB" w:rsidRDefault="009547AB">
      <w:pPr>
        <w:pStyle w:val="ListParagraph"/>
        <w:keepLines w:val="0"/>
        <w:numPr>
          <w:ilvl w:val="0"/>
          <w:numId w:val="69"/>
        </w:numPr>
        <w:tabs>
          <w:tab w:val="clear" w:pos="851"/>
          <w:tab w:val="clear" w:pos="1701"/>
          <w:tab w:val="clear" w:pos="2552"/>
          <w:tab w:val="clear" w:pos="3402"/>
          <w:tab w:val="clear" w:pos="4253"/>
          <w:tab w:val="clear" w:pos="5103"/>
          <w:tab w:val="clear" w:pos="5954"/>
          <w:tab w:val="clear" w:pos="6804"/>
          <w:tab w:val="clear" w:pos="7655"/>
        </w:tabs>
        <w:spacing w:after="0"/>
        <w:contextualSpacing w:val="0"/>
        <w:rPr>
          <w:rFonts w:cs="Calibri"/>
          <w:color w:val="1F3864" w:themeColor="accent1" w:themeShade="80"/>
          <w:szCs w:val="24"/>
        </w:rPr>
      </w:pPr>
      <w:r w:rsidRPr="009547AB">
        <w:rPr>
          <w:rFonts w:cs="Calibri"/>
          <w:color w:val="1F3864" w:themeColor="accent1" w:themeShade="80"/>
          <w:szCs w:val="24"/>
        </w:rPr>
        <w:t xml:space="preserve">The expiration of the </w:t>
      </w:r>
      <w:proofErr w:type="gramStart"/>
      <w:r w:rsidRPr="009547AB">
        <w:rPr>
          <w:rFonts w:cs="Calibri"/>
          <w:color w:val="1F3864" w:themeColor="accent1" w:themeShade="80"/>
          <w:szCs w:val="24"/>
        </w:rPr>
        <w:t>current status</w:t>
      </w:r>
      <w:proofErr w:type="gramEnd"/>
      <w:r w:rsidRPr="009547AB">
        <w:rPr>
          <w:rFonts w:cs="Calibri"/>
          <w:color w:val="1F3864" w:themeColor="accent1" w:themeShade="80"/>
          <w:szCs w:val="24"/>
        </w:rPr>
        <w:t xml:space="preserve"> must be no l</w:t>
      </w:r>
      <w:r w:rsidR="00DB1986">
        <w:rPr>
          <w:rFonts w:cs="Calibri"/>
          <w:color w:val="1F3864" w:themeColor="accent1" w:themeShade="80"/>
          <w:szCs w:val="24"/>
        </w:rPr>
        <w:t>ater</w:t>
      </w:r>
      <w:r w:rsidRPr="009547AB">
        <w:rPr>
          <w:rFonts w:cs="Calibri"/>
          <w:color w:val="1F3864" w:themeColor="accent1" w:themeShade="80"/>
          <w:szCs w:val="24"/>
        </w:rPr>
        <w:t xml:space="preserve"> than 30 days before the F-1 program start date, otherwise the change of status application will be automatically denied. If the </w:t>
      </w:r>
      <w:proofErr w:type="gramStart"/>
      <w:r w:rsidRPr="009547AB">
        <w:rPr>
          <w:rFonts w:cs="Calibri"/>
          <w:color w:val="1F3864" w:themeColor="accent1" w:themeShade="80"/>
          <w:szCs w:val="24"/>
        </w:rPr>
        <w:t>current status</w:t>
      </w:r>
      <w:proofErr w:type="gramEnd"/>
      <w:r w:rsidRPr="009547AB">
        <w:rPr>
          <w:rFonts w:cs="Calibri"/>
          <w:color w:val="1F3864" w:themeColor="accent1" w:themeShade="80"/>
          <w:szCs w:val="24"/>
        </w:rPr>
        <w:t xml:space="preserve"> </w:t>
      </w:r>
      <w:proofErr w:type="gramStart"/>
      <w:r w:rsidRPr="009547AB">
        <w:rPr>
          <w:rFonts w:cs="Calibri"/>
          <w:color w:val="1F3864" w:themeColor="accent1" w:themeShade="80"/>
          <w:szCs w:val="24"/>
        </w:rPr>
        <w:t>will expire</w:t>
      </w:r>
      <w:proofErr w:type="gramEnd"/>
      <w:r w:rsidRPr="009547AB">
        <w:rPr>
          <w:rFonts w:cs="Calibri"/>
          <w:color w:val="1F3864" w:themeColor="accent1" w:themeShade="80"/>
          <w:szCs w:val="24"/>
        </w:rPr>
        <w:t xml:space="preserve"> more than 30 days before your F-1 program start date, student may need to file a bridge application to extend their current status, if eligible. </w:t>
      </w:r>
    </w:p>
    <w:p w14:paraId="57270810" w14:textId="77777777" w:rsidR="009547AB" w:rsidRPr="009547AB" w:rsidRDefault="009547AB">
      <w:pPr>
        <w:pStyle w:val="ListParagraph"/>
        <w:keepLines w:val="0"/>
        <w:numPr>
          <w:ilvl w:val="0"/>
          <w:numId w:val="69"/>
        </w:numPr>
        <w:tabs>
          <w:tab w:val="clear" w:pos="851"/>
          <w:tab w:val="clear" w:pos="1701"/>
          <w:tab w:val="clear" w:pos="2552"/>
          <w:tab w:val="clear" w:pos="3402"/>
          <w:tab w:val="clear" w:pos="4253"/>
          <w:tab w:val="clear" w:pos="5103"/>
          <w:tab w:val="clear" w:pos="5954"/>
          <w:tab w:val="clear" w:pos="6804"/>
          <w:tab w:val="clear" w:pos="7655"/>
        </w:tabs>
        <w:spacing w:after="0"/>
        <w:contextualSpacing w:val="0"/>
        <w:rPr>
          <w:rFonts w:cs="Calibri"/>
          <w:color w:val="1F3864" w:themeColor="accent1" w:themeShade="80"/>
          <w:szCs w:val="24"/>
        </w:rPr>
      </w:pPr>
      <w:r w:rsidRPr="009547AB">
        <w:rPr>
          <w:rFonts w:cs="Calibri"/>
          <w:color w:val="1F3864" w:themeColor="accent1" w:themeShade="80"/>
          <w:szCs w:val="24"/>
        </w:rPr>
        <w:t>ISSS highly recommends working with an immigration attorney to file the I-539 application.</w:t>
      </w:r>
    </w:p>
    <w:p w14:paraId="0F6D40C1" w14:textId="237B360E" w:rsidR="009547AB" w:rsidRPr="009547AB" w:rsidRDefault="009547AB">
      <w:pPr>
        <w:pStyle w:val="ListParagraph"/>
        <w:keepLines w:val="0"/>
        <w:numPr>
          <w:ilvl w:val="0"/>
          <w:numId w:val="69"/>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jc w:val="both"/>
        <w:rPr>
          <w:rFonts w:cs="Calibri"/>
          <w:color w:val="1F3864" w:themeColor="accent1" w:themeShade="80"/>
          <w:szCs w:val="24"/>
        </w:rPr>
      </w:pPr>
      <w:r w:rsidRPr="009547AB">
        <w:rPr>
          <w:rFonts w:cs="Calibri"/>
          <w:color w:val="1F3864" w:themeColor="accent1" w:themeShade="80"/>
          <w:szCs w:val="24"/>
        </w:rPr>
        <w:t xml:space="preserve">Change of status approval is never guaranteed. If the change of status is denied, </w:t>
      </w:r>
      <w:proofErr w:type="gramStart"/>
      <w:r w:rsidRPr="009547AB">
        <w:rPr>
          <w:rFonts w:cs="Calibri"/>
          <w:color w:val="1F3864" w:themeColor="accent1" w:themeShade="80"/>
          <w:szCs w:val="24"/>
        </w:rPr>
        <w:t>student</w:t>
      </w:r>
      <w:proofErr w:type="gramEnd"/>
      <w:r w:rsidRPr="009547AB">
        <w:rPr>
          <w:rFonts w:cs="Calibri"/>
          <w:color w:val="1F3864" w:themeColor="accent1" w:themeShade="80"/>
          <w:szCs w:val="24"/>
        </w:rPr>
        <w:t xml:space="preserve"> shoul</w:t>
      </w:r>
      <w:r w:rsidR="00865F4C">
        <w:rPr>
          <w:rFonts w:cs="Calibri"/>
          <w:color w:val="1F3864" w:themeColor="accent1" w:themeShade="80"/>
          <w:szCs w:val="24"/>
        </w:rPr>
        <w:t>d</w:t>
      </w:r>
      <w:r w:rsidRPr="009547AB">
        <w:rPr>
          <w:rFonts w:cs="Calibri"/>
          <w:color w:val="1F3864" w:themeColor="accent1" w:themeShade="80"/>
          <w:szCs w:val="24"/>
        </w:rPr>
        <w:t xml:space="preserve"> consult with an immigration attorney.</w:t>
      </w:r>
    </w:p>
    <w:p w14:paraId="6D59F803" w14:textId="1E19268F" w:rsidR="009547AB" w:rsidRPr="009547AB" w:rsidRDefault="009547AB">
      <w:pPr>
        <w:pStyle w:val="ListParagraph"/>
        <w:keepLines w:val="0"/>
        <w:numPr>
          <w:ilvl w:val="0"/>
          <w:numId w:val="69"/>
        </w:numPr>
        <w:shd w:val="clear" w:color="auto" w:fill="FFFFFF"/>
        <w:tabs>
          <w:tab w:val="clear" w:pos="851"/>
          <w:tab w:val="clear" w:pos="1701"/>
          <w:tab w:val="clear" w:pos="2552"/>
          <w:tab w:val="clear" w:pos="3402"/>
          <w:tab w:val="clear" w:pos="4253"/>
          <w:tab w:val="clear" w:pos="5103"/>
          <w:tab w:val="clear" w:pos="5954"/>
          <w:tab w:val="clear" w:pos="6804"/>
          <w:tab w:val="clear" w:pos="7655"/>
          <w:tab w:val="left" w:pos="-270"/>
          <w:tab w:val="left" w:pos="0"/>
          <w:tab w:val="left" w:pos="720"/>
          <w:tab w:val="left" w:pos="1440"/>
          <w:tab w:val="left" w:pos="2160"/>
          <w:tab w:val="left" w:pos="2880"/>
          <w:tab w:val="left" w:pos="3600"/>
          <w:tab w:val="left" w:pos="4320"/>
          <w:tab w:val="left" w:pos="5040"/>
          <w:tab w:val="left" w:pos="5400"/>
          <w:tab w:val="left" w:pos="5940"/>
          <w:tab w:val="left" w:pos="6480"/>
          <w:tab w:val="left" w:pos="7200"/>
          <w:tab w:val="left" w:pos="7920"/>
          <w:tab w:val="left" w:pos="8640"/>
          <w:tab w:val="left" w:pos="9360"/>
          <w:tab w:val="left" w:pos="10080"/>
          <w:tab w:val="left" w:pos="10800"/>
          <w:tab w:val="left" w:pos="11520"/>
        </w:tabs>
        <w:spacing w:after="0"/>
        <w:contextualSpacing w:val="0"/>
        <w:rPr>
          <w:rFonts w:cs="Calibri"/>
          <w:color w:val="1F3864" w:themeColor="accent1" w:themeShade="80"/>
          <w:szCs w:val="24"/>
        </w:rPr>
      </w:pPr>
      <w:r w:rsidRPr="009547AB">
        <w:rPr>
          <w:rFonts w:cs="Calibri"/>
          <w:color w:val="1F3864" w:themeColor="accent1" w:themeShade="80"/>
          <w:szCs w:val="24"/>
        </w:rPr>
        <w:t>On</w:t>
      </w:r>
      <w:r w:rsidR="00DB1986">
        <w:rPr>
          <w:rFonts w:cs="Calibri"/>
          <w:color w:val="1F3864" w:themeColor="accent1" w:themeShade="80"/>
          <w:szCs w:val="24"/>
        </w:rPr>
        <w:t>-</w:t>
      </w:r>
      <w:r w:rsidRPr="009547AB">
        <w:rPr>
          <w:rFonts w:cs="Calibri"/>
          <w:color w:val="1F3864" w:themeColor="accent1" w:themeShade="80"/>
          <w:szCs w:val="24"/>
        </w:rPr>
        <w:t>campus employment is only available and authorized by ISSS after student has gained F-1 status.</w:t>
      </w:r>
    </w:p>
    <w:p w14:paraId="1D9DBD4C" w14:textId="77777777" w:rsidR="009547AB" w:rsidRPr="009547AB" w:rsidRDefault="009547AB" w:rsidP="009547AB">
      <w:pPr>
        <w:pStyle w:val="Normal2"/>
        <w:ind w:left="0"/>
        <w:rPr>
          <w:szCs w:val="24"/>
        </w:rPr>
      </w:pPr>
    </w:p>
    <w:p w14:paraId="2BB4BC75" w14:textId="1C365D71" w:rsidR="009547AB" w:rsidRDefault="00DD2090" w:rsidP="00DD2090">
      <w:pPr>
        <w:pStyle w:val="Normal2"/>
        <w:ind w:left="0"/>
        <w:rPr>
          <w:szCs w:val="24"/>
          <w:u w:val="single"/>
        </w:rPr>
      </w:pPr>
      <w:r w:rsidRPr="00DD2090">
        <w:rPr>
          <w:szCs w:val="24"/>
          <w:u w:val="single"/>
        </w:rPr>
        <w:t>Change of Status Scenario:</w:t>
      </w:r>
    </w:p>
    <w:p w14:paraId="6CAB77BD" w14:textId="48E8C4D8" w:rsidR="00DD2090" w:rsidRDefault="00DD2090" w:rsidP="00DD2090">
      <w:pPr>
        <w:pStyle w:val="Normal2"/>
        <w:ind w:left="0"/>
        <w:rPr>
          <w:szCs w:val="24"/>
        </w:rPr>
      </w:pPr>
      <w:r>
        <w:rPr>
          <w:szCs w:val="24"/>
        </w:rPr>
        <w:t>If a student who originally requested and to whom a COS I-20 was issued changed their plan and decide to travel outside the U.S. to apply for F-1 visa from abroad, a COS I-20 must be canceled before issuing an initial I-</w:t>
      </w:r>
      <w:commentRangeStart w:id="196"/>
      <w:r>
        <w:rPr>
          <w:szCs w:val="24"/>
        </w:rPr>
        <w:t>20</w:t>
      </w:r>
      <w:commentRangeEnd w:id="196"/>
      <w:r w:rsidR="008A1AC9">
        <w:rPr>
          <w:rStyle w:val="CommentReference"/>
        </w:rPr>
        <w:commentReference w:id="196"/>
      </w:r>
      <w:r>
        <w:rPr>
          <w:szCs w:val="24"/>
        </w:rPr>
        <w:t xml:space="preserve">. </w:t>
      </w:r>
    </w:p>
    <w:p w14:paraId="24D47B98" w14:textId="55046B9A" w:rsidR="00DD2090" w:rsidRPr="00DD2090" w:rsidRDefault="00DD2090" w:rsidP="00DD2090">
      <w:pPr>
        <w:pStyle w:val="Normal2"/>
        <w:ind w:left="0"/>
        <w:rPr>
          <w:szCs w:val="24"/>
        </w:rPr>
      </w:pPr>
    </w:p>
    <w:p w14:paraId="0397CC62" w14:textId="391AE359" w:rsidR="009547AB" w:rsidRDefault="009547AB" w:rsidP="009547AB">
      <w:pPr>
        <w:pStyle w:val="Normal2"/>
        <w:ind w:left="750"/>
      </w:pPr>
    </w:p>
    <w:p w14:paraId="57909736" w14:textId="29602446" w:rsidR="009547AB" w:rsidRDefault="009547AB" w:rsidP="009547AB">
      <w:pPr>
        <w:pStyle w:val="Normal2"/>
        <w:ind w:left="750"/>
      </w:pPr>
    </w:p>
    <w:p w14:paraId="685C4C05" w14:textId="5A599765" w:rsidR="009547AB" w:rsidRDefault="009547AB" w:rsidP="009547AB">
      <w:pPr>
        <w:pStyle w:val="Normal2"/>
        <w:ind w:left="750"/>
      </w:pPr>
    </w:p>
    <w:p w14:paraId="3A11D429" w14:textId="59969821" w:rsidR="009547AB" w:rsidRDefault="009547AB" w:rsidP="009547AB">
      <w:pPr>
        <w:pStyle w:val="Normal2"/>
        <w:ind w:left="750"/>
      </w:pPr>
    </w:p>
    <w:p w14:paraId="01572121" w14:textId="79287984" w:rsidR="009547AB" w:rsidRDefault="009547AB" w:rsidP="009547AB">
      <w:pPr>
        <w:pStyle w:val="Normal2"/>
        <w:ind w:left="750"/>
      </w:pPr>
    </w:p>
    <w:p w14:paraId="32642FAC" w14:textId="07F2F46A" w:rsidR="009547AB" w:rsidRPr="009547AB" w:rsidRDefault="009547AB" w:rsidP="009547AB">
      <w:pPr>
        <w:rPr>
          <w:b/>
          <w:bCs/>
          <w:color w:val="1F3864" w:themeColor="accent1" w:themeShade="80"/>
        </w:rPr>
      </w:pPr>
      <w:r w:rsidRPr="009547AB">
        <w:rPr>
          <w:b/>
          <w:bCs/>
          <w:color w:val="1F3864" w:themeColor="accent1" w:themeShade="80"/>
        </w:rPr>
        <w:lastRenderedPageBreak/>
        <w:t>Change of Status flowchart</w:t>
      </w:r>
    </w:p>
    <w:bookmarkStart w:id="197" w:name="_Toc73719634"/>
    <w:p w14:paraId="4885AEC1" w14:textId="77777777" w:rsidR="009547AB" w:rsidRPr="005943F5" w:rsidRDefault="009547AB" w:rsidP="009547AB">
      <w:pPr>
        <w:tabs>
          <w:tab w:val="center" w:pos="7560"/>
          <w:tab w:val="left" w:pos="9600"/>
        </w:tabs>
      </w:pPr>
      <w:r>
        <w:rPr>
          <w:noProof/>
        </w:rPr>
        <mc:AlternateContent>
          <mc:Choice Requires="wps">
            <w:drawing>
              <wp:anchor distT="0" distB="0" distL="114300" distR="114300" simplePos="0" relativeHeight="251658245" behindDoc="0" locked="0" layoutInCell="1" allowOverlap="1" wp14:anchorId="43C9563E" wp14:editId="3EA1E88E">
                <wp:simplePos x="0" y="0"/>
                <wp:positionH relativeFrom="column">
                  <wp:posOffset>1409700</wp:posOffset>
                </wp:positionH>
                <wp:positionV relativeFrom="paragraph">
                  <wp:posOffset>13970</wp:posOffset>
                </wp:positionV>
                <wp:extent cx="2743200" cy="352425"/>
                <wp:effectExtent l="0" t="0" r="19050" b="28575"/>
                <wp:wrapNone/>
                <wp:docPr id="344" name="Rectangle: Rounded Corners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52425"/>
                        </a:xfrm>
                        <a:prstGeom prst="roundRect">
                          <a:avLst>
                            <a:gd name="adj" fmla="val 16667"/>
                          </a:avLst>
                        </a:prstGeom>
                        <a:solidFill>
                          <a:srgbClr val="FFFFFF"/>
                        </a:solidFill>
                        <a:ln w="9525">
                          <a:solidFill>
                            <a:srgbClr val="000000"/>
                          </a:solidFill>
                          <a:round/>
                          <a:headEnd/>
                          <a:tailEnd/>
                        </a:ln>
                      </wps:spPr>
                      <wps:txbx>
                        <w:txbxContent>
                          <w:p w14:paraId="492B968A" w14:textId="77777777" w:rsidR="009547AB" w:rsidRPr="007545E5" w:rsidRDefault="009547AB" w:rsidP="009547AB">
                            <w:pPr>
                              <w:ind w:left="360"/>
                              <w:jc w:val="center"/>
                              <w:rPr>
                                <w:rFonts w:asciiTheme="minorHAnsi" w:hAnsiTheme="minorHAnsi"/>
                                <w:b/>
                                <w:bCs/>
                                <w:color w:val="1F3864" w:themeColor="accent1" w:themeShade="80"/>
                                <w:sz w:val="22"/>
                                <w:szCs w:val="22"/>
                              </w:rPr>
                            </w:pPr>
                            <w:r w:rsidRPr="007545E5">
                              <w:rPr>
                                <w:rFonts w:asciiTheme="minorHAnsi" w:hAnsiTheme="minorHAnsi"/>
                                <w:b/>
                                <w:bCs/>
                                <w:color w:val="1F3864" w:themeColor="accent1" w:themeShade="80"/>
                                <w:sz w:val="22"/>
                                <w:szCs w:val="22"/>
                              </w:rPr>
                              <w:t>Student requests COS</w:t>
                            </w:r>
                          </w:p>
                          <w:p w14:paraId="283B0D77" w14:textId="77777777" w:rsidR="009547AB" w:rsidRDefault="009547AB" w:rsidP="0095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C9563E" id="Rectangle: Rounded Corners 344" o:spid="_x0000_s1117" style="position:absolute;margin-left:111pt;margin-top:1.1pt;width:3in;height:27.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">
                <v:textbox>
                  <w:txbxContent>
                    <w:p w14:paraId="492B968A" w14:textId="77777777" w:rsidR="009547AB" w:rsidRPr="007545E5" w:rsidRDefault="009547AB" w:rsidP="009547AB">
                      <w:pPr>
                        <w:ind w:left="360"/>
                        <w:jc w:val="center"/>
                        <w:rPr>
                          <w:rFonts w:asciiTheme="minorHAnsi" w:hAnsiTheme="minorHAnsi"/>
                          <w:b/>
                          <w:bCs/>
                          <w:color w:val="1F3864" w:themeColor="accent1" w:themeShade="80"/>
                          <w:sz w:val="22"/>
                          <w:szCs w:val="22"/>
                        </w:rPr>
                      </w:pPr>
                      <w:r w:rsidRPr="007545E5">
                        <w:rPr>
                          <w:rFonts w:asciiTheme="minorHAnsi" w:hAnsiTheme="minorHAnsi"/>
                          <w:b/>
                          <w:bCs/>
                          <w:color w:val="1F3864" w:themeColor="accent1" w:themeShade="80"/>
                          <w:sz w:val="22"/>
                          <w:szCs w:val="22"/>
                        </w:rPr>
                        <w:t>Student requests COS</w:t>
                      </w:r>
                    </w:p>
                    <w:p w14:paraId="283B0D77" w14:textId="77777777" w:rsidR="009547AB" w:rsidRDefault="009547AB" w:rsidP="009547AB">
                      <w:pPr>
                        <w:jc w:val="center"/>
                      </w:pPr>
                    </w:p>
                  </w:txbxContent>
                </v:textbox>
              </v:roundrect>
            </w:pict>
          </mc:Fallback>
        </mc:AlternateContent>
      </w:r>
      <w:bookmarkEnd w:id="197"/>
    </w:p>
    <w:bookmarkStart w:id="198" w:name="_Toc73719635"/>
    <w:p w14:paraId="4B8DF0B6" w14:textId="77777777" w:rsidR="009547AB" w:rsidRDefault="009547AB" w:rsidP="009547AB">
      <w:pPr>
        <w:jc w:val="center"/>
      </w:pPr>
      <w:r>
        <w:rPr>
          <w:noProof/>
        </w:rPr>
        <mc:AlternateContent>
          <mc:Choice Requires="wps">
            <w:drawing>
              <wp:anchor distT="0" distB="0" distL="114300" distR="114300" simplePos="0" relativeHeight="251658260" behindDoc="0" locked="0" layoutInCell="1" allowOverlap="1" wp14:anchorId="42FF1C3C" wp14:editId="6E3D02ED">
                <wp:simplePos x="0" y="0"/>
                <wp:positionH relativeFrom="column">
                  <wp:posOffset>2800350</wp:posOffset>
                </wp:positionH>
                <wp:positionV relativeFrom="paragraph">
                  <wp:posOffset>4445</wp:posOffset>
                </wp:positionV>
                <wp:extent cx="9525" cy="238125"/>
                <wp:effectExtent l="47625" t="9525" r="57150" b="19050"/>
                <wp:wrapNone/>
                <wp:docPr id="343" name="Straight Arrow Connector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C3160F7" id="Straight Arrow Connector 343" o:spid="_x0000_s1026" type="#_x0000_t32" style="position:absolute;margin-left:220.5pt;margin-top:.35pt;width:.75pt;height:18.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259" behindDoc="0" locked="0" layoutInCell="1" allowOverlap="1" wp14:anchorId="03DAEE34" wp14:editId="0369004C">
                <wp:simplePos x="0" y="0"/>
                <wp:positionH relativeFrom="column">
                  <wp:posOffset>914400</wp:posOffset>
                </wp:positionH>
                <wp:positionV relativeFrom="paragraph">
                  <wp:posOffset>136525</wp:posOffset>
                </wp:positionV>
                <wp:extent cx="3762375" cy="381000"/>
                <wp:effectExtent l="0" t="0" r="28575" b="19050"/>
                <wp:wrapNone/>
                <wp:docPr id="345" name="Rectangle: Rounded Corners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2375" cy="381000"/>
                        </a:xfrm>
                        <a:prstGeom prst="roundRect">
                          <a:avLst>
                            <a:gd name="adj" fmla="val 16667"/>
                          </a:avLst>
                        </a:prstGeom>
                        <a:solidFill>
                          <a:srgbClr val="FFFFFF"/>
                        </a:solidFill>
                        <a:ln w="9525">
                          <a:solidFill>
                            <a:srgbClr val="000000"/>
                          </a:solidFill>
                          <a:round/>
                          <a:headEnd/>
                          <a:tailEnd/>
                        </a:ln>
                      </wps:spPr>
                      <wps:txbx>
                        <w:txbxContent>
                          <w:p w14:paraId="64DD6F71"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 xml:space="preserve">Part I: Gather information: </w:t>
                            </w:r>
                            <w:r w:rsidRPr="007545E5">
                              <w:rPr>
                                <w:rFonts w:asciiTheme="minorHAnsi" w:hAnsiTheme="minorHAnsi"/>
                                <w:color w:val="1F3864" w:themeColor="accent1" w:themeShade="80"/>
                                <w:sz w:val="22"/>
                                <w:szCs w:val="22"/>
                              </w:rPr>
                              <w:t>Is student enrolled at 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DAEE34" id="Rectangle: Rounded Corners 345" o:spid="_x0000_s1118" style="position:absolute;left:0;text-align:left;margin-left:1in;margin-top:10.75pt;width:296.25pt;height:30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">
                <v:textbox>
                  <w:txbxContent>
                    <w:p w14:paraId="64DD6F71"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 xml:space="preserve">Part I: Gather information: </w:t>
                      </w:r>
                      <w:r w:rsidRPr="007545E5">
                        <w:rPr>
                          <w:rFonts w:asciiTheme="minorHAnsi" w:hAnsiTheme="minorHAnsi"/>
                          <w:color w:val="1F3864" w:themeColor="accent1" w:themeShade="80"/>
                          <w:sz w:val="22"/>
                          <w:szCs w:val="22"/>
                        </w:rPr>
                        <w:t>Is student enrolled at AU?</w:t>
                      </w:r>
                    </w:p>
                  </w:txbxContent>
                </v:textbox>
              </v:roundrect>
            </w:pict>
          </mc:Fallback>
        </mc:AlternateContent>
      </w:r>
      <w:bookmarkEnd w:id="198"/>
    </w:p>
    <w:p w14:paraId="1F5864B7" w14:textId="77777777" w:rsidR="009547AB" w:rsidRDefault="009547AB" w:rsidP="009547AB">
      <w:pPr>
        <w:ind w:left="360"/>
        <w:jc w:val="center"/>
      </w:pPr>
      <w:r>
        <w:rPr>
          <w:noProof/>
        </w:rPr>
        <mc:AlternateContent>
          <mc:Choice Requires="wps">
            <w:drawing>
              <wp:anchor distT="0" distB="0" distL="114300" distR="114300" simplePos="0" relativeHeight="251658253" behindDoc="0" locked="0" layoutInCell="1" allowOverlap="1" wp14:anchorId="37E9BFAA" wp14:editId="060946D7">
                <wp:simplePos x="0" y="0"/>
                <wp:positionH relativeFrom="column">
                  <wp:posOffset>3886200</wp:posOffset>
                </wp:positionH>
                <wp:positionV relativeFrom="paragraph">
                  <wp:posOffset>232410</wp:posOffset>
                </wp:positionV>
                <wp:extent cx="133350" cy="190500"/>
                <wp:effectExtent l="0" t="0" r="76200" b="57150"/>
                <wp:wrapNone/>
                <wp:docPr id="346" name="Straight Arrow Connector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93E1B9A" id="Straight Arrow Connector 346" o:spid="_x0000_s1026" type="#_x0000_t32" style="position:absolute;margin-left:306pt;margin-top:18.3pt;width:10.5pt;height: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658262" behindDoc="0" locked="0" layoutInCell="1" allowOverlap="1" wp14:anchorId="214AEFF6" wp14:editId="4543A6A2">
                <wp:simplePos x="0" y="0"/>
                <wp:positionH relativeFrom="column">
                  <wp:posOffset>1066165</wp:posOffset>
                </wp:positionH>
                <wp:positionV relativeFrom="paragraph">
                  <wp:posOffset>137160</wp:posOffset>
                </wp:positionV>
                <wp:extent cx="142875" cy="142875"/>
                <wp:effectExtent l="38100" t="0" r="28575" b="47625"/>
                <wp:wrapNone/>
                <wp:docPr id="347" name="Straight Arrow Connector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875"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AD63829" id="Straight Arrow Connector 347" o:spid="_x0000_s1026" type="#_x0000_t32" style="position:absolute;margin-left:83.95pt;margin-top:10.8pt;width:11.25pt;height:11.25pt;flip:x;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">
                <v:stroke endarrow="block"/>
              </v:shape>
            </w:pict>
          </mc:Fallback>
        </mc:AlternateContent>
      </w:r>
      <w:r>
        <w:rPr>
          <w:noProof/>
        </w:rPr>
        <mc:AlternateContent>
          <mc:Choice Requires="wps">
            <w:drawing>
              <wp:anchor distT="0" distB="0" distL="114300" distR="114300" simplePos="0" relativeHeight="251658261" behindDoc="0" locked="0" layoutInCell="1" allowOverlap="1" wp14:anchorId="23691282" wp14:editId="35A63B74">
                <wp:simplePos x="0" y="0"/>
                <wp:positionH relativeFrom="column">
                  <wp:posOffset>-657225</wp:posOffset>
                </wp:positionH>
                <wp:positionV relativeFrom="paragraph">
                  <wp:posOffset>295910</wp:posOffset>
                </wp:positionV>
                <wp:extent cx="2962275" cy="504825"/>
                <wp:effectExtent l="0" t="0" r="28575" b="28575"/>
                <wp:wrapNone/>
                <wp:docPr id="348" name="Rectangle: Rounded Corners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504825"/>
                        </a:xfrm>
                        <a:prstGeom prst="roundRect">
                          <a:avLst>
                            <a:gd name="adj" fmla="val 16667"/>
                          </a:avLst>
                        </a:prstGeom>
                        <a:solidFill>
                          <a:srgbClr val="FFFFFF"/>
                        </a:solidFill>
                        <a:ln w="9525">
                          <a:solidFill>
                            <a:srgbClr val="000000"/>
                          </a:solidFill>
                          <a:round/>
                          <a:headEnd/>
                          <a:tailEnd/>
                        </a:ln>
                      </wps:spPr>
                      <wps:txbx>
                        <w:txbxContent>
                          <w:p w14:paraId="62625EC0"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w:t>
                            </w:r>
                            <w:r w:rsidRPr="007545E5">
                              <w:rPr>
                                <w:rFonts w:asciiTheme="minorHAnsi" w:hAnsiTheme="minorHAnsi"/>
                                <w:b/>
                                <w:color w:val="1F3864" w:themeColor="accent1" w:themeShade="80"/>
                                <w:sz w:val="22"/>
                                <w:szCs w:val="22"/>
                              </w:rPr>
                              <w:t>not</w:t>
                            </w:r>
                            <w:r w:rsidRPr="007545E5">
                              <w:rPr>
                                <w:rFonts w:asciiTheme="minorHAnsi" w:hAnsiTheme="minorHAnsi"/>
                                <w:color w:val="1F3864" w:themeColor="accent1" w:themeShade="80"/>
                                <w:sz w:val="22"/>
                                <w:szCs w:val="22"/>
                              </w:rPr>
                              <w:t>, which semester is student admitted to AU?</w:t>
                            </w:r>
                          </w:p>
                          <w:p w14:paraId="72D9E50E" w14:textId="77777777" w:rsidR="009547AB" w:rsidRDefault="009547AB" w:rsidP="0095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691282" id="Rectangle: Rounded Corners 348" o:spid="_x0000_s1119" style="position:absolute;left:0;text-align:left;margin-left:-51.75pt;margin-top:23.3pt;width:233.25pt;height:39.7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">
                <v:textbox>
                  <w:txbxContent>
                    <w:p w14:paraId="62625EC0"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w:t>
                      </w:r>
                      <w:r w:rsidRPr="007545E5">
                        <w:rPr>
                          <w:rFonts w:asciiTheme="minorHAnsi" w:hAnsiTheme="minorHAnsi"/>
                          <w:b/>
                          <w:color w:val="1F3864" w:themeColor="accent1" w:themeShade="80"/>
                          <w:sz w:val="22"/>
                          <w:szCs w:val="22"/>
                        </w:rPr>
                        <w:t>not</w:t>
                      </w:r>
                      <w:r w:rsidRPr="007545E5">
                        <w:rPr>
                          <w:rFonts w:asciiTheme="minorHAnsi" w:hAnsiTheme="minorHAnsi"/>
                          <w:color w:val="1F3864" w:themeColor="accent1" w:themeShade="80"/>
                          <w:sz w:val="22"/>
                          <w:szCs w:val="22"/>
                        </w:rPr>
                        <w:t>, which semester is student admitted to AU?</w:t>
                      </w:r>
                    </w:p>
                    <w:p w14:paraId="72D9E50E" w14:textId="77777777" w:rsidR="009547AB" w:rsidRDefault="009547AB" w:rsidP="009547AB">
                      <w:pPr>
                        <w:jc w:val="center"/>
                      </w:pPr>
                    </w:p>
                  </w:txbxContent>
                </v:textbox>
              </v:roundrect>
            </w:pict>
          </mc:Fallback>
        </mc:AlternateContent>
      </w:r>
    </w:p>
    <w:p w14:paraId="1D1C77DB" w14:textId="77777777" w:rsidR="009547AB" w:rsidRDefault="009547AB" w:rsidP="009547AB">
      <w:pPr>
        <w:ind w:left="360"/>
        <w:jc w:val="center"/>
      </w:pPr>
      <w:r>
        <w:rPr>
          <w:noProof/>
        </w:rPr>
        <mc:AlternateContent>
          <mc:Choice Requires="wps">
            <w:drawing>
              <wp:anchor distT="0" distB="0" distL="114300" distR="114300" simplePos="0" relativeHeight="251658246" behindDoc="0" locked="0" layoutInCell="1" allowOverlap="1" wp14:anchorId="0BFF7159" wp14:editId="64636BBF">
                <wp:simplePos x="0" y="0"/>
                <wp:positionH relativeFrom="page">
                  <wp:posOffset>3781425</wp:posOffset>
                </wp:positionH>
                <wp:positionV relativeFrom="paragraph">
                  <wp:posOffset>133350</wp:posOffset>
                </wp:positionV>
                <wp:extent cx="3714750" cy="419100"/>
                <wp:effectExtent l="0" t="0" r="19050" b="19050"/>
                <wp:wrapNone/>
                <wp:docPr id="349" name="Rectangle: Rounded Corners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0" cy="419100"/>
                        </a:xfrm>
                        <a:prstGeom prst="roundRect">
                          <a:avLst>
                            <a:gd name="adj" fmla="val 16667"/>
                          </a:avLst>
                        </a:prstGeom>
                        <a:solidFill>
                          <a:srgbClr val="FFFFFF"/>
                        </a:solidFill>
                        <a:ln w="9525">
                          <a:solidFill>
                            <a:srgbClr val="000000"/>
                          </a:solidFill>
                          <a:round/>
                          <a:headEnd/>
                          <a:tailEnd/>
                        </a:ln>
                      </wps:spPr>
                      <wps:txbx>
                        <w:txbxContent>
                          <w:p w14:paraId="13DFE5AA" w14:textId="77777777" w:rsidR="009547AB" w:rsidRPr="007545E5" w:rsidRDefault="009547AB" w:rsidP="009547AB">
                            <w:pPr>
                              <w:ind w:left="360"/>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w:t>
                            </w:r>
                            <w:r w:rsidRPr="007545E5">
                              <w:rPr>
                                <w:rFonts w:asciiTheme="minorHAnsi" w:hAnsiTheme="minorHAnsi"/>
                                <w:b/>
                                <w:color w:val="1F3864" w:themeColor="accent1" w:themeShade="80"/>
                                <w:sz w:val="22"/>
                                <w:szCs w:val="22"/>
                              </w:rPr>
                              <w:t>yes</w:t>
                            </w:r>
                            <w:r w:rsidRPr="007545E5">
                              <w:rPr>
                                <w:rFonts w:asciiTheme="minorHAnsi" w:hAnsiTheme="minorHAnsi"/>
                                <w:color w:val="1F3864" w:themeColor="accent1" w:themeShade="80"/>
                                <w:sz w:val="22"/>
                                <w:szCs w:val="22"/>
                              </w:rPr>
                              <w:t>, how much longer do you need to graduate?</w:t>
                            </w:r>
                          </w:p>
                          <w:p w14:paraId="0F7A6475" w14:textId="77777777" w:rsidR="009547AB" w:rsidRDefault="009547AB" w:rsidP="0095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FF7159" id="Rectangle: Rounded Corners 349" o:spid="_x0000_s1120" style="position:absolute;left:0;text-align:left;margin-left:297.75pt;margin-top:10.5pt;width:292.5pt;height:33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">
                <v:textbox>
                  <w:txbxContent>
                    <w:p w14:paraId="13DFE5AA" w14:textId="77777777" w:rsidR="009547AB" w:rsidRPr="007545E5" w:rsidRDefault="009547AB" w:rsidP="009547AB">
                      <w:pPr>
                        <w:ind w:left="360"/>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w:t>
                      </w:r>
                      <w:r w:rsidRPr="007545E5">
                        <w:rPr>
                          <w:rFonts w:asciiTheme="minorHAnsi" w:hAnsiTheme="minorHAnsi"/>
                          <w:b/>
                          <w:color w:val="1F3864" w:themeColor="accent1" w:themeShade="80"/>
                          <w:sz w:val="22"/>
                          <w:szCs w:val="22"/>
                        </w:rPr>
                        <w:t>yes</w:t>
                      </w:r>
                      <w:r w:rsidRPr="007545E5">
                        <w:rPr>
                          <w:rFonts w:asciiTheme="minorHAnsi" w:hAnsiTheme="minorHAnsi"/>
                          <w:color w:val="1F3864" w:themeColor="accent1" w:themeShade="80"/>
                          <w:sz w:val="22"/>
                          <w:szCs w:val="22"/>
                        </w:rPr>
                        <w:t>, how much longer do you need to graduate?</w:t>
                      </w:r>
                    </w:p>
                    <w:p w14:paraId="0F7A6475" w14:textId="77777777" w:rsidR="009547AB" w:rsidRDefault="009547AB" w:rsidP="009547AB">
                      <w:pPr>
                        <w:jc w:val="center"/>
                      </w:pPr>
                    </w:p>
                  </w:txbxContent>
                </v:textbox>
                <w10:wrap anchorx="page"/>
              </v:roundrect>
            </w:pict>
          </mc:Fallback>
        </mc:AlternateContent>
      </w:r>
    </w:p>
    <w:p w14:paraId="682EC8F3" w14:textId="77777777" w:rsidR="009547AB" w:rsidRDefault="009547AB" w:rsidP="009547AB">
      <w:pPr>
        <w:ind w:left="360"/>
        <w:jc w:val="center"/>
      </w:pPr>
      <w:r>
        <w:rPr>
          <w:noProof/>
        </w:rPr>
        <mc:AlternateContent>
          <mc:Choice Requires="wps">
            <w:drawing>
              <wp:anchor distT="0" distB="0" distL="114300" distR="114300" simplePos="0" relativeHeight="251658278" behindDoc="0" locked="0" layoutInCell="1" allowOverlap="1" wp14:anchorId="238362E6" wp14:editId="4C29B612">
                <wp:simplePos x="0" y="0"/>
                <wp:positionH relativeFrom="column">
                  <wp:posOffset>5495925</wp:posOffset>
                </wp:positionH>
                <wp:positionV relativeFrom="paragraph">
                  <wp:posOffset>285750</wp:posOffset>
                </wp:positionV>
                <wp:extent cx="133350" cy="190500"/>
                <wp:effectExtent l="0" t="0" r="76200" b="57150"/>
                <wp:wrapNone/>
                <wp:docPr id="198" name="Straight Arrow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14526D5" id="Straight Arrow Connector 198" o:spid="_x0000_s1026" type="#_x0000_t32" style="position:absolute;margin-left:432.75pt;margin-top:22.5pt;width:10.5pt;height: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658254" behindDoc="0" locked="0" layoutInCell="1" allowOverlap="1" wp14:anchorId="7B67F1D3" wp14:editId="2CEF479A">
                <wp:simplePos x="0" y="0"/>
                <wp:positionH relativeFrom="column">
                  <wp:posOffset>3333750</wp:posOffset>
                </wp:positionH>
                <wp:positionV relativeFrom="paragraph">
                  <wp:posOffset>216535</wp:posOffset>
                </wp:positionV>
                <wp:extent cx="133350" cy="190500"/>
                <wp:effectExtent l="38100" t="0" r="19050" b="57150"/>
                <wp:wrapNone/>
                <wp:docPr id="352" name="Straight Arrow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8A51A7E" id="Straight Arrow Connector 352" o:spid="_x0000_s1026" type="#_x0000_t32" style="position:absolute;margin-left:262.5pt;margin-top:17.05pt;width:10.5pt;height:15pt;flip:x;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">
                <v:stroke endarrow="block"/>
              </v:shape>
            </w:pict>
          </mc:Fallback>
        </mc:AlternateContent>
      </w:r>
      <w:r>
        <w:rPr>
          <w:b/>
          <w:noProof/>
          <w:sz w:val="28"/>
          <w:szCs w:val="28"/>
        </w:rPr>
        <mc:AlternateContent>
          <mc:Choice Requires="wps">
            <w:drawing>
              <wp:anchor distT="0" distB="0" distL="114300" distR="114300" simplePos="0" relativeHeight="251658274" behindDoc="0" locked="0" layoutInCell="1" allowOverlap="1" wp14:anchorId="09A581B8" wp14:editId="20EACCC9">
                <wp:simplePos x="0" y="0"/>
                <wp:positionH relativeFrom="column">
                  <wp:posOffset>552450</wp:posOffset>
                </wp:positionH>
                <wp:positionV relativeFrom="paragraph">
                  <wp:posOffset>122555</wp:posOffset>
                </wp:positionV>
                <wp:extent cx="9525" cy="238125"/>
                <wp:effectExtent l="47625" t="9525" r="57150" b="19050"/>
                <wp:wrapNone/>
                <wp:docPr id="350" name="Straight Arrow Connector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B2A2374" id="Straight Arrow Connector 350" o:spid="_x0000_s1026" type="#_x0000_t32" style="position:absolute;margin-left:43.5pt;margin-top:9.65pt;width:.75pt;height:18.7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277" behindDoc="0" locked="0" layoutInCell="1" allowOverlap="1" wp14:anchorId="74D23805" wp14:editId="3A3CDE52">
                <wp:simplePos x="0" y="0"/>
                <wp:positionH relativeFrom="margin">
                  <wp:posOffset>-714375</wp:posOffset>
                </wp:positionH>
                <wp:positionV relativeFrom="paragraph">
                  <wp:posOffset>342900</wp:posOffset>
                </wp:positionV>
                <wp:extent cx="2514600" cy="904875"/>
                <wp:effectExtent l="0" t="0" r="19050" b="28575"/>
                <wp:wrapNone/>
                <wp:docPr id="353" name="Rectangle: Rounded Corners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904875"/>
                        </a:xfrm>
                        <a:prstGeom prst="roundRect">
                          <a:avLst>
                            <a:gd name="adj" fmla="val 16667"/>
                          </a:avLst>
                        </a:prstGeom>
                        <a:solidFill>
                          <a:srgbClr val="FFFFFF"/>
                        </a:solidFill>
                        <a:ln w="9525">
                          <a:solidFill>
                            <a:srgbClr val="000000"/>
                          </a:solidFill>
                          <a:round/>
                          <a:headEnd/>
                          <a:tailEnd/>
                        </a:ln>
                      </wps:spPr>
                      <wps:txbx>
                        <w:txbxContent>
                          <w:p w14:paraId="10132AE9"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ISSS stops here. Student should </w:t>
                            </w:r>
                            <w:r w:rsidRPr="007545E5">
                              <w:rPr>
                                <w:rFonts w:asciiTheme="minorHAnsi" w:hAnsiTheme="minorHAnsi"/>
                                <w:color w:val="1F3864" w:themeColor="accent1" w:themeShade="80"/>
                                <w:sz w:val="22"/>
                                <w:szCs w:val="22"/>
                                <w:u w:val="single"/>
                              </w:rPr>
                              <w:t>submit</w:t>
                            </w:r>
                            <w:r w:rsidRPr="007545E5">
                              <w:rPr>
                                <w:rFonts w:asciiTheme="minorHAnsi" w:hAnsiTheme="minorHAnsi"/>
                                <w:color w:val="1F3864" w:themeColor="accent1" w:themeShade="80"/>
                                <w:sz w:val="22"/>
                                <w:szCs w:val="22"/>
                              </w:rPr>
                              <w:t xml:space="preserve"> application for immigration document with application to Admission Office directly.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D23805" id="Rectangle: Rounded Corners 353" o:spid="_x0000_s1121" style="position:absolute;left:0;text-align:left;margin-left:-56.25pt;margin-top:27pt;width:198pt;height:71.2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">
                <v:textbox>
                  <w:txbxContent>
                    <w:p w14:paraId="10132AE9"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ISSS stops here. Student should </w:t>
                      </w:r>
                      <w:r w:rsidRPr="007545E5">
                        <w:rPr>
                          <w:rFonts w:asciiTheme="minorHAnsi" w:hAnsiTheme="minorHAnsi"/>
                          <w:color w:val="1F3864" w:themeColor="accent1" w:themeShade="80"/>
                          <w:sz w:val="22"/>
                          <w:szCs w:val="22"/>
                          <w:u w:val="single"/>
                        </w:rPr>
                        <w:t>submit</w:t>
                      </w:r>
                      <w:r w:rsidRPr="007545E5">
                        <w:rPr>
                          <w:rFonts w:asciiTheme="minorHAnsi" w:hAnsiTheme="minorHAnsi"/>
                          <w:color w:val="1F3864" w:themeColor="accent1" w:themeShade="80"/>
                          <w:sz w:val="22"/>
                          <w:szCs w:val="22"/>
                        </w:rPr>
                        <w:t xml:space="preserve"> application for immigration document with application to Admission Office directly.</w:t>
                      </w:r>
                    </w:p>
                  </w:txbxContent>
                </v:textbox>
                <w10:wrap anchorx="margin"/>
              </v:roundrect>
            </w:pict>
          </mc:Fallback>
        </mc:AlternateContent>
      </w:r>
    </w:p>
    <w:p w14:paraId="65DFFB8D" w14:textId="77777777" w:rsidR="009547AB" w:rsidRDefault="009547AB" w:rsidP="009547AB">
      <w:pPr>
        <w:ind w:left="360"/>
        <w:jc w:val="center"/>
      </w:pPr>
      <w:r>
        <w:rPr>
          <w:b/>
          <w:noProof/>
          <w:sz w:val="28"/>
          <w:szCs w:val="28"/>
        </w:rPr>
        <mc:AlternateContent>
          <mc:Choice Requires="wps">
            <w:drawing>
              <wp:anchor distT="0" distB="0" distL="114300" distR="114300" simplePos="0" relativeHeight="251658263" behindDoc="0" locked="0" layoutInCell="1" allowOverlap="1" wp14:anchorId="2BB083A2" wp14:editId="4F5C785B">
                <wp:simplePos x="0" y="0"/>
                <wp:positionH relativeFrom="column">
                  <wp:posOffset>4467225</wp:posOffset>
                </wp:positionH>
                <wp:positionV relativeFrom="paragraph">
                  <wp:posOffset>179070</wp:posOffset>
                </wp:positionV>
                <wp:extent cx="2162175" cy="704850"/>
                <wp:effectExtent l="0" t="0" r="28575" b="19050"/>
                <wp:wrapNone/>
                <wp:docPr id="355" name="Rectangle: Rounded Corners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2175" cy="704850"/>
                        </a:xfrm>
                        <a:prstGeom prst="roundRect">
                          <a:avLst>
                            <a:gd name="adj" fmla="val 16667"/>
                          </a:avLst>
                        </a:prstGeom>
                        <a:solidFill>
                          <a:srgbClr val="FFFFFF"/>
                        </a:solidFill>
                        <a:ln w="9525">
                          <a:solidFill>
                            <a:srgbClr val="000000"/>
                          </a:solidFill>
                          <a:round/>
                          <a:headEnd/>
                          <a:tailEnd/>
                        </a:ln>
                      </wps:spPr>
                      <wps:txbx>
                        <w:txbxContent>
                          <w:p w14:paraId="2ACB354F"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If it is the current semester, the end</w:t>
                            </w:r>
                            <w:r w:rsidRPr="007545E5">
                              <w:rPr>
                                <w:rFonts w:asciiTheme="minorHAnsi" w:hAnsiTheme="minorHAnsi"/>
                                <w:b/>
                                <w:color w:val="1F3864" w:themeColor="accent1" w:themeShade="80"/>
                                <w:sz w:val="22"/>
                                <w:szCs w:val="22"/>
                              </w:rPr>
                              <w:t xml:space="preserve"> </w:t>
                            </w:r>
                            <w:r w:rsidRPr="007545E5">
                              <w:rPr>
                                <w:rFonts w:asciiTheme="minorHAnsi" w:hAnsiTheme="minorHAnsi"/>
                                <w:color w:val="1F3864" w:themeColor="accent1" w:themeShade="80"/>
                                <w:sz w:val="22"/>
                                <w:szCs w:val="22"/>
                              </w:rPr>
                              <w:t xml:space="preserve">(do not </w:t>
                            </w:r>
                            <w:proofErr w:type="gramStart"/>
                            <w:r w:rsidRPr="007545E5">
                              <w:rPr>
                                <w:rFonts w:asciiTheme="minorHAnsi" w:hAnsiTheme="minorHAnsi"/>
                                <w:color w:val="1F3864" w:themeColor="accent1" w:themeShade="80"/>
                                <w:sz w:val="22"/>
                                <w:szCs w:val="22"/>
                              </w:rPr>
                              <w:t>take action</w:t>
                            </w:r>
                            <w:proofErr w:type="gramEnd"/>
                            <w:r w:rsidRPr="007545E5">
                              <w:rPr>
                                <w:rFonts w:asciiTheme="minorHAnsi" w:hAnsiTheme="minorHAnsi"/>
                                <w:color w:val="1F3864" w:themeColor="accent1" w:themeShade="80"/>
                                <w:sz w:val="22"/>
                                <w:szCs w:val="22"/>
                              </w:rPr>
                              <w:t>). END</w:t>
                            </w:r>
                          </w:p>
                          <w:p w14:paraId="50C8F3C9" w14:textId="77777777" w:rsidR="009547AB" w:rsidRDefault="009547AB" w:rsidP="009547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B083A2" id="Rectangle: Rounded Corners 355" o:spid="_x0000_s1122" style="position:absolute;left:0;text-align:left;margin-left:351.75pt;margin-top:14.1pt;width:170.25pt;height:55.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">
                <v:textbox>
                  <w:txbxContent>
                    <w:p w14:paraId="2ACB354F"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If it is the current semester, the end</w:t>
                      </w:r>
                      <w:r w:rsidRPr="007545E5">
                        <w:rPr>
                          <w:rFonts w:asciiTheme="minorHAnsi" w:hAnsiTheme="minorHAnsi"/>
                          <w:b/>
                          <w:color w:val="1F3864" w:themeColor="accent1" w:themeShade="80"/>
                          <w:sz w:val="22"/>
                          <w:szCs w:val="22"/>
                        </w:rPr>
                        <w:t xml:space="preserve"> </w:t>
                      </w:r>
                      <w:r w:rsidRPr="007545E5">
                        <w:rPr>
                          <w:rFonts w:asciiTheme="minorHAnsi" w:hAnsiTheme="minorHAnsi"/>
                          <w:color w:val="1F3864" w:themeColor="accent1" w:themeShade="80"/>
                          <w:sz w:val="22"/>
                          <w:szCs w:val="22"/>
                        </w:rPr>
                        <w:t>(do not take action). END</w:t>
                      </w:r>
                    </w:p>
                    <w:p w14:paraId="50C8F3C9" w14:textId="77777777" w:rsidR="009547AB" w:rsidRDefault="009547AB" w:rsidP="009547AB"/>
                  </w:txbxContent>
                </v:textbox>
              </v:roundrect>
            </w:pict>
          </mc:Fallback>
        </mc:AlternateContent>
      </w:r>
      <w:r>
        <w:rPr>
          <w:b/>
          <w:noProof/>
          <w:sz w:val="28"/>
          <w:szCs w:val="28"/>
        </w:rPr>
        <mc:AlternateContent>
          <mc:Choice Requires="wps">
            <w:drawing>
              <wp:anchor distT="0" distB="0" distL="114300" distR="114300" simplePos="0" relativeHeight="251658247" behindDoc="0" locked="0" layoutInCell="1" allowOverlap="1" wp14:anchorId="555E76B9" wp14:editId="55296842">
                <wp:simplePos x="0" y="0"/>
                <wp:positionH relativeFrom="margin">
                  <wp:posOffset>2190750</wp:posOffset>
                </wp:positionH>
                <wp:positionV relativeFrom="paragraph">
                  <wp:posOffset>150495</wp:posOffset>
                </wp:positionV>
                <wp:extent cx="2047875" cy="733425"/>
                <wp:effectExtent l="0" t="0" r="28575" b="28575"/>
                <wp:wrapNone/>
                <wp:docPr id="354" name="Rectangle: Rounded Corners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733425"/>
                        </a:xfrm>
                        <a:prstGeom prst="roundRect">
                          <a:avLst>
                            <a:gd name="adj" fmla="val 16667"/>
                          </a:avLst>
                        </a:prstGeom>
                        <a:solidFill>
                          <a:srgbClr val="FFFFFF"/>
                        </a:solidFill>
                        <a:ln w="9525">
                          <a:solidFill>
                            <a:srgbClr val="000000"/>
                          </a:solidFill>
                          <a:round/>
                          <a:headEnd/>
                          <a:tailEnd/>
                        </a:ln>
                      </wps:spPr>
                      <wps:txbx>
                        <w:txbxContent>
                          <w:p w14:paraId="72237CF1"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there is </w:t>
                            </w:r>
                            <w:r w:rsidRPr="007545E5">
                              <w:rPr>
                                <w:rFonts w:asciiTheme="minorHAnsi" w:hAnsiTheme="minorHAnsi"/>
                                <w:b/>
                                <w:color w:val="1F3864" w:themeColor="accent1" w:themeShade="80"/>
                                <w:sz w:val="22"/>
                                <w:szCs w:val="22"/>
                              </w:rPr>
                              <w:t>at least</w:t>
                            </w:r>
                            <w:r w:rsidRPr="007545E5">
                              <w:rPr>
                                <w:rFonts w:asciiTheme="minorHAnsi" w:hAnsiTheme="minorHAnsi"/>
                                <w:color w:val="1F3864" w:themeColor="accent1" w:themeShade="80"/>
                                <w:sz w:val="22"/>
                                <w:szCs w:val="22"/>
                              </w:rPr>
                              <w:t xml:space="preserve"> one full semester remaining, move forward.</w:t>
                            </w:r>
                          </w:p>
                          <w:p w14:paraId="567D2961" w14:textId="77777777" w:rsidR="009547AB" w:rsidRDefault="009547AB" w:rsidP="009547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5E76B9" id="Rectangle: Rounded Corners 354" o:spid="_x0000_s1123" style="position:absolute;left:0;text-align:left;margin-left:172.5pt;margin-top:11.85pt;width:161.25pt;height:57.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">
                <v:textbox>
                  <w:txbxContent>
                    <w:p w14:paraId="72237CF1"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If there is </w:t>
                      </w:r>
                      <w:r w:rsidRPr="007545E5">
                        <w:rPr>
                          <w:rFonts w:asciiTheme="minorHAnsi" w:hAnsiTheme="minorHAnsi"/>
                          <w:b/>
                          <w:color w:val="1F3864" w:themeColor="accent1" w:themeShade="80"/>
                          <w:sz w:val="22"/>
                          <w:szCs w:val="22"/>
                        </w:rPr>
                        <w:t>at least</w:t>
                      </w:r>
                      <w:r w:rsidRPr="007545E5">
                        <w:rPr>
                          <w:rFonts w:asciiTheme="minorHAnsi" w:hAnsiTheme="minorHAnsi"/>
                          <w:color w:val="1F3864" w:themeColor="accent1" w:themeShade="80"/>
                          <w:sz w:val="22"/>
                          <w:szCs w:val="22"/>
                        </w:rPr>
                        <w:t xml:space="preserve"> one full semester remaining, move forward.</w:t>
                      </w:r>
                    </w:p>
                    <w:p w14:paraId="567D2961" w14:textId="77777777" w:rsidR="009547AB" w:rsidRDefault="009547AB" w:rsidP="009547AB"/>
                  </w:txbxContent>
                </v:textbox>
                <w10:wrap anchorx="margin"/>
              </v:roundrect>
            </w:pict>
          </mc:Fallback>
        </mc:AlternateContent>
      </w:r>
    </w:p>
    <w:p w14:paraId="5CC231ED" w14:textId="77777777" w:rsidR="009547AB" w:rsidRDefault="009547AB" w:rsidP="009547AB">
      <w:pPr>
        <w:ind w:left="360"/>
        <w:jc w:val="center"/>
      </w:pPr>
      <w:r>
        <w:rPr>
          <w:noProof/>
        </w:rPr>
        <mc:AlternateContent>
          <mc:Choice Requires="wps">
            <w:drawing>
              <wp:anchor distT="0" distB="0" distL="114300" distR="114300" simplePos="0" relativeHeight="251658255" behindDoc="0" locked="0" layoutInCell="1" allowOverlap="1" wp14:anchorId="4D7F042D" wp14:editId="729A99D6">
                <wp:simplePos x="0" y="0"/>
                <wp:positionH relativeFrom="column">
                  <wp:posOffset>7115175</wp:posOffset>
                </wp:positionH>
                <wp:positionV relativeFrom="paragraph">
                  <wp:posOffset>101600</wp:posOffset>
                </wp:positionV>
                <wp:extent cx="180975" cy="190500"/>
                <wp:effectExtent l="0" t="0" r="66675" b="57150"/>
                <wp:wrapNone/>
                <wp:docPr id="351" name="Straight Arrow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1048AB2" id="Straight Arrow Connector 351" o:spid="_x0000_s1026" type="#_x0000_t32" style="position:absolute;margin-left:560.25pt;margin-top:8pt;width:14.25pt;height: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">
                <v:stroke endarrow="block"/>
              </v:shape>
            </w:pict>
          </mc:Fallback>
        </mc:AlternateContent>
      </w:r>
    </w:p>
    <w:p w14:paraId="21024BE8" w14:textId="77777777" w:rsidR="009547AB" w:rsidRDefault="009547AB" w:rsidP="009547AB">
      <w:pPr>
        <w:ind w:left="360"/>
        <w:jc w:val="center"/>
      </w:pPr>
      <w:r>
        <w:rPr>
          <w:noProof/>
        </w:rPr>
        <mc:AlternateContent>
          <mc:Choice Requires="wps">
            <w:drawing>
              <wp:anchor distT="0" distB="0" distL="114300" distR="114300" simplePos="0" relativeHeight="251658283" behindDoc="0" locked="0" layoutInCell="1" allowOverlap="1" wp14:anchorId="76226B94" wp14:editId="2C49A47A">
                <wp:simplePos x="0" y="0"/>
                <wp:positionH relativeFrom="column">
                  <wp:posOffset>2743200</wp:posOffset>
                </wp:positionH>
                <wp:positionV relativeFrom="paragraph">
                  <wp:posOffset>213360</wp:posOffset>
                </wp:positionV>
                <wp:extent cx="9525" cy="238125"/>
                <wp:effectExtent l="47625" t="9525" r="57150" b="19050"/>
                <wp:wrapNone/>
                <wp:docPr id="389" name="Straight Arrow Connector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002D35D" id="Straight Arrow Connector 389" o:spid="_x0000_s1026" type="#_x0000_t32" style="position:absolute;margin-left:3in;margin-top:16.8pt;width:.75pt;height:18.7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">
                <v:stroke endarrow="block"/>
              </v:shape>
            </w:pict>
          </mc:Fallback>
        </mc:AlternateContent>
      </w:r>
    </w:p>
    <w:p w14:paraId="7026D1F4" w14:textId="77777777" w:rsidR="009547AB" w:rsidRDefault="009547AB" w:rsidP="009547AB">
      <w:pPr>
        <w:ind w:left="360"/>
        <w:jc w:val="center"/>
      </w:pPr>
      <w:r>
        <w:rPr>
          <w:noProof/>
        </w:rPr>
        <mc:AlternateContent>
          <mc:Choice Requires="wps">
            <w:drawing>
              <wp:anchor distT="0" distB="0" distL="114300" distR="114300" simplePos="0" relativeHeight="251658248" behindDoc="0" locked="0" layoutInCell="1" allowOverlap="1" wp14:anchorId="2D564728" wp14:editId="7D8C8448">
                <wp:simplePos x="0" y="0"/>
                <wp:positionH relativeFrom="margin">
                  <wp:posOffset>184150</wp:posOffset>
                </wp:positionH>
                <wp:positionV relativeFrom="paragraph">
                  <wp:posOffset>180340</wp:posOffset>
                </wp:positionV>
                <wp:extent cx="4933950" cy="425450"/>
                <wp:effectExtent l="0" t="0" r="19050" b="12700"/>
                <wp:wrapNone/>
                <wp:docPr id="356" name="Rectangle: Rounded Corners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0" cy="425450"/>
                        </a:xfrm>
                        <a:prstGeom prst="roundRect">
                          <a:avLst>
                            <a:gd name="adj" fmla="val 8559"/>
                          </a:avLst>
                        </a:prstGeom>
                        <a:solidFill>
                          <a:srgbClr val="FFFFFF"/>
                        </a:solidFill>
                        <a:ln w="9525">
                          <a:solidFill>
                            <a:srgbClr val="000000"/>
                          </a:solidFill>
                          <a:round/>
                          <a:headEnd/>
                          <a:tailEnd/>
                        </a:ln>
                      </wps:spPr>
                      <wps:txbx>
                        <w:txbxContent>
                          <w:p w14:paraId="6A9280B2" w14:textId="1A657F30"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rPr>
                              <w:t>Part II: Submit</w:t>
                            </w:r>
                            <w:r w:rsidR="008A7968">
                              <w:rPr>
                                <w:rFonts w:asciiTheme="minorHAnsi" w:hAnsiTheme="minorHAnsi"/>
                                <w:b/>
                                <w:color w:val="1F3864" w:themeColor="accent1" w:themeShade="80"/>
                                <w:sz w:val="22"/>
                                <w:szCs w:val="22"/>
                              </w:rPr>
                              <w:t xml:space="preserve"> Request I-20</w:t>
                            </w:r>
                            <w:r w:rsidRPr="007545E5">
                              <w:rPr>
                                <w:rFonts w:asciiTheme="minorHAnsi" w:hAnsiTheme="minorHAnsi"/>
                                <w:b/>
                                <w:color w:val="1F3864" w:themeColor="accent1" w:themeShade="80"/>
                                <w:sz w:val="22"/>
                                <w:szCs w:val="22"/>
                              </w:rPr>
                              <w:t xml:space="preserve"> E-form in Sunapsis</w:t>
                            </w:r>
                            <w:r w:rsidRPr="007545E5">
                              <w:rPr>
                                <w:rFonts w:asciiTheme="minorHAnsi" w:hAnsiTheme="minorHAnsi"/>
                                <w:color w:val="1F3864" w:themeColor="accent1" w:themeShade="80"/>
                                <w:sz w:val="22"/>
                                <w:szCs w:val="22"/>
                              </w:rPr>
                              <w:t>. Student initiates the e-form, submits to ISSS.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564728" id="Rectangle: Rounded Corners 356" o:spid="_x0000_s1124" style="position:absolute;left:0;text-align:left;margin-left:14.5pt;margin-top:14.2pt;width:388.5pt;height:33.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5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">
                <v:textbox>
                  <w:txbxContent>
                    <w:p w14:paraId="6A9280B2" w14:textId="1A657F30"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rPr>
                        <w:t>Part II: Submit</w:t>
                      </w:r>
                      <w:r w:rsidR="008A7968">
                        <w:rPr>
                          <w:rFonts w:asciiTheme="minorHAnsi" w:hAnsiTheme="minorHAnsi"/>
                          <w:b/>
                          <w:color w:val="1F3864" w:themeColor="accent1" w:themeShade="80"/>
                          <w:sz w:val="22"/>
                          <w:szCs w:val="22"/>
                        </w:rPr>
                        <w:t xml:space="preserve"> Request I-20</w:t>
                      </w:r>
                      <w:r w:rsidRPr="007545E5">
                        <w:rPr>
                          <w:rFonts w:asciiTheme="minorHAnsi" w:hAnsiTheme="minorHAnsi"/>
                          <w:b/>
                          <w:color w:val="1F3864" w:themeColor="accent1" w:themeShade="80"/>
                          <w:sz w:val="22"/>
                          <w:szCs w:val="22"/>
                        </w:rPr>
                        <w:t xml:space="preserve"> E-form in Sunapsis</w:t>
                      </w:r>
                      <w:r w:rsidRPr="007545E5">
                        <w:rPr>
                          <w:rFonts w:asciiTheme="minorHAnsi" w:hAnsiTheme="minorHAnsi"/>
                          <w:color w:val="1F3864" w:themeColor="accent1" w:themeShade="80"/>
                          <w:sz w:val="22"/>
                          <w:szCs w:val="22"/>
                        </w:rPr>
                        <w:t>. Student initiates the e-form, submits to ISSS.</w:t>
                      </w:r>
                    </w:p>
                  </w:txbxContent>
                </v:textbox>
                <w10:wrap anchorx="margin"/>
              </v:roundrect>
            </w:pict>
          </mc:Fallback>
        </mc:AlternateContent>
      </w:r>
      <w:commentRangeStart w:id="199"/>
      <w:commentRangeEnd w:id="199"/>
      <w:r w:rsidR="008A7968">
        <w:rPr>
          <w:rStyle w:val="CommentReference"/>
        </w:rPr>
        <w:commentReference w:id="199"/>
      </w:r>
    </w:p>
    <w:p w14:paraId="1C517335" w14:textId="77777777" w:rsidR="009547AB" w:rsidRDefault="009547AB" w:rsidP="009547AB">
      <w:pPr>
        <w:ind w:left="360"/>
        <w:jc w:val="center"/>
      </w:pPr>
      <w:r>
        <w:rPr>
          <w:noProof/>
        </w:rPr>
        <mc:AlternateContent>
          <mc:Choice Requires="wps">
            <w:drawing>
              <wp:anchor distT="0" distB="0" distL="114300" distR="114300" simplePos="0" relativeHeight="251658256" behindDoc="0" locked="0" layoutInCell="1" allowOverlap="1" wp14:anchorId="7FDBF450" wp14:editId="300C9E1B">
                <wp:simplePos x="0" y="0"/>
                <wp:positionH relativeFrom="column">
                  <wp:posOffset>2609850</wp:posOffset>
                </wp:positionH>
                <wp:positionV relativeFrom="paragraph">
                  <wp:posOffset>250190</wp:posOffset>
                </wp:positionV>
                <wp:extent cx="9525" cy="238125"/>
                <wp:effectExtent l="47625" t="9525" r="57150" b="19050"/>
                <wp:wrapNone/>
                <wp:docPr id="358" name="Straight Arrow Connector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4813CEB" id="Straight Arrow Connector 358" o:spid="_x0000_s1026" type="#_x0000_t32" style="position:absolute;margin-left:205.5pt;margin-top:19.7pt;width:.75pt;height:18.7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">
                <v:stroke endarrow="block"/>
              </v:shape>
            </w:pict>
          </mc:Fallback>
        </mc:AlternateContent>
      </w:r>
    </w:p>
    <w:p w14:paraId="7BBD6B94" w14:textId="77777777" w:rsidR="009547AB" w:rsidRDefault="009547AB" w:rsidP="009547AB">
      <w:pPr>
        <w:ind w:left="360"/>
        <w:jc w:val="center"/>
      </w:pPr>
      <w:r>
        <w:rPr>
          <w:b/>
          <w:noProof/>
          <w:sz w:val="28"/>
          <w:szCs w:val="28"/>
        </w:rPr>
        <mc:AlternateContent>
          <mc:Choice Requires="wps">
            <w:drawing>
              <wp:anchor distT="0" distB="0" distL="114300" distR="114300" simplePos="0" relativeHeight="251658249" behindDoc="0" locked="0" layoutInCell="1" allowOverlap="1" wp14:anchorId="7902FCBB" wp14:editId="5D902903">
                <wp:simplePos x="0" y="0"/>
                <wp:positionH relativeFrom="page">
                  <wp:posOffset>180975</wp:posOffset>
                </wp:positionH>
                <wp:positionV relativeFrom="paragraph">
                  <wp:posOffset>161290</wp:posOffset>
                </wp:positionV>
                <wp:extent cx="7048500" cy="323850"/>
                <wp:effectExtent l="0" t="0" r="19050" b="19050"/>
                <wp:wrapNone/>
                <wp:docPr id="359" name="Rectangle: Rounded Corners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0" cy="323850"/>
                        </a:xfrm>
                        <a:prstGeom prst="roundRect">
                          <a:avLst>
                            <a:gd name="adj" fmla="val 16667"/>
                          </a:avLst>
                        </a:prstGeom>
                        <a:solidFill>
                          <a:srgbClr val="FFFFFF"/>
                        </a:solidFill>
                        <a:ln w="9525">
                          <a:solidFill>
                            <a:srgbClr val="000000"/>
                          </a:solidFill>
                          <a:round/>
                          <a:headEnd/>
                          <a:tailEnd/>
                        </a:ln>
                      </wps:spPr>
                      <wps:txbx>
                        <w:txbxContent>
                          <w:p w14:paraId="2E6477D4"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Advise student to submit Request for I-20 in </w:t>
                            </w:r>
                            <w:proofErr w:type="spellStart"/>
                            <w:r w:rsidRPr="007545E5">
                              <w:rPr>
                                <w:rFonts w:asciiTheme="minorHAnsi" w:hAnsiTheme="minorHAnsi"/>
                                <w:color w:val="1F3864" w:themeColor="accent1" w:themeShade="80"/>
                                <w:sz w:val="22"/>
                                <w:szCs w:val="22"/>
                              </w:rPr>
                              <w:t>iEgle</w:t>
                            </w:r>
                            <w:proofErr w:type="spellEnd"/>
                            <w:r w:rsidRPr="007545E5">
                              <w:rPr>
                                <w:rFonts w:asciiTheme="minorHAnsi" w:hAnsiTheme="minorHAnsi"/>
                                <w:color w:val="1F3864" w:themeColor="accent1" w:themeShade="80"/>
                                <w:sz w:val="22"/>
                                <w:szCs w:val="22"/>
                              </w:rPr>
                              <w:t xml:space="preserve"> and download CFIS form, financial documents, and passport page.</w:t>
                            </w:r>
                          </w:p>
                          <w:p w14:paraId="5F55B8E2" w14:textId="77777777" w:rsidR="009547AB" w:rsidRDefault="009547AB" w:rsidP="0095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02FCBB" id="Rectangle: Rounded Corners 359" o:spid="_x0000_s1125" style="position:absolute;left:0;text-align:left;margin-left:14.25pt;margin-top:12.7pt;width:555pt;height:25.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">
                <v:textbox>
                  <w:txbxContent>
                    <w:p w14:paraId="2E6477D4"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Advise student to submit Request for I-20 in iEgle and download CFIS form, financial documents, and passport page.</w:t>
                      </w:r>
                    </w:p>
                    <w:p w14:paraId="5F55B8E2" w14:textId="77777777" w:rsidR="009547AB" w:rsidRDefault="009547AB" w:rsidP="009547AB">
                      <w:pPr>
                        <w:jc w:val="center"/>
                      </w:pPr>
                    </w:p>
                  </w:txbxContent>
                </v:textbox>
                <w10:wrap anchorx="page"/>
              </v:roundrect>
            </w:pict>
          </mc:Fallback>
        </mc:AlternateContent>
      </w:r>
    </w:p>
    <w:p w14:paraId="2CD4F6DE" w14:textId="77777777" w:rsidR="009547AB" w:rsidRDefault="009547AB" w:rsidP="009547AB">
      <w:pPr>
        <w:ind w:left="360"/>
        <w:jc w:val="center"/>
      </w:pPr>
      <w:r>
        <w:rPr>
          <w:noProof/>
        </w:rPr>
        <mc:AlternateContent>
          <mc:Choice Requires="wps">
            <w:drawing>
              <wp:anchor distT="0" distB="0" distL="114300" distR="114300" simplePos="0" relativeHeight="251658267" behindDoc="0" locked="0" layoutInCell="1" allowOverlap="1" wp14:anchorId="47A6640D" wp14:editId="39006AE1">
                <wp:simplePos x="0" y="0"/>
                <wp:positionH relativeFrom="column">
                  <wp:posOffset>2667000</wp:posOffset>
                </wp:positionH>
                <wp:positionV relativeFrom="paragraph">
                  <wp:posOffset>159385</wp:posOffset>
                </wp:positionV>
                <wp:extent cx="9525" cy="238125"/>
                <wp:effectExtent l="47625" t="9525" r="57150" b="19050"/>
                <wp:wrapNone/>
                <wp:docPr id="360" name="Straight Arrow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8B9A4E2" id="Straight Arrow Connector 360" o:spid="_x0000_s1026" type="#_x0000_t32" style="position:absolute;margin-left:210pt;margin-top:12.55pt;width:.75pt;height:18.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250" behindDoc="0" locked="0" layoutInCell="1" allowOverlap="1" wp14:anchorId="564EC7FB" wp14:editId="7E82501F">
                <wp:simplePos x="0" y="0"/>
                <wp:positionH relativeFrom="column">
                  <wp:posOffset>428625</wp:posOffset>
                </wp:positionH>
                <wp:positionV relativeFrom="paragraph">
                  <wp:posOffset>327660</wp:posOffset>
                </wp:positionV>
                <wp:extent cx="4714875" cy="323850"/>
                <wp:effectExtent l="0" t="0" r="28575" b="19050"/>
                <wp:wrapNone/>
                <wp:docPr id="363" name="Rectangle: Rounded Corners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4875" cy="323850"/>
                        </a:xfrm>
                        <a:prstGeom prst="roundRect">
                          <a:avLst>
                            <a:gd name="adj" fmla="val 16667"/>
                          </a:avLst>
                        </a:prstGeom>
                        <a:solidFill>
                          <a:srgbClr val="FFFFFF"/>
                        </a:solidFill>
                        <a:ln w="9525">
                          <a:solidFill>
                            <a:srgbClr val="000000"/>
                          </a:solidFill>
                          <a:round/>
                          <a:headEnd/>
                          <a:tailEnd/>
                        </a:ln>
                      </wps:spPr>
                      <wps:txbx>
                        <w:txbxContent>
                          <w:p w14:paraId="5A7248EE"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Part III: ISSS advisor advises student on the COS process and the timeline.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4EC7FB" id="Rectangle: Rounded Corners 363" o:spid="_x0000_s1126" style="position:absolute;left:0;text-align:left;margin-left:33.75pt;margin-top:25.8pt;width:371.25pt;height:2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">
                <v:textbox>
                  <w:txbxContent>
                    <w:p w14:paraId="5A7248EE"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Part III: ISSS advisor advises student on the COS process and the timeline.</w:t>
                      </w:r>
                    </w:p>
                  </w:txbxContent>
                </v:textbox>
              </v:roundrect>
            </w:pict>
          </mc:Fallback>
        </mc:AlternateContent>
      </w:r>
    </w:p>
    <w:p w14:paraId="010F5DEC" w14:textId="77777777" w:rsidR="009547AB" w:rsidRDefault="009547AB" w:rsidP="009547AB">
      <w:pPr>
        <w:ind w:left="360"/>
        <w:jc w:val="center"/>
      </w:pPr>
    </w:p>
    <w:p w14:paraId="4592CDD9" w14:textId="77777777" w:rsidR="009547AB" w:rsidRDefault="009547AB" w:rsidP="009547AB">
      <w:pPr>
        <w:ind w:left="360"/>
        <w:jc w:val="center"/>
      </w:pPr>
      <w:r>
        <w:rPr>
          <w:noProof/>
        </w:rPr>
        <mc:AlternateContent>
          <mc:Choice Requires="wps">
            <w:drawing>
              <wp:anchor distT="0" distB="0" distL="114300" distR="114300" simplePos="0" relativeHeight="251658257" behindDoc="0" locked="0" layoutInCell="1" allowOverlap="1" wp14:anchorId="5F25B99C" wp14:editId="6F1A32EB">
                <wp:simplePos x="0" y="0"/>
                <wp:positionH relativeFrom="column">
                  <wp:posOffset>1132840</wp:posOffset>
                </wp:positionH>
                <wp:positionV relativeFrom="paragraph">
                  <wp:posOffset>129540</wp:posOffset>
                </wp:positionV>
                <wp:extent cx="161925" cy="152400"/>
                <wp:effectExtent l="38100" t="0" r="28575" b="57150"/>
                <wp:wrapNone/>
                <wp:docPr id="367" name="Straight Arrow Connector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14347B7" id="Straight Arrow Connector 367" o:spid="_x0000_s1026" type="#_x0000_t32" style="position:absolute;margin-left:89.2pt;margin-top:10.2pt;width:12.75pt;height:12pt;flip:x;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">
                <v:stroke endarrow="block"/>
              </v:shape>
            </w:pict>
          </mc:Fallback>
        </mc:AlternateContent>
      </w:r>
      <w:r>
        <w:rPr>
          <w:noProof/>
        </w:rPr>
        <mc:AlternateContent>
          <mc:Choice Requires="wps">
            <w:drawing>
              <wp:anchor distT="0" distB="0" distL="114300" distR="114300" simplePos="0" relativeHeight="251658258" behindDoc="0" locked="0" layoutInCell="1" allowOverlap="1" wp14:anchorId="6F96E98C" wp14:editId="5B205BA7">
                <wp:simplePos x="0" y="0"/>
                <wp:positionH relativeFrom="column">
                  <wp:posOffset>3999865</wp:posOffset>
                </wp:positionH>
                <wp:positionV relativeFrom="paragraph">
                  <wp:posOffset>120015</wp:posOffset>
                </wp:positionV>
                <wp:extent cx="161925" cy="152400"/>
                <wp:effectExtent l="0" t="0" r="66675" b="57150"/>
                <wp:wrapNone/>
                <wp:docPr id="365" name="Straight Arrow Connector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240197C" id="Straight Arrow Connector 365" o:spid="_x0000_s1026" type="#_x0000_t32" style="position:absolute;margin-left:314.95pt;margin-top:9.45pt;width:12.75pt;height:12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">
                <v:stroke endarrow="block"/>
              </v:shape>
            </w:pict>
          </mc:Fallback>
        </mc:AlternateContent>
      </w:r>
      <w:r>
        <w:rPr>
          <w:noProof/>
        </w:rPr>
        <mc:AlternateContent>
          <mc:Choice Requires="wps">
            <w:drawing>
              <wp:anchor distT="0" distB="0" distL="114300" distR="114300" simplePos="0" relativeHeight="251658251" behindDoc="0" locked="0" layoutInCell="1" allowOverlap="1" wp14:anchorId="60FA4E3F" wp14:editId="6848B503">
                <wp:simplePos x="0" y="0"/>
                <wp:positionH relativeFrom="column">
                  <wp:posOffset>-495300</wp:posOffset>
                </wp:positionH>
                <wp:positionV relativeFrom="paragraph">
                  <wp:posOffset>279400</wp:posOffset>
                </wp:positionV>
                <wp:extent cx="2962275" cy="533400"/>
                <wp:effectExtent l="0" t="0" r="28575" b="19050"/>
                <wp:wrapNone/>
                <wp:docPr id="366" name="Rectangle: Rounded Corners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533400"/>
                        </a:xfrm>
                        <a:prstGeom prst="roundRect">
                          <a:avLst>
                            <a:gd name="adj" fmla="val 16667"/>
                          </a:avLst>
                        </a:prstGeom>
                        <a:solidFill>
                          <a:srgbClr val="FFFFFF"/>
                        </a:solidFill>
                        <a:ln w="9525">
                          <a:solidFill>
                            <a:srgbClr val="000000"/>
                          </a:solidFill>
                          <a:round/>
                          <a:headEnd/>
                          <a:tailEnd/>
                        </a:ln>
                      </wps:spPr>
                      <wps:txbx>
                        <w:txbxContent>
                          <w:p w14:paraId="4C82FD01"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u w:val="single"/>
                              </w:rPr>
                              <w:t>Option 1:</w:t>
                            </w:r>
                            <w:r w:rsidRPr="007545E5">
                              <w:rPr>
                                <w:rFonts w:asciiTheme="minorHAnsi" w:hAnsiTheme="minorHAnsi"/>
                                <w:color w:val="1F3864" w:themeColor="accent1" w:themeShade="80"/>
                                <w:sz w:val="22"/>
                                <w:szCs w:val="22"/>
                              </w:rPr>
                              <w:t xml:space="preserve"> Must travel to obtain the F-1 visa and return. </w:t>
                            </w:r>
                            <w:r w:rsidRPr="007545E5">
                              <w:rPr>
                                <w:rFonts w:asciiTheme="minorHAnsi" w:hAnsiTheme="minorHAnsi"/>
                                <w:color w:val="1F3864" w:themeColor="accent1" w:themeShade="80"/>
                                <w:sz w:val="22"/>
                                <w:szCs w:val="22"/>
                                <w:u w:val="single"/>
                              </w:rPr>
                              <w:t>Risk:</w:t>
                            </w:r>
                            <w:r w:rsidRPr="007545E5">
                              <w:rPr>
                                <w:rFonts w:asciiTheme="minorHAnsi" w:hAnsiTheme="minorHAnsi"/>
                                <w:color w:val="1F3864" w:themeColor="accent1" w:themeShade="80"/>
                                <w:sz w:val="22"/>
                                <w:szCs w:val="22"/>
                              </w:rPr>
                              <w:t xml:space="preserve"> It may result in visa denial.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FA4E3F" id="Rectangle: Rounded Corners 366" o:spid="_x0000_s1127" style="position:absolute;left:0;text-align:left;margin-left:-39pt;margin-top:22pt;width:233.25pt;height: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">
                <v:textbox>
                  <w:txbxContent>
                    <w:p w14:paraId="4C82FD01" w14:textId="77777777"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u w:val="single"/>
                        </w:rPr>
                        <w:t>Option 1:</w:t>
                      </w:r>
                      <w:r w:rsidRPr="007545E5">
                        <w:rPr>
                          <w:rFonts w:asciiTheme="minorHAnsi" w:hAnsiTheme="minorHAnsi"/>
                          <w:color w:val="1F3864" w:themeColor="accent1" w:themeShade="80"/>
                          <w:sz w:val="22"/>
                          <w:szCs w:val="22"/>
                        </w:rPr>
                        <w:t xml:space="preserve"> Must travel to obtain the F-1 visa and return. </w:t>
                      </w:r>
                      <w:r w:rsidRPr="007545E5">
                        <w:rPr>
                          <w:rFonts w:asciiTheme="minorHAnsi" w:hAnsiTheme="minorHAnsi"/>
                          <w:color w:val="1F3864" w:themeColor="accent1" w:themeShade="80"/>
                          <w:sz w:val="22"/>
                          <w:szCs w:val="22"/>
                          <w:u w:val="single"/>
                        </w:rPr>
                        <w:t>Risk:</w:t>
                      </w:r>
                      <w:r w:rsidRPr="007545E5">
                        <w:rPr>
                          <w:rFonts w:asciiTheme="minorHAnsi" w:hAnsiTheme="minorHAnsi"/>
                          <w:color w:val="1F3864" w:themeColor="accent1" w:themeShade="80"/>
                          <w:sz w:val="22"/>
                          <w:szCs w:val="22"/>
                        </w:rPr>
                        <w:t xml:space="preserve"> It may result in visa denial.</w:t>
                      </w:r>
                    </w:p>
                  </w:txbxContent>
                </v:textbox>
              </v:roundrect>
            </w:pict>
          </mc:Fallback>
        </mc:AlternateContent>
      </w:r>
      <w:r>
        <w:rPr>
          <w:b/>
          <w:noProof/>
          <w:sz w:val="28"/>
          <w:szCs w:val="28"/>
        </w:rPr>
        <mc:AlternateContent>
          <mc:Choice Requires="wps">
            <w:drawing>
              <wp:anchor distT="0" distB="0" distL="114300" distR="114300" simplePos="0" relativeHeight="251658252" behindDoc="0" locked="0" layoutInCell="1" allowOverlap="1" wp14:anchorId="65DBD467" wp14:editId="485528C1">
                <wp:simplePos x="0" y="0"/>
                <wp:positionH relativeFrom="margin">
                  <wp:posOffset>2962275</wp:posOffset>
                </wp:positionH>
                <wp:positionV relativeFrom="paragraph">
                  <wp:posOffset>250825</wp:posOffset>
                </wp:positionV>
                <wp:extent cx="3514725" cy="533400"/>
                <wp:effectExtent l="0" t="0" r="28575" b="19050"/>
                <wp:wrapNone/>
                <wp:docPr id="364" name="Rectangle: Rounded Corners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514725" cy="533400"/>
                        </a:xfrm>
                        <a:prstGeom prst="roundRect">
                          <a:avLst>
                            <a:gd name="adj" fmla="val 16667"/>
                          </a:avLst>
                        </a:prstGeom>
                        <a:solidFill>
                          <a:srgbClr val="FFFFFF"/>
                        </a:solidFill>
                        <a:ln w="9525">
                          <a:solidFill>
                            <a:srgbClr val="000000"/>
                          </a:solidFill>
                          <a:round/>
                          <a:headEnd/>
                          <a:tailEnd/>
                        </a:ln>
                      </wps:spPr>
                      <wps:txbx>
                        <w:txbxContent>
                          <w:p w14:paraId="66A04ADF" w14:textId="15713E49"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rPr>
                              <w:t xml:space="preserve">Option 2: </w:t>
                            </w:r>
                            <w:r w:rsidRPr="007545E5">
                              <w:rPr>
                                <w:rFonts w:asciiTheme="minorHAnsi" w:hAnsiTheme="minorHAnsi"/>
                                <w:color w:val="1F3864" w:themeColor="accent1" w:themeShade="80"/>
                                <w:sz w:val="22"/>
                                <w:szCs w:val="22"/>
                              </w:rPr>
                              <w:t>Student</w:t>
                            </w:r>
                            <w:r w:rsidRPr="007545E5">
                              <w:rPr>
                                <w:rFonts w:asciiTheme="minorHAnsi" w:hAnsiTheme="minorHAnsi"/>
                                <w:b/>
                                <w:color w:val="1F3864" w:themeColor="accent1" w:themeShade="80"/>
                                <w:sz w:val="22"/>
                                <w:szCs w:val="22"/>
                              </w:rPr>
                              <w:t xml:space="preserve"> </w:t>
                            </w:r>
                            <w:r w:rsidRPr="007545E5">
                              <w:rPr>
                                <w:rFonts w:asciiTheme="minorHAnsi" w:hAnsiTheme="minorHAnsi"/>
                                <w:color w:val="1F3864" w:themeColor="accent1" w:themeShade="80"/>
                                <w:sz w:val="22"/>
                                <w:szCs w:val="22"/>
                              </w:rPr>
                              <w:t xml:space="preserve">applies in </w:t>
                            </w:r>
                            <w:proofErr w:type="gramStart"/>
                            <w:r w:rsidRPr="007545E5">
                              <w:rPr>
                                <w:rFonts w:asciiTheme="minorHAnsi" w:hAnsiTheme="minorHAnsi"/>
                                <w:color w:val="1F3864" w:themeColor="accent1" w:themeShade="80"/>
                                <w:sz w:val="22"/>
                                <w:szCs w:val="22"/>
                              </w:rPr>
                              <w:t>U.S.,</w:t>
                            </w:r>
                            <w:proofErr w:type="gramEnd"/>
                            <w:r w:rsidRPr="007545E5">
                              <w:rPr>
                                <w:rFonts w:asciiTheme="minorHAnsi" w:hAnsiTheme="minorHAnsi"/>
                                <w:color w:val="1F3864" w:themeColor="accent1" w:themeShade="80"/>
                                <w:sz w:val="22"/>
                                <w:szCs w:val="22"/>
                              </w:rPr>
                              <w:t xml:space="preserve"> it </w:t>
                            </w:r>
                            <w:r w:rsidRPr="007545E5">
                              <w:rPr>
                                <w:rFonts w:asciiTheme="minorHAnsi" w:hAnsiTheme="minorHAnsi"/>
                                <w:color w:val="1F3864" w:themeColor="accent1" w:themeShade="80"/>
                                <w:sz w:val="22"/>
                                <w:szCs w:val="22"/>
                                <w:u w:val="single"/>
                              </w:rPr>
                              <w:t>takes 4-6 months</w:t>
                            </w:r>
                            <w:r w:rsidRPr="007545E5">
                              <w:rPr>
                                <w:rFonts w:asciiTheme="minorHAnsi" w:hAnsiTheme="minorHAnsi"/>
                                <w:color w:val="1F3864" w:themeColor="accent1" w:themeShade="80"/>
                                <w:sz w:val="22"/>
                                <w:szCs w:val="22"/>
                              </w:rPr>
                              <w:t xml:space="preserve"> COS approval.</w:t>
                            </w:r>
                            <w:r w:rsidR="001B712C">
                              <w:rPr>
                                <w:rFonts w:asciiTheme="minorHAnsi" w:hAnsiTheme="minorHAnsi"/>
                                <w:color w:val="1F3864" w:themeColor="accent1" w:themeShade="80"/>
                                <w:sz w:val="22"/>
                                <w:szCs w:val="22"/>
                              </w:rPr>
                              <w:t xml:space="preserve"> </w:t>
                            </w:r>
                            <w:ins w:id="200" w:author="Shannon Conheady" w:date="2023-02-27T12:32:00Z">
                              <w:r w:rsidR="001B712C">
                                <w:rPr>
                                  <w:rFonts w:asciiTheme="minorHAnsi" w:hAnsiTheme="minorHAnsi"/>
                                  <w:color w:val="1F3864" w:themeColor="accent1" w:themeShade="80"/>
                                  <w:sz w:val="22"/>
                                  <w:szCs w:val="22"/>
                                </w:rPr>
                                <w:t>6-8 months?</w:t>
                              </w:r>
                            </w:ins>
                          </w:p>
                          <w:p w14:paraId="2E654293" w14:textId="77777777" w:rsidR="009547AB" w:rsidRPr="00E5516A" w:rsidRDefault="009547AB" w:rsidP="009547AB">
                            <w:pPr>
                              <w:rPr>
                                <w:rFonts w:asciiTheme="minorHAnsi" w:hAnsiTheme="minorHAnsi"/>
                              </w:rPr>
                            </w:pPr>
                            <w:r w:rsidRPr="00E5516A">
                              <w:rPr>
                                <w:rFonts w:asciiTheme="minorHAnsi" w:hAnsiTheme="minorHAnsi"/>
                              </w:rPr>
                              <w:t xml:space="preserve"> </w:t>
                            </w:r>
                            <w:r w:rsidRPr="00E5516A">
                              <w:rPr>
                                <w:rFonts w:asciiTheme="minorHAnsi" w:hAnsiTheme="minorHAnsi"/>
                                <w:u w:val="single"/>
                              </w:rPr>
                              <w:t>Important</w:t>
                            </w:r>
                            <w:r w:rsidRPr="00E5516A">
                              <w:rPr>
                                <w:rFonts w:asciiTheme="minorHAnsi" w:hAnsiTheme="minorHAnsi"/>
                              </w:rPr>
                              <w:t xml:space="preserve">: </w:t>
                            </w:r>
                            <w:proofErr w:type="gramStart"/>
                            <w:r w:rsidRPr="00E5516A">
                              <w:rPr>
                                <w:rFonts w:asciiTheme="minorHAnsi" w:hAnsiTheme="minorHAnsi"/>
                              </w:rPr>
                              <w:t>Current status</w:t>
                            </w:r>
                            <w:proofErr w:type="gramEnd"/>
                            <w:r w:rsidRPr="00E5516A">
                              <w:rPr>
                                <w:rFonts w:asciiTheme="minorHAnsi" w:hAnsiTheme="minorHAnsi"/>
                              </w:rPr>
                              <w:t xml:space="preserve"> must not for 6 months in the future. If it expires before, student must work with a lawyer for the bridge extension.</w:t>
                            </w:r>
                          </w:p>
                          <w:p w14:paraId="7DB7DB03" w14:textId="77777777" w:rsidR="009547AB" w:rsidRDefault="009547AB" w:rsidP="009547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DBD467" id="Rectangle: Rounded Corners 364" o:spid="_x0000_s1128" style="position:absolute;left:0;text-align:left;margin-left:233.25pt;margin-top:19.75pt;width:276.75pt;height:42pt;flip:y;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">
                <v:textbox>
                  <w:txbxContent>
                    <w:p w14:paraId="66A04ADF" w14:textId="15713E49" w:rsidR="009547AB" w:rsidRPr="007545E5" w:rsidRDefault="009547AB" w:rsidP="009547AB">
                      <w:pPr>
                        <w:rPr>
                          <w:rFonts w:asciiTheme="minorHAnsi" w:hAnsiTheme="minorHAnsi"/>
                          <w:color w:val="1F3864" w:themeColor="accent1" w:themeShade="80"/>
                          <w:sz w:val="22"/>
                          <w:szCs w:val="22"/>
                        </w:rPr>
                      </w:pPr>
                      <w:r w:rsidRPr="007545E5">
                        <w:rPr>
                          <w:rFonts w:asciiTheme="minorHAnsi" w:hAnsiTheme="minorHAnsi"/>
                          <w:b/>
                          <w:color w:val="1F3864" w:themeColor="accent1" w:themeShade="80"/>
                          <w:sz w:val="22"/>
                          <w:szCs w:val="22"/>
                        </w:rPr>
                        <w:t xml:space="preserve">Option 2: </w:t>
                      </w:r>
                      <w:r w:rsidRPr="007545E5">
                        <w:rPr>
                          <w:rFonts w:asciiTheme="minorHAnsi" w:hAnsiTheme="minorHAnsi"/>
                          <w:color w:val="1F3864" w:themeColor="accent1" w:themeShade="80"/>
                          <w:sz w:val="22"/>
                          <w:szCs w:val="22"/>
                        </w:rPr>
                        <w:t>Student</w:t>
                      </w:r>
                      <w:r w:rsidRPr="007545E5">
                        <w:rPr>
                          <w:rFonts w:asciiTheme="minorHAnsi" w:hAnsiTheme="minorHAnsi"/>
                          <w:b/>
                          <w:color w:val="1F3864" w:themeColor="accent1" w:themeShade="80"/>
                          <w:sz w:val="22"/>
                          <w:szCs w:val="22"/>
                        </w:rPr>
                        <w:t xml:space="preserve"> </w:t>
                      </w:r>
                      <w:r w:rsidRPr="007545E5">
                        <w:rPr>
                          <w:rFonts w:asciiTheme="minorHAnsi" w:hAnsiTheme="minorHAnsi"/>
                          <w:color w:val="1F3864" w:themeColor="accent1" w:themeShade="80"/>
                          <w:sz w:val="22"/>
                          <w:szCs w:val="22"/>
                        </w:rPr>
                        <w:t xml:space="preserve">applies in U.S., it </w:t>
                      </w:r>
                      <w:r w:rsidRPr="007545E5">
                        <w:rPr>
                          <w:rFonts w:asciiTheme="minorHAnsi" w:hAnsiTheme="minorHAnsi"/>
                          <w:color w:val="1F3864" w:themeColor="accent1" w:themeShade="80"/>
                          <w:sz w:val="22"/>
                          <w:szCs w:val="22"/>
                          <w:u w:val="single"/>
                        </w:rPr>
                        <w:t>takes 4-6 months</w:t>
                      </w:r>
                      <w:r w:rsidRPr="007545E5">
                        <w:rPr>
                          <w:rFonts w:asciiTheme="minorHAnsi" w:hAnsiTheme="minorHAnsi"/>
                          <w:color w:val="1F3864" w:themeColor="accent1" w:themeShade="80"/>
                          <w:sz w:val="22"/>
                          <w:szCs w:val="22"/>
                        </w:rPr>
                        <w:t xml:space="preserve"> COS approval.</w:t>
                      </w:r>
                      <w:r w:rsidR="001B712C">
                        <w:rPr>
                          <w:rFonts w:asciiTheme="minorHAnsi" w:hAnsiTheme="minorHAnsi"/>
                          <w:color w:val="1F3864" w:themeColor="accent1" w:themeShade="80"/>
                          <w:sz w:val="22"/>
                          <w:szCs w:val="22"/>
                        </w:rPr>
                        <w:t xml:space="preserve"> </w:t>
                      </w:r>
                      <w:ins w:id="213" w:author="Shannon Conheady" w:date="2023-02-27T12:32:00Z">
                        <w:r w:rsidR="001B712C">
                          <w:rPr>
                            <w:rFonts w:asciiTheme="minorHAnsi" w:hAnsiTheme="minorHAnsi"/>
                            <w:color w:val="1F3864" w:themeColor="accent1" w:themeShade="80"/>
                            <w:sz w:val="22"/>
                            <w:szCs w:val="22"/>
                          </w:rPr>
                          <w:t>6-8 months?</w:t>
                        </w:r>
                      </w:ins>
                    </w:p>
                    <w:p w14:paraId="2E654293" w14:textId="77777777" w:rsidR="009547AB" w:rsidRPr="00E5516A" w:rsidRDefault="009547AB" w:rsidP="009547AB">
                      <w:pPr>
                        <w:rPr>
                          <w:rFonts w:asciiTheme="minorHAnsi" w:hAnsiTheme="minorHAnsi"/>
                        </w:rPr>
                      </w:pPr>
                      <w:r w:rsidRPr="00E5516A">
                        <w:rPr>
                          <w:rFonts w:asciiTheme="minorHAnsi" w:hAnsiTheme="minorHAnsi"/>
                        </w:rPr>
                        <w:t xml:space="preserve"> </w:t>
                      </w:r>
                      <w:r w:rsidRPr="00E5516A">
                        <w:rPr>
                          <w:rFonts w:asciiTheme="minorHAnsi" w:hAnsiTheme="minorHAnsi"/>
                          <w:u w:val="single"/>
                        </w:rPr>
                        <w:t>Important</w:t>
                      </w:r>
                      <w:r w:rsidRPr="00E5516A">
                        <w:rPr>
                          <w:rFonts w:asciiTheme="minorHAnsi" w:hAnsiTheme="minorHAnsi"/>
                        </w:rPr>
                        <w:t>: Current status must not for 6 months in the future. If it expires before, student must work with a lawyer for the bridge extension.</w:t>
                      </w:r>
                    </w:p>
                    <w:p w14:paraId="7DB7DB03" w14:textId="77777777" w:rsidR="009547AB" w:rsidRDefault="009547AB" w:rsidP="009547AB">
                      <w:pPr>
                        <w:jc w:val="center"/>
                      </w:pPr>
                    </w:p>
                  </w:txbxContent>
                </v:textbox>
                <w10:wrap anchorx="margin"/>
              </v:roundrect>
            </w:pict>
          </mc:Fallback>
        </mc:AlternateContent>
      </w:r>
    </w:p>
    <w:p w14:paraId="2BEFD0A1" w14:textId="77777777" w:rsidR="009547AB" w:rsidRDefault="009547AB" w:rsidP="009547AB">
      <w:pPr>
        <w:ind w:left="360"/>
        <w:jc w:val="center"/>
      </w:pPr>
    </w:p>
    <w:p w14:paraId="2A238AC7" w14:textId="77777777" w:rsidR="009547AB" w:rsidRDefault="009547AB" w:rsidP="009547AB">
      <w:pPr>
        <w:ind w:left="360"/>
        <w:jc w:val="center"/>
      </w:pPr>
      <w:r>
        <w:rPr>
          <w:noProof/>
        </w:rPr>
        <mc:AlternateContent>
          <mc:Choice Requires="wps">
            <w:drawing>
              <wp:anchor distT="0" distB="0" distL="114300" distR="114300" simplePos="0" relativeHeight="251658269" behindDoc="0" locked="0" layoutInCell="1" allowOverlap="1" wp14:anchorId="18846C53" wp14:editId="0779E55A">
                <wp:simplePos x="0" y="0"/>
                <wp:positionH relativeFrom="column">
                  <wp:posOffset>3075940</wp:posOffset>
                </wp:positionH>
                <wp:positionV relativeFrom="paragraph">
                  <wp:posOffset>181610</wp:posOffset>
                </wp:positionV>
                <wp:extent cx="123825" cy="152400"/>
                <wp:effectExtent l="38100" t="0" r="28575" b="57150"/>
                <wp:wrapNone/>
                <wp:docPr id="371" name="Straight Arrow Connector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82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AD4DC54" id="Straight Arrow Connector 371" o:spid="_x0000_s1026" type="#_x0000_t32" style="position:absolute;margin-left:242.2pt;margin-top:14.3pt;width:9.75pt;height:12pt;flip:x;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658265" behindDoc="0" locked="0" layoutInCell="1" allowOverlap="1" wp14:anchorId="467DF18A" wp14:editId="7FAA7EBD">
                <wp:simplePos x="0" y="0"/>
                <wp:positionH relativeFrom="margin">
                  <wp:posOffset>-609600</wp:posOffset>
                </wp:positionH>
                <wp:positionV relativeFrom="paragraph">
                  <wp:posOffset>374015</wp:posOffset>
                </wp:positionV>
                <wp:extent cx="2676525" cy="381000"/>
                <wp:effectExtent l="0" t="0" r="28575" b="19050"/>
                <wp:wrapNone/>
                <wp:docPr id="373" name="Rectangle: Rounded Corners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381000"/>
                        </a:xfrm>
                        <a:prstGeom prst="roundRect">
                          <a:avLst>
                            <a:gd name="adj" fmla="val 16667"/>
                          </a:avLst>
                        </a:prstGeom>
                        <a:solidFill>
                          <a:srgbClr val="FFFFFF"/>
                        </a:solidFill>
                        <a:ln w="9525">
                          <a:solidFill>
                            <a:srgbClr val="000000"/>
                          </a:solidFill>
                          <a:round/>
                          <a:headEnd/>
                          <a:tailEnd/>
                        </a:ln>
                      </wps:spPr>
                      <wps:txbx>
                        <w:txbxContent>
                          <w:p w14:paraId="467B38F5" w14:textId="64AAEF1B"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Visa approval, student enters </w:t>
                            </w:r>
                            <w:r w:rsidR="001B712C">
                              <w:rPr>
                                <w:rFonts w:asciiTheme="minorHAnsi" w:hAnsiTheme="minorHAnsi"/>
                                <w:color w:val="1F3864" w:themeColor="accent1" w:themeShade="80"/>
                                <w:sz w:val="22"/>
                                <w:szCs w:val="22"/>
                              </w:rPr>
                              <w:t>the</w:t>
                            </w:r>
                            <w:r w:rsidRPr="007545E5">
                              <w:rPr>
                                <w:rFonts w:asciiTheme="minorHAnsi" w:hAnsiTheme="minorHAnsi"/>
                                <w:color w:val="1F3864" w:themeColor="accent1" w:themeShade="80"/>
                                <w:sz w:val="22"/>
                                <w:szCs w:val="22"/>
                              </w:rPr>
                              <w:t xml:space="preserve"> 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7DF18A" id="Rectangle: Rounded Corners 373" o:spid="_x0000_s1129" style="position:absolute;left:0;text-align:left;margin-left:-48pt;margin-top:29.45pt;width:210.75pt;height:30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">
                <v:textbox>
                  <w:txbxContent>
                    <w:p w14:paraId="467B38F5" w14:textId="64AAEF1B"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Visa approval, student enters </w:t>
                      </w:r>
                      <w:r w:rsidR="001B712C">
                        <w:rPr>
                          <w:rFonts w:asciiTheme="minorHAnsi" w:hAnsiTheme="minorHAnsi"/>
                          <w:color w:val="1F3864" w:themeColor="accent1" w:themeShade="80"/>
                          <w:sz w:val="22"/>
                          <w:szCs w:val="22"/>
                        </w:rPr>
                        <w:t>the</w:t>
                      </w:r>
                      <w:r w:rsidRPr="007545E5">
                        <w:rPr>
                          <w:rFonts w:asciiTheme="minorHAnsi" w:hAnsiTheme="minorHAnsi"/>
                          <w:color w:val="1F3864" w:themeColor="accent1" w:themeShade="80"/>
                          <w:sz w:val="22"/>
                          <w:szCs w:val="22"/>
                        </w:rPr>
                        <w:t xml:space="preserve"> U.S.</w:t>
                      </w:r>
                    </w:p>
                  </w:txbxContent>
                </v:textbox>
                <w10:wrap anchorx="margin"/>
              </v:roundrect>
            </w:pict>
          </mc:Fallback>
        </mc:AlternateContent>
      </w:r>
      <w:r>
        <w:rPr>
          <w:b/>
          <w:noProof/>
          <w:sz w:val="28"/>
          <w:szCs w:val="28"/>
        </w:rPr>
        <mc:AlternateContent>
          <mc:Choice Requires="wps">
            <w:drawing>
              <wp:anchor distT="0" distB="0" distL="114300" distR="114300" simplePos="0" relativeHeight="251658270" behindDoc="0" locked="0" layoutInCell="1" allowOverlap="1" wp14:anchorId="131CA76D" wp14:editId="6A605435">
                <wp:simplePos x="0" y="0"/>
                <wp:positionH relativeFrom="column">
                  <wp:posOffset>638175</wp:posOffset>
                </wp:positionH>
                <wp:positionV relativeFrom="paragraph">
                  <wp:posOffset>96520</wp:posOffset>
                </wp:positionV>
                <wp:extent cx="9525" cy="238125"/>
                <wp:effectExtent l="47625" t="9525" r="57150" b="19050"/>
                <wp:wrapNone/>
                <wp:docPr id="374" name="Straight Arrow Connector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C3485B7" id="Straight Arrow Connector 374" o:spid="_x0000_s1026" type="#_x0000_t32" style="position:absolute;margin-left:50.25pt;margin-top:7.6pt;width:.75pt;height:18.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280" behindDoc="0" locked="0" layoutInCell="1" allowOverlap="1" wp14:anchorId="06180A71" wp14:editId="22D4C3D3">
                <wp:simplePos x="0" y="0"/>
                <wp:positionH relativeFrom="margin">
                  <wp:align>right</wp:align>
                </wp:positionH>
                <wp:positionV relativeFrom="paragraph">
                  <wp:posOffset>163195</wp:posOffset>
                </wp:positionV>
                <wp:extent cx="161925" cy="152400"/>
                <wp:effectExtent l="0" t="0" r="66675" b="57150"/>
                <wp:wrapNone/>
                <wp:docPr id="202" name="Straight Arrow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8FE08CC" id="Straight Arrow Connector 202" o:spid="_x0000_s1026" type="#_x0000_t32" style="position:absolute;margin-left:-38.45pt;margin-top:12.85pt;width:12.75pt;height:12pt;z-index:251658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">
                <v:stroke endarrow="block"/>
                <w10:wrap anchorx="margin"/>
              </v:shape>
            </w:pict>
          </mc:Fallback>
        </mc:AlternateContent>
      </w:r>
      <w:r>
        <w:rPr>
          <w:b/>
          <w:noProof/>
          <w:sz w:val="28"/>
          <w:szCs w:val="28"/>
        </w:rPr>
        <mc:AlternateContent>
          <mc:Choice Requires="wps">
            <w:drawing>
              <wp:anchor distT="0" distB="0" distL="114300" distR="114300" simplePos="0" relativeHeight="251658275" behindDoc="0" locked="0" layoutInCell="1" allowOverlap="1" wp14:anchorId="569D9E75" wp14:editId="6ABF03EC">
                <wp:simplePos x="0" y="0"/>
                <wp:positionH relativeFrom="column">
                  <wp:posOffset>4438650</wp:posOffset>
                </wp:positionH>
                <wp:positionV relativeFrom="paragraph">
                  <wp:posOffset>88900</wp:posOffset>
                </wp:positionV>
                <wp:extent cx="9525" cy="238125"/>
                <wp:effectExtent l="47625" t="9525" r="57150" b="19050"/>
                <wp:wrapNone/>
                <wp:docPr id="372" name="Straight Arrow Connector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CC913D4" id="Straight Arrow Connector 372" o:spid="_x0000_s1026" type="#_x0000_t32" style="position:absolute;margin-left:349.5pt;margin-top:7pt;width:.75pt;height:18.7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">
                <v:stroke endarrow="block"/>
              </v:shape>
            </w:pict>
          </mc:Fallback>
        </mc:AlternateContent>
      </w:r>
    </w:p>
    <w:p w14:paraId="308FC96A" w14:textId="77777777" w:rsidR="009547AB" w:rsidRDefault="009547AB" w:rsidP="009547AB">
      <w:pPr>
        <w:ind w:left="360"/>
        <w:jc w:val="center"/>
      </w:pPr>
      <w:r>
        <w:rPr>
          <w:noProof/>
        </w:rPr>
        <mc:AlternateContent>
          <mc:Choice Requires="wps">
            <w:drawing>
              <wp:anchor distT="0" distB="0" distL="114300" distR="114300" simplePos="0" relativeHeight="251658268" behindDoc="0" locked="0" layoutInCell="1" allowOverlap="1" wp14:anchorId="3D15FB9A" wp14:editId="601101AB">
                <wp:simplePos x="0" y="0"/>
                <wp:positionH relativeFrom="margin">
                  <wp:align>center</wp:align>
                </wp:positionH>
                <wp:positionV relativeFrom="paragraph">
                  <wp:posOffset>150495</wp:posOffset>
                </wp:positionV>
                <wp:extent cx="1238250" cy="561975"/>
                <wp:effectExtent l="0" t="0" r="19050" b="28575"/>
                <wp:wrapNone/>
                <wp:docPr id="375" name="Rectangle: Rounded Corners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561975"/>
                        </a:xfrm>
                        <a:prstGeom prst="roundRect">
                          <a:avLst>
                            <a:gd name="adj" fmla="val 16667"/>
                          </a:avLst>
                        </a:prstGeom>
                        <a:solidFill>
                          <a:srgbClr val="FFFFFF"/>
                        </a:solidFill>
                        <a:ln w="9525">
                          <a:solidFill>
                            <a:srgbClr val="000000"/>
                          </a:solidFill>
                          <a:round/>
                          <a:headEnd/>
                          <a:tailEnd/>
                        </a:ln>
                      </wps:spPr>
                      <wps:txbx>
                        <w:txbxContent>
                          <w:p w14:paraId="6DC82219" w14:textId="77777777"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Approved before I-20 start </w:t>
                            </w:r>
                            <w:proofErr w:type="gramStart"/>
                            <w:r w:rsidRPr="007545E5">
                              <w:rPr>
                                <w:rFonts w:asciiTheme="minorHAnsi" w:hAnsiTheme="minorHAnsi"/>
                                <w:color w:val="1F3864" w:themeColor="accent1" w:themeShade="80"/>
                                <w:sz w:val="22"/>
                                <w:szCs w:val="22"/>
                              </w:rPr>
                              <w:t>date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15FB9A" id="Rectangle: Rounded Corners 375" o:spid="_x0000_s1130" style="position:absolute;left:0;text-align:left;margin-left:0;margin-top:11.85pt;width:97.5pt;height:44.25pt;z-index:2516582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">
                <v:textbox>
                  <w:txbxContent>
                    <w:p w14:paraId="6DC82219" w14:textId="77777777"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Approved before I-20 start date</w:t>
                      </w:r>
                    </w:p>
                  </w:txbxContent>
                </v:textbox>
                <w10:wrap anchorx="margin"/>
              </v:roundrect>
            </w:pict>
          </mc:Fallback>
        </mc:AlternateContent>
      </w:r>
      <w:r>
        <w:rPr>
          <w:noProof/>
        </w:rPr>
        <mc:AlternateContent>
          <mc:Choice Requires="wps">
            <w:drawing>
              <wp:anchor distT="0" distB="0" distL="114300" distR="114300" simplePos="0" relativeHeight="251658264" behindDoc="0" locked="0" layoutInCell="1" allowOverlap="1" wp14:anchorId="40872D3F" wp14:editId="29821D4B">
                <wp:simplePos x="0" y="0"/>
                <wp:positionH relativeFrom="column">
                  <wp:posOffset>3743325</wp:posOffset>
                </wp:positionH>
                <wp:positionV relativeFrom="paragraph">
                  <wp:posOffset>7620</wp:posOffset>
                </wp:positionV>
                <wp:extent cx="1600200" cy="885825"/>
                <wp:effectExtent l="0" t="0" r="19050" b="28575"/>
                <wp:wrapNone/>
                <wp:docPr id="370" name="Rectangle: Rounded Corners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85825"/>
                        </a:xfrm>
                        <a:prstGeom prst="roundRect">
                          <a:avLst>
                            <a:gd name="adj" fmla="val 16667"/>
                          </a:avLst>
                        </a:prstGeom>
                        <a:solidFill>
                          <a:srgbClr val="FFFFFF"/>
                        </a:solidFill>
                        <a:ln w="9525">
                          <a:solidFill>
                            <a:srgbClr val="000000"/>
                          </a:solidFill>
                          <a:round/>
                          <a:headEnd/>
                          <a:tailEnd/>
                        </a:ln>
                      </wps:spPr>
                      <wps:txbx>
                        <w:txbxContent>
                          <w:p w14:paraId="39827698" w14:textId="77777777" w:rsidR="009547AB" w:rsidRPr="007545E5" w:rsidRDefault="009547AB" w:rsidP="009547AB">
                            <w:pPr>
                              <w:jc w:val="center"/>
                              <w:rPr>
                                <w:color w:val="1F3864" w:themeColor="accent1" w:themeShade="80"/>
                              </w:rPr>
                            </w:pPr>
                            <w:r w:rsidRPr="007545E5">
                              <w:rPr>
                                <w:rFonts w:asciiTheme="minorHAnsi" w:hAnsiTheme="minorHAnsi"/>
                                <w:color w:val="1F3864" w:themeColor="accent1" w:themeShade="80"/>
                                <w:sz w:val="22"/>
                                <w:szCs w:val="22"/>
                              </w:rPr>
                              <w:t>Not approved, ISSS will change the start date of the I-20 each month</w:t>
                            </w:r>
                            <w:r w:rsidRPr="007545E5">
                              <w:rPr>
                                <w:color w:val="1F3864" w:themeColor="accent1" w:themeShade="80"/>
                                <w:sz w:val="22"/>
                                <w:szCs w:val="22"/>
                              </w:rPr>
                              <w:t xml:space="preserve"> until</w:t>
                            </w:r>
                            <w:r w:rsidRPr="007545E5">
                              <w:rPr>
                                <w:color w:val="1F3864" w:themeColor="accent1" w:themeShade="80"/>
                              </w:rPr>
                              <w:t xml:space="preserve"> approved.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872D3F" id="Rectangle: Rounded Corners 370" o:spid="_x0000_s1131" style="position:absolute;left:0;text-align:left;margin-left:294.75pt;margin-top:.6pt;width:126pt;height:69.7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">
                <v:textbox>
                  <w:txbxContent>
                    <w:p w14:paraId="39827698" w14:textId="77777777" w:rsidR="009547AB" w:rsidRPr="007545E5" w:rsidRDefault="009547AB" w:rsidP="009547AB">
                      <w:pPr>
                        <w:jc w:val="center"/>
                        <w:rPr>
                          <w:color w:val="1F3864" w:themeColor="accent1" w:themeShade="80"/>
                        </w:rPr>
                      </w:pPr>
                      <w:r w:rsidRPr="007545E5">
                        <w:rPr>
                          <w:rFonts w:asciiTheme="minorHAnsi" w:hAnsiTheme="minorHAnsi"/>
                          <w:color w:val="1F3864" w:themeColor="accent1" w:themeShade="80"/>
                          <w:sz w:val="22"/>
                          <w:szCs w:val="22"/>
                        </w:rPr>
                        <w:t>Not approved, ISSS will change the start date of the I-20 each month</w:t>
                      </w:r>
                      <w:r w:rsidRPr="007545E5">
                        <w:rPr>
                          <w:color w:val="1F3864" w:themeColor="accent1" w:themeShade="80"/>
                          <w:sz w:val="22"/>
                          <w:szCs w:val="22"/>
                        </w:rPr>
                        <w:t xml:space="preserve"> until</w:t>
                      </w:r>
                      <w:r w:rsidRPr="007545E5">
                        <w:rPr>
                          <w:color w:val="1F3864" w:themeColor="accent1" w:themeShade="80"/>
                        </w:rPr>
                        <w:t xml:space="preserve"> approved.</w:t>
                      </w:r>
                    </w:p>
                  </w:txbxContent>
                </v:textbox>
              </v:roundrect>
            </w:pict>
          </mc:Fallback>
        </mc:AlternateContent>
      </w:r>
      <w:r>
        <w:rPr>
          <w:noProof/>
        </w:rPr>
        <mc:AlternateContent>
          <mc:Choice Requires="wps">
            <w:drawing>
              <wp:anchor distT="0" distB="0" distL="114300" distR="114300" simplePos="0" relativeHeight="251658279" behindDoc="0" locked="0" layoutInCell="1" allowOverlap="1" wp14:anchorId="4917B992" wp14:editId="773AB8E9">
                <wp:simplePos x="0" y="0"/>
                <wp:positionH relativeFrom="page">
                  <wp:posOffset>6334125</wp:posOffset>
                </wp:positionH>
                <wp:positionV relativeFrom="paragraph">
                  <wp:posOffset>6985</wp:posOffset>
                </wp:positionV>
                <wp:extent cx="1304925" cy="733425"/>
                <wp:effectExtent l="0" t="0" r="28575" b="28575"/>
                <wp:wrapNone/>
                <wp:docPr id="200" name="Rectangle: Rounded Corners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733425"/>
                        </a:xfrm>
                        <a:prstGeom prst="roundRect">
                          <a:avLst>
                            <a:gd name="adj" fmla="val 16667"/>
                          </a:avLst>
                        </a:prstGeom>
                        <a:solidFill>
                          <a:srgbClr val="FFFFFF"/>
                        </a:solidFill>
                        <a:ln w="9525">
                          <a:solidFill>
                            <a:srgbClr val="000000"/>
                          </a:solidFill>
                          <a:round/>
                          <a:headEnd/>
                          <a:tailEnd/>
                        </a:ln>
                      </wps:spPr>
                      <wps:txbx>
                        <w:txbxContent>
                          <w:p w14:paraId="4103702F" w14:textId="77777777"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 xml:space="preserve">Not approved, student decides to </w:t>
                            </w:r>
                            <w:proofErr w:type="gramStart"/>
                            <w:r w:rsidRPr="007545E5">
                              <w:rPr>
                                <w:rFonts w:asciiTheme="minorHAnsi" w:hAnsiTheme="minorHAnsi"/>
                                <w:color w:val="1F3864" w:themeColor="accent1" w:themeShade="80"/>
                                <w:sz w:val="22"/>
                                <w:szCs w:val="22"/>
                              </w:rPr>
                              <w:t>travel</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17B992" id="Rectangle: Rounded Corners 200" o:spid="_x0000_s1132" style="position:absolute;left:0;text-align:left;margin-left:498.75pt;margin-top:.55pt;width:102.75pt;height:57.75pt;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">
                <v:textbox>
                  <w:txbxContent>
                    <w:p w14:paraId="4103702F" w14:textId="77777777" w:rsidR="009547AB" w:rsidRPr="007545E5" w:rsidRDefault="009547AB" w:rsidP="009547AB">
                      <w:pPr>
                        <w:jc w:val="center"/>
                        <w:rPr>
                          <w:rFonts w:asciiTheme="minorHAnsi" w:hAnsiTheme="minorHAnsi"/>
                          <w:color w:val="1F3864" w:themeColor="accent1" w:themeShade="80"/>
                          <w:sz w:val="22"/>
                          <w:szCs w:val="22"/>
                        </w:rPr>
                      </w:pPr>
                      <w:r w:rsidRPr="007545E5">
                        <w:rPr>
                          <w:rFonts w:asciiTheme="minorHAnsi" w:hAnsiTheme="minorHAnsi"/>
                          <w:color w:val="1F3864" w:themeColor="accent1" w:themeShade="80"/>
                          <w:sz w:val="22"/>
                          <w:szCs w:val="22"/>
                        </w:rPr>
                        <w:t>Not approved, student decides to travel</w:t>
                      </w:r>
                    </w:p>
                  </w:txbxContent>
                </v:textbox>
                <w10:wrap anchorx="page"/>
              </v:roundrect>
            </w:pict>
          </mc:Fallback>
        </mc:AlternateContent>
      </w:r>
    </w:p>
    <w:p w14:paraId="172EA82C" w14:textId="77777777" w:rsidR="009547AB" w:rsidRPr="003E6C9A" w:rsidRDefault="009547AB" w:rsidP="009547AB">
      <w:pPr>
        <w:ind w:left="360"/>
        <w:rPr>
          <w:b/>
        </w:rPr>
      </w:pPr>
    </w:p>
    <w:p w14:paraId="73F67074" w14:textId="77777777" w:rsidR="009547AB" w:rsidRDefault="009547AB" w:rsidP="009547AB">
      <w:pPr>
        <w:ind w:left="360"/>
        <w:jc w:val="center"/>
      </w:pPr>
      <w:r>
        <w:rPr>
          <w:noProof/>
        </w:rPr>
        <mc:AlternateContent>
          <mc:Choice Requires="wps">
            <w:drawing>
              <wp:anchor distT="0" distB="0" distL="114300" distR="114300" simplePos="0" relativeHeight="251658281" behindDoc="0" locked="0" layoutInCell="1" allowOverlap="1" wp14:anchorId="0ED0C311" wp14:editId="57692ED2">
                <wp:simplePos x="0" y="0"/>
                <wp:positionH relativeFrom="column">
                  <wp:posOffset>3790950</wp:posOffset>
                </wp:positionH>
                <wp:positionV relativeFrom="paragraph">
                  <wp:posOffset>190500</wp:posOffset>
                </wp:positionV>
                <wp:extent cx="95250" cy="228600"/>
                <wp:effectExtent l="38100" t="0" r="19050" b="57150"/>
                <wp:wrapNone/>
                <wp:docPr id="203" name="Straight Arrow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78958E3" id="Straight Arrow Connector 203" o:spid="_x0000_s1026" type="#_x0000_t32" style="position:absolute;margin-left:298.5pt;margin-top:15pt;width:7.5pt;height:18pt;flip:x;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">
                <v:stroke endarrow="block"/>
              </v:shape>
            </w:pict>
          </mc:Fallback>
        </mc:AlternateContent>
      </w:r>
      <w:r>
        <w:rPr>
          <w:noProof/>
        </w:rPr>
        <mc:AlternateContent>
          <mc:Choice Requires="wps">
            <w:drawing>
              <wp:anchor distT="0" distB="0" distL="114300" distR="114300" simplePos="0" relativeHeight="251658276" behindDoc="0" locked="0" layoutInCell="1" allowOverlap="1" wp14:anchorId="71881ABC" wp14:editId="3D066AD2">
                <wp:simplePos x="0" y="0"/>
                <wp:positionH relativeFrom="column">
                  <wp:posOffset>2819400</wp:posOffset>
                </wp:positionH>
                <wp:positionV relativeFrom="paragraph">
                  <wp:posOffset>62865</wp:posOffset>
                </wp:positionV>
                <wp:extent cx="9525" cy="238125"/>
                <wp:effectExtent l="47625" t="9525" r="57150" b="19050"/>
                <wp:wrapNone/>
                <wp:docPr id="376" name="Straight Arrow Connector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CD06728" id="Straight Arrow Connector 376" o:spid="_x0000_s1026" type="#_x0000_t32" style="position:absolute;margin-left:222pt;margin-top:4.95pt;width:.75pt;height:18.7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282" behindDoc="0" locked="0" layoutInCell="1" allowOverlap="1" wp14:anchorId="189A7E0C" wp14:editId="79361ED4">
                <wp:simplePos x="0" y="0"/>
                <wp:positionH relativeFrom="column">
                  <wp:posOffset>6096000</wp:posOffset>
                </wp:positionH>
                <wp:positionV relativeFrom="paragraph">
                  <wp:posOffset>151765</wp:posOffset>
                </wp:positionV>
                <wp:extent cx="9525" cy="238125"/>
                <wp:effectExtent l="47625" t="9525" r="57150" b="19050"/>
                <wp:wrapNone/>
                <wp:docPr id="204" name="Straight Arrow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3184BC0" id="Straight Arrow Connector 204" o:spid="_x0000_s1026" type="#_x0000_t32" style="position:absolute;margin-left:480pt;margin-top:11.95pt;width:.75pt;height:18.7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">
                <v:stroke endarrow="block"/>
              </v:shape>
            </w:pict>
          </mc:Fallback>
        </mc:AlternateContent>
      </w:r>
    </w:p>
    <w:p w14:paraId="5045157D" w14:textId="77777777" w:rsidR="009547AB" w:rsidRDefault="009547AB" w:rsidP="009547AB">
      <w:pPr>
        <w:ind w:left="360"/>
        <w:jc w:val="center"/>
      </w:pPr>
      <w:r w:rsidRPr="00C62EDC">
        <w:rPr>
          <w:noProof/>
        </w:rPr>
        <mc:AlternateContent>
          <mc:Choice Requires="wps">
            <w:drawing>
              <wp:anchor distT="0" distB="0" distL="114300" distR="114300" simplePos="0" relativeHeight="251658271" behindDoc="0" locked="0" layoutInCell="1" allowOverlap="1" wp14:anchorId="783F18AE" wp14:editId="0C8B5D08">
                <wp:simplePos x="0" y="0"/>
                <wp:positionH relativeFrom="page">
                  <wp:posOffset>6191250</wp:posOffset>
                </wp:positionH>
                <wp:positionV relativeFrom="paragraph">
                  <wp:posOffset>10795</wp:posOffset>
                </wp:positionV>
                <wp:extent cx="1419225" cy="876300"/>
                <wp:effectExtent l="0" t="0" r="28575" b="19050"/>
                <wp:wrapNone/>
                <wp:docPr id="380" name="Rectangle: Rounded Corners 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876300"/>
                        </a:xfrm>
                        <a:prstGeom prst="roundRect">
                          <a:avLst>
                            <a:gd name="adj" fmla="val 16667"/>
                          </a:avLst>
                        </a:prstGeom>
                        <a:solidFill>
                          <a:srgbClr val="FFFFFF"/>
                        </a:solidFill>
                        <a:ln w="9525">
                          <a:solidFill>
                            <a:srgbClr val="000000"/>
                          </a:solidFill>
                          <a:round/>
                          <a:headEnd/>
                          <a:tailEnd/>
                        </a:ln>
                      </wps:spPr>
                      <wps:txbx>
                        <w:txbxContent>
                          <w:p w14:paraId="0C5C72E5" w14:textId="77777777" w:rsidR="009547AB" w:rsidRPr="007545E5" w:rsidRDefault="009547AB" w:rsidP="009547AB">
                            <w:pPr>
                              <w:rPr>
                                <w:rFonts w:cs="Calibri"/>
                                <w:color w:val="1F3864" w:themeColor="accent1" w:themeShade="80"/>
                                <w:sz w:val="22"/>
                                <w:szCs w:val="22"/>
                              </w:rPr>
                            </w:pPr>
                            <w:r w:rsidRPr="007545E5">
                              <w:rPr>
                                <w:rFonts w:cs="Calibri"/>
                                <w:color w:val="1F3864" w:themeColor="accent1" w:themeShade="80"/>
                                <w:sz w:val="22"/>
                                <w:szCs w:val="22"/>
                              </w:rPr>
                              <w:t>COS becomes invalid, application is withdrawn automatically.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3F18AE" id="Rectangle: Rounded Corners 380" o:spid="_x0000_s1133" style="position:absolute;left:0;text-align:left;margin-left:487.5pt;margin-top:.85pt;width:111.75pt;height:69pt;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">
                <v:textbox>
                  <w:txbxContent>
                    <w:p w14:paraId="0C5C72E5" w14:textId="77777777" w:rsidR="009547AB" w:rsidRPr="007545E5" w:rsidRDefault="009547AB" w:rsidP="009547AB">
                      <w:pPr>
                        <w:rPr>
                          <w:rFonts w:cs="Calibri"/>
                          <w:color w:val="1F3864" w:themeColor="accent1" w:themeShade="80"/>
                          <w:sz w:val="22"/>
                          <w:szCs w:val="22"/>
                        </w:rPr>
                      </w:pPr>
                      <w:r w:rsidRPr="007545E5">
                        <w:rPr>
                          <w:rFonts w:cs="Calibri"/>
                          <w:color w:val="1F3864" w:themeColor="accent1" w:themeShade="80"/>
                          <w:sz w:val="22"/>
                          <w:szCs w:val="22"/>
                        </w:rPr>
                        <w:t>COS becomes invalid, application is withdrawn automatically.</w:t>
                      </w:r>
                    </w:p>
                  </w:txbxContent>
                </v:textbox>
                <w10:wrap anchorx="page"/>
              </v:roundrect>
            </w:pict>
          </mc:Fallback>
        </mc:AlternateContent>
      </w:r>
      <w:r>
        <w:rPr>
          <w:noProof/>
        </w:rPr>
        <mc:AlternateContent>
          <mc:Choice Requires="wps">
            <w:drawing>
              <wp:anchor distT="0" distB="0" distL="114300" distR="114300" simplePos="0" relativeHeight="251658272" behindDoc="0" locked="0" layoutInCell="1" allowOverlap="1" wp14:anchorId="28B65209" wp14:editId="597CC556">
                <wp:simplePos x="0" y="0"/>
                <wp:positionH relativeFrom="margin">
                  <wp:posOffset>904875</wp:posOffset>
                </wp:positionH>
                <wp:positionV relativeFrom="paragraph">
                  <wp:posOffset>67945</wp:posOffset>
                </wp:positionV>
                <wp:extent cx="2838450" cy="314325"/>
                <wp:effectExtent l="0" t="0" r="19050" b="28575"/>
                <wp:wrapNone/>
                <wp:docPr id="382" name="Rectangle: Rounded Corners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314325"/>
                        </a:xfrm>
                        <a:prstGeom prst="roundRect">
                          <a:avLst>
                            <a:gd name="adj" fmla="val 16667"/>
                          </a:avLst>
                        </a:prstGeom>
                        <a:solidFill>
                          <a:srgbClr val="FFFFFF"/>
                        </a:solidFill>
                        <a:ln w="9525">
                          <a:solidFill>
                            <a:srgbClr val="000000"/>
                          </a:solidFill>
                          <a:round/>
                          <a:headEnd/>
                          <a:tailEnd/>
                        </a:ln>
                      </wps:spPr>
                      <wps:txbx>
                        <w:txbxContent>
                          <w:p w14:paraId="7BBFE331" w14:textId="77777777" w:rsidR="009547AB" w:rsidRPr="00E5516A" w:rsidRDefault="009547AB" w:rsidP="009547AB">
                            <w:pPr>
                              <w:jc w:val="center"/>
                              <w:rPr>
                                <w:rFonts w:asciiTheme="minorHAnsi" w:hAnsiTheme="minorHAnsi"/>
                              </w:rPr>
                            </w:pPr>
                            <w:r w:rsidRPr="007545E5">
                              <w:rPr>
                                <w:rFonts w:asciiTheme="minorHAnsi" w:hAnsiTheme="minorHAnsi"/>
                                <w:color w:val="1F3864" w:themeColor="accent1" w:themeShade="80"/>
                              </w:rPr>
                              <w:t xml:space="preserve">Student brings the approval notice at ISSS </w:t>
                            </w:r>
                            <w:proofErr w:type="gramStart"/>
                            <w:r w:rsidRPr="00E5516A">
                              <w:rPr>
                                <w:rFonts w:asciiTheme="minorHAnsi" w:hAnsiTheme="minorHAnsi"/>
                              </w:rPr>
                              <w:t>date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B65209" id="Rectangle: Rounded Corners 382" o:spid="_x0000_s1134" style="position:absolute;left:0;text-align:left;margin-left:71.25pt;margin-top:5.35pt;width:223.5pt;height:24.7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">
                <v:textbox>
                  <w:txbxContent>
                    <w:p w14:paraId="7BBFE331" w14:textId="77777777" w:rsidR="009547AB" w:rsidRPr="00E5516A" w:rsidRDefault="009547AB" w:rsidP="009547AB">
                      <w:pPr>
                        <w:jc w:val="center"/>
                        <w:rPr>
                          <w:rFonts w:asciiTheme="minorHAnsi" w:hAnsiTheme="minorHAnsi"/>
                        </w:rPr>
                      </w:pPr>
                      <w:r w:rsidRPr="007545E5">
                        <w:rPr>
                          <w:rFonts w:asciiTheme="minorHAnsi" w:hAnsiTheme="minorHAnsi"/>
                          <w:color w:val="1F3864" w:themeColor="accent1" w:themeShade="80"/>
                        </w:rPr>
                        <w:t xml:space="preserve">Student brings the approval notice at ISSS </w:t>
                      </w:r>
                      <w:r w:rsidRPr="00E5516A">
                        <w:rPr>
                          <w:rFonts w:asciiTheme="minorHAnsi" w:hAnsiTheme="minorHAnsi"/>
                        </w:rPr>
                        <w:t>date</w:t>
                      </w:r>
                    </w:p>
                  </w:txbxContent>
                </v:textbox>
                <w10:wrap anchorx="margin"/>
              </v:roundrect>
            </w:pict>
          </mc:Fallback>
        </mc:AlternateContent>
      </w:r>
    </w:p>
    <w:p w14:paraId="0556464A" w14:textId="77777777" w:rsidR="009547AB" w:rsidRPr="00731C06" w:rsidRDefault="009547AB" w:rsidP="009547AB">
      <w:r>
        <w:rPr>
          <w:b/>
          <w:noProof/>
          <w:sz w:val="28"/>
          <w:szCs w:val="28"/>
        </w:rPr>
        <mc:AlternateContent>
          <mc:Choice Requires="wps">
            <w:drawing>
              <wp:anchor distT="0" distB="0" distL="114300" distR="114300" simplePos="0" relativeHeight="251658273" behindDoc="0" locked="0" layoutInCell="1" allowOverlap="1" wp14:anchorId="48F7DE4D" wp14:editId="22AB4E62">
                <wp:simplePos x="0" y="0"/>
                <wp:positionH relativeFrom="margin">
                  <wp:posOffset>1962150</wp:posOffset>
                </wp:positionH>
                <wp:positionV relativeFrom="paragraph">
                  <wp:posOffset>72390</wp:posOffset>
                </wp:positionV>
                <wp:extent cx="9525" cy="238125"/>
                <wp:effectExtent l="38100" t="0" r="66675" b="47625"/>
                <wp:wrapNone/>
                <wp:docPr id="383" name="Straight Arrow Connector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EF4AB8B" id="Straight Arrow Connector 383" o:spid="_x0000_s1026" type="#_x0000_t32" style="position:absolute;margin-left:154.5pt;margin-top:5.7pt;width:.75pt;height:18.75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">
                <v:stroke endarrow="block"/>
                <w10:wrap anchorx="margin"/>
              </v:shape>
            </w:pict>
          </mc:Fallback>
        </mc:AlternateContent>
      </w:r>
      <w:r>
        <w:rPr>
          <w:noProof/>
        </w:rPr>
        <mc:AlternateContent>
          <mc:Choice Requires="wps">
            <w:drawing>
              <wp:anchor distT="0" distB="0" distL="114300" distR="114300" simplePos="0" relativeHeight="251658266" behindDoc="0" locked="0" layoutInCell="1" allowOverlap="1" wp14:anchorId="0011A1A6" wp14:editId="4ACD1737">
                <wp:simplePos x="0" y="0"/>
                <wp:positionH relativeFrom="column">
                  <wp:posOffset>-571500</wp:posOffset>
                </wp:positionH>
                <wp:positionV relativeFrom="paragraph">
                  <wp:posOffset>318770</wp:posOffset>
                </wp:positionV>
                <wp:extent cx="5686425" cy="495300"/>
                <wp:effectExtent l="0" t="0" r="28575" b="19050"/>
                <wp:wrapNone/>
                <wp:docPr id="192" name="Rectangle: Rounded Corners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495300"/>
                        </a:xfrm>
                        <a:prstGeom prst="roundRect">
                          <a:avLst>
                            <a:gd name="adj" fmla="val 16667"/>
                          </a:avLst>
                        </a:prstGeom>
                        <a:solidFill>
                          <a:srgbClr val="FFFFFF"/>
                        </a:solidFill>
                        <a:ln w="9525">
                          <a:solidFill>
                            <a:srgbClr val="000000"/>
                          </a:solidFill>
                          <a:round/>
                          <a:headEnd/>
                          <a:tailEnd/>
                        </a:ln>
                      </wps:spPr>
                      <wps:txbx>
                        <w:txbxContent>
                          <w:p w14:paraId="2562A653"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 xml:space="preserve">Part IV: Immigration Registration: </w:t>
                            </w:r>
                            <w:r w:rsidRPr="007545E5">
                              <w:rPr>
                                <w:rFonts w:asciiTheme="minorHAnsi" w:hAnsiTheme="minorHAnsi"/>
                                <w:color w:val="1F3864" w:themeColor="accent1" w:themeShade="80"/>
                                <w:sz w:val="22"/>
                                <w:szCs w:val="22"/>
                              </w:rPr>
                              <w:t>Student updates Intl. Student/Scholar Profile, completes on-line registration.</w:t>
                            </w:r>
                          </w:p>
                          <w:p w14:paraId="54938ABA" w14:textId="77777777" w:rsidR="009547AB" w:rsidRDefault="009547AB" w:rsidP="009547AB">
                            <w:pPr>
                              <w:jc w:val="center"/>
                              <w:rPr>
                                <w:b/>
                              </w:rPr>
                            </w:pPr>
                          </w:p>
                          <w:p w14:paraId="3B3DF3D6" w14:textId="77777777" w:rsidR="009547AB" w:rsidRPr="0017636C" w:rsidRDefault="009547AB" w:rsidP="009547AB">
                            <w:pPr>
                              <w:jc w:val="cente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11A1A6" id="Rectangle: Rounded Corners 192" o:spid="_x0000_s1135" style="position:absolute;margin-left:-45pt;margin-top:25.1pt;width:447.75pt;height:39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">
                <v:textbox>
                  <w:txbxContent>
                    <w:p w14:paraId="2562A653" w14:textId="77777777" w:rsidR="009547AB" w:rsidRPr="007545E5" w:rsidRDefault="009547AB" w:rsidP="009547AB">
                      <w:pPr>
                        <w:rPr>
                          <w:rFonts w:asciiTheme="minorHAnsi" w:hAnsiTheme="minorHAnsi"/>
                          <w:b/>
                          <w:color w:val="1F3864" w:themeColor="accent1" w:themeShade="80"/>
                          <w:sz w:val="22"/>
                          <w:szCs w:val="22"/>
                        </w:rPr>
                      </w:pPr>
                      <w:r w:rsidRPr="007545E5">
                        <w:rPr>
                          <w:rFonts w:asciiTheme="minorHAnsi" w:hAnsiTheme="minorHAnsi"/>
                          <w:b/>
                          <w:color w:val="1F3864" w:themeColor="accent1" w:themeShade="80"/>
                          <w:sz w:val="22"/>
                          <w:szCs w:val="22"/>
                        </w:rPr>
                        <w:t xml:space="preserve">Part IV: Immigration Registration: </w:t>
                      </w:r>
                      <w:r w:rsidRPr="007545E5">
                        <w:rPr>
                          <w:rFonts w:asciiTheme="minorHAnsi" w:hAnsiTheme="minorHAnsi"/>
                          <w:color w:val="1F3864" w:themeColor="accent1" w:themeShade="80"/>
                          <w:sz w:val="22"/>
                          <w:szCs w:val="22"/>
                        </w:rPr>
                        <w:t>Student updates Intl. Student/Scholar Profile, completes on-line registration.</w:t>
                      </w:r>
                    </w:p>
                    <w:p w14:paraId="54938ABA" w14:textId="77777777" w:rsidR="009547AB" w:rsidRDefault="009547AB" w:rsidP="009547AB">
                      <w:pPr>
                        <w:jc w:val="center"/>
                        <w:rPr>
                          <w:b/>
                        </w:rPr>
                      </w:pPr>
                    </w:p>
                    <w:p w14:paraId="3B3DF3D6" w14:textId="77777777" w:rsidR="009547AB" w:rsidRPr="0017636C" w:rsidRDefault="009547AB" w:rsidP="009547AB">
                      <w:pPr>
                        <w:jc w:val="center"/>
                        <w:rPr>
                          <w:b/>
                        </w:rPr>
                      </w:pPr>
                    </w:p>
                  </w:txbxContent>
                </v:textbox>
              </v:roundrect>
            </w:pict>
          </mc:Fallback>
        </mc:AlternateContent>
      </w:r>
      <w:r>
        <w:rPr>
          <w:noProof/>
        </w:rPr>
        <mc:AlternateContent>
          <mc:Choice Requires="wps">
            <w:drawing>
              <wp:anchor distT="0" distB="0" distL="114300" distR="114300" simplePos="0" relativeHeight="251658244" behindDoc="0" locked="0" layoutInCell="1" allowOverlap="1" wp14:anchorId="3BDEDFC3" wp14:editId="3A21D2D4">
                <wp:simplePos x="0" y="0"/>
                <wp:positionH relativeFrom="column">
                  <wp:posOffset>8429625</wp:posOffset>
                </wp:positionH>
                <wp:positionV relativeFrom="paragraph">
                  <wp:posOffset>76200</wp:posOffset>
                </wp:positionV>
                <wp:extent cx="9525" cy="238125"/>
                <wp:effectExtent l="47625" t="9525" r="57150" b="19050"/>
                <wp:wrapNone/>
                <wp:docPr id="378" name="Straight Arrow Connector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8DDF4D1" id="Straight Arrow Connector 378" o:spid="_x0000_s1026" type="#_x0000_t32" style="position:absolute;margin-left:663.75pt;margin-top:6pt;width:.75pt;height:18.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">
                <v:stroke endarrow="block"/>
              </v:shape>
            </w:pict>
          </mc:Fallback>
        </mc:AlternateContent>
      </w:r>
    </w:p>
    <w:p w14:paraId="59D32B3F" w14:textId="6048E897" w:rsidR="009547AB" w:rsidRPr="00FB21BA" w:rsidRDefault="009547AB" w:rsidP="00B65AA4">
      <w:pPr>
        <w:pStyle w:val="Heading2"/>
      </w:pPr>
      <w:bookmarkStart w:id="201" w:name="_Toc73916818"/>
      <w:bookmarkStart w:id="202" w:name="_Toc77246680"/>
      <w:r>
        <w:lastRenderedPageBreak/>
        <w:t>4.</w:t>
      </w:r>
      <w:r w:rsidR="00434211">
        <w:t>6</w:t>
      </w:r>
      <w:r>
        <w:t xml:space="preserve"> Returning from Approved Leave of Absence (RLOA)</w:t>
      </w:r>
      <w:bookmarkEnd w:id="201"/>
      <w:bookmarkEnd w:id="202"/>
    </w:p>
    <w:p w14:paraId="3C29AFD9" w14:textId="77777777" w:rsidR="002115BC" w:rsidRDefault="002115BC" w:rsidP="002115BC">
      <w:pPr>
        <w:spacing w:before="120"/>
        <w:rPr>
          <w:color w:val="1F3864" w:themeColor="accent1" w:themeShade="80"/>
        </w:rPr>
      </w:pPr>
    </w:p>
    <w:p w14:paraId="3D3A6CFA" w14:textId="7B535AC5" w:rsidR="003809FF" w:rsidRPr="003809FF" w:rsidRDefault="003809FF" w:rsidP="002115BC">
      <w:pPr>
        <w:spacing w:before="120"/>
        <w:rPr>
          <w:color w:val="1F3864" w:themeColor="accent1" w:themeShade="80"/>
        </w:rPr>
      </w:pPr>
      <w:r w:rsidRPr="003809FF">
        <w:rPr>
          <w:color w:val="1F3864" w:themeColor="accent1" w:themeShade="80"/>
        </w:rPr>
        <w:t xml:space="preserve">Student must maintain </w:t>
      </w:r>
      <w:commentRangeStart w:id="203"/>
      <w:r w:rsidRPr="003809FF">
        <w:rPr>
          <w:color w:val="1F3864" w:themeColor="accent1" w:themeShade="80"/>
        </w:rPr>
        <w:t>full</w:t>
      </w:r>
      <w:commentRangeEnd w:id="203"/>
      <w:r w:rsidR="009F1827">
        <w:rPr>
          <w:rStyle w:val="CommentReference"/>
        </w:rPr>
        <w:commentReference w:id="203"/>
      </w:r>
      <w:r w:rsidRPr="003809FF">
        <w:rPr>
          <w:color w:val="1F3864" w:themeColor="accent1" w:themeShade="80"/>
        </w:rPr>
        <w:t xml:space="preserve"> time enrollment to maintain active immigration status. Taking a Temporary Leave from the University is considered </w:t>
      </w:r>
      <w:r w:rsidRPr="003809FF">
        <w:rPr>
          <w:bCs/>
          <w:color w:val="1F3864" w:themeColor="accent1" w:themeShade="80"/>
        </w:rPr>
        <w:t xml:space="preserve">a break in student’s </w:t>
      </w:r>
      <w:commentRangeStart w:id="204"/>
      <w:r w:rsidRPr="003809FF">
        <w:rPr>
          <w:bCs/>
          <w:color w:val="1F3864" w:themeColor="accent1" w:themeShade="80"/>
        </w:rPr>
        <w:t>immigration</w:t>
      </w:r>
      <w:commentRangeEnd w:id="204"/>
      <w:r w:rsidR="00B95CC2">
        <w:rPr>
          <w:rStyle w:val="CommentReference"/>
        </w:rPr>
        <w:commentReference w:id="204"/>
      </w:r>
      <w:r w:rsidRPr="003809FF">
        <w:rPr>
          <w:bCs/>
          <w:color w:val="1F3864" w:themeColor="accent1" w:themeShade="80"/>
        </w:rPr>
        <w:t xml:space="preserve"> status</w:t>
      </w:r>
      <w:r w:rsidRPr="003809FF">
        <w:rPr>
          <w:color w:val="1F3864" w:themeColor="accent1" w:themeShade="80"/>
        </w:rPr>
        <w:t xml:space="preserve"> because student is not enrolled in a course of study. </w:t>
      </w:r>
      <w:proofErr w:type="gramStart"/>
      <w:r w:rsidRPr="003809FF">
        <w:rPr>
          <w:color w:val="1F3864" w:themeColor="accent1" w:themeShade="80"/>
        </w:rPr>
        <w:t>Student</w:t>
      </w:r>
      <w:proofErr w:type="gramEnd"/>
      <w:r w:rsidRPr="003809FF">
        <w:rPr>
          <w:color w:val="1F3864" w:themeColor="accent1" w:themeShade="80"/>
        </w:rPr>
        <w:t xml:space="preserve"> on F-1/J-1 stat</w:t>
      </w:r>
      <w:r w:rsidR="009F1827">
        <w:rPr>
          <w:color w:val="1F3864" w:themeColor="accent1" w:themeShade="80"/>
        </w:rPr>
        <w:t>u</w:t>
      </w:r>
      <w:r w:rsidRPr="003809FF">
        <w:rPr>
          <w:color w:val="1F3864" w:themeColor="accent1" w:themeShade="80"/>
        </w:rPr>
        <w:t xml:space="preserve">s </w:t>
      </w:r>
      <w:r w:rsidRPr="003809FF">
        <w:rPr>
          <w:bCs/>
          <w:color w:val="1F3864" w:themeColor="accent1" w:themeShade="80"/>
        </w:rPr>
        <w:t>must</w:t>
      </w:r>
      <w:r w:rsidRPr="003809FF">
        <w:rPr>
          <w:color w:val="1F3864" w:themeColor="accent1" w:themeShade="80"/>
        </w:rPr>
        <w:t xml:space="preserve"> consult with International Student and Scholar Services (ISSS) about all immigration implications before taking a leave </w:t>
      </w:r>
      <w:r w:rsidRPr="003809FF">
        <w:rPr>
          <w:bCs/>
          <w:color w:val="1F3864" w:themeColor="accent1" w:themeShade="80"/>
        </w:rPr>
        <w:t xml:space="preserve">and </w:t>
      </w:r>
      <w:r w:rsidRPr="003809FF">
        <w:rPr>
          <w:color w:val="1F3864" w:themeColor="accent1" w:themeShade="80"/>
        </w:rPr>
        <w:t xml:space="preserve">make a final decision. </w:t>
      </w:r>
    </w:p>
    <w:p w14:paraId="057382EC" w14:textId="77777777" w:rsidR="003809FF" w:rsidRPr="003809FF" w:rsidRDefault="003809FF" w:rsidP="002115BC">
      <w:pPr>
        <w:spacing w:before="120"/>
        <w:rPr>
          <w:b/>
          <w:color w:val="1F3864" w:themeColor="accent1" w:themeShade="80"/>
        </w:rPr>
      </w:pPr>
      <w:r w:rsidRPr="003809FF">
        <w:rPr>
          <w:b/>
          <w:color w:val="1F3864" w:themeColor="accent1" w:themeShade="80"/>
        </w:rPr>
        <w:t>Immigration Implications of a Temporary Leave</w:t>
      </w:r>
    </w:p>
    <w:p w14:paraId="3B7251E1" w14:textId="23FC9D08" w:rsidR="003809FF" w:rsidRPr="003809FF" w:rsidRDefault="003809FF" w:rsidP="002115BC">
      <w:pPr>
        <w:rPr>
          <w:color w:val="1F3864" w:themeColor="accent1" w:themeShade="80"/>
        </w:rPr>
      </w:pPr>
      <w:r w:rsidRPr="003809FF">
        <w:rPr>
          <w:color w:val="1F3864" w:themeColor="accent1" w:themeShade="80"/>
        </w:rPr>
        <w:t xml:space="preserve">A Temporary Leave outside the US will result in the </w:t>
      </w:r>
      <w:r w:rsidRPr="003809FF">
        <w:rPr>
          <w:bCs/>
          <w:color w:val="1F3864" w:themeColor="accent1" w:themeShade="80"/>
        </w:rPr>
        <w:t>termination of students SEVIS immigration status</w:t>
      </w:r>
      <w:r w:rsidRPr="003809FF">
        <w:rPr>
          <w:color w:val="1F3864" w:themeColor="accent1" w:themeShade="80"/>
        </w:rPr>
        <w:t xml:space="preserve"> and student will need to apply for an initial attendance I-20/DS-2019 from American University to reenter the US to resume </w:t>
      </w:r>
      <w:r w:rsidR="008665FB">
        <w:rPr>
          <w:color w:val="1F3864" w:themeColor="accent1" w:themeShade="80"/>
        </w:rPr>
        <w:t>their</w:t>
      </w:r>
      <w:r w:rsidRPr="003809FF">
        <w:rPr>
          <w:color w:val="1F3864" w:themeColor="accent1" w:themeShade="80"/>
        </w:rPr>
        <w:t xml:space="preserve"> studies after the leave.</w:t>
      </w:r>
    </w:p>
    <w:p w14:paraId="2BBBFCC8" w14:textId="77777777" w:rsidR="003809FF" w:rsidRPr="003809FF" w:rsidRDefault="003809FF" w:rsidP="002115BC">
      <w:pPr>
        <w:spacing w:before="120"/>
        <w:rPr>
          <w:color w:val="1F3864" w:themeColor="accent1" w:themeShade="80"/>
        </w:rPr>
      </w:pPr>
      <w:r w:rsidRPr="003809FF">
        <w:rPr>
          <w:color w:val="1F3864" w:themeColor="accent1" w:themeShade="80"/>
        </w:rPr>
        <w:t xml:space="preserve">A Temporary Leave outside of the US will also </w:t>
      </w:r>
      <w:r w:rsidRPr="003809FF">
        <w:rPr>
          <w:b/>
          <w:color w:val="1F3864" w:themeColor="accent1" w:themeShade="80"/>
        </w:rPr>
        <w:t>affect the eligibility for employment under CPT or OPT</w:t>
      </w:r>
      <w:r w:rsidRPr="003809FF">
        <w:rPr>
          <w:color w:val="1F3864" w:themeColor="accent1" w:themeShade="80"/>
        </w:rPr>
        <w:t xml:space="preserve">. Student will need to be in </w:t>
      </w:r>
      <w:r w:rsidRPr="003809FF">
        <w:rPr>
          <w:color w:val="1F3864" w:themeColor="accent1" w:themeShade="80"/>
          <w:u w:val="single"/>
        </w:rPr>
        <w:t>F1 status for one academic year upon returning to the US</w:t>
      </w:r>
      <w:r w:rsidRPr="003809FF">
        <w:rPr>
          <w:color w:val="1F3864" w:themeColor="accent1" w:themeShade="80"/>
        </w:rPr>
        <w:t xml:space="preserve"> to become eligible again for CPT or OPT authorization. </w:t>
      </w:r>
    </w:p>
    <w:p w14:paraId="65DD488A" w14:textId="77777777" w:rsidR="003809FF" w:rsidRPr="003809FF" w:rsidRDefault="003809FF" w:rsidP="002115BC">
      <w:pPr>
        <w:spacing w:before="120"/>
        <w:rPr>
          <w:b/>
          <w:bCs/>
          <w:color w:val="1F3864" w:themeColor="accent1" w:themeShade="80"/>
        </w:rPr>
      </w:pPr>
      <w:r w:rsidRPr="003809FF">
        <w:rPr>
          <w:b/>
          <w:bCs/>
          <w:color w:val="1F3864" w:themeColor="accent1" w:themeShade="80"/>
        </w:rPr>
        <w:t>Pre-Departure Procedures</w:t>
      </w:r>
    </w:p>
    <w:p w14:paraId="7534C5B3" w14:textId="77777777" w:rsidR="003809FF" w:rsidRPr="003809FF" w:rsidRDefault="003809FF" w:rsidP="00865F4C">
      <w:pPr>
        <w:spacing w:after="120"/>
        <w:rPr>
          <w:b/>
          <w:bCs/>
          <w:color w:val="1F3864" w:themeColor="accent1" w:themeShade="80"/>
        </w:rPr>
      </w:pPr>
      <w:r w:rsidRPr="003809FF">
        <w:rPr>
          <w:color w:val="1F3864" w:themeColor="accent1" w:themeShade="80"/>
        </w:rPr>
        <w:t xml:space="preserve">Once </w:t>
      </w:r>
      <w:proofErr w:type="gramStart"/>
      <w:r w:rsidRPr="003809FF">
        <w:rPr>
          <w:color w:val="1F3864" w:themeColor="accent1" w:themeShade="80"/>
        </w:rPr>
        <w:t>student</w:t>
      </w:r>
      <w:proofErr w:type="gramEnd"/>
      <w:r w:rsidRPr="003809FF">
        <w:rPr>
          <w:color w:val="1F3864" w:themeColor="accent1" w:themeShade="80"/>
        </w:rPr>
        <w:t xml:space="preserve"> has initiated the temporary leave process with their academic advisor, they will need to email ISSS the “Request for a Temporary Leave” form. An ISSS advisor will advise on immigration implications of Temporary Leave and sign the form. </w:t>
      </w:r>
    </w:p>
    <w:p w14:paraId="04914FA1" w14:textId="77777777" w:rsidR="003809FF" w:rsidRPr="003809FF" w:rsidRDefault="003809FF" w:rsidP="003809FF">
      <w:pPr>
        <w:spacing w:before="120"/>
        <w:jc w:val="both"/>
        <w:rPr>
          <w:b/>
          <w:bCs/>
          <w:color w:val="1F3864" w:themeColor="accent1" w:themeShade="80"/>
        </w:rPr>
      </w:pPr>
      <w:r w:rsidRPr="003809FF">
        <w:rPr>
          <w:b/>
          <w:bCs/>
          <w:color w:val="1F3864" w:themeColor="accent1" w:themeShade="80"/>
        </w:rPr>
        <w:t>Temporary Leave Extension</w:t>
      </w:r>
    </w:p>
    <w:p w14:paraId="55A880AB" w14:textId="44D622AD" w:rsidR="003809FF" w:rsidRPr="003809FF" w:rsidRDefault="003809FF" w:rsidP="00865F4C">
      <w:pPr>
        <w:rPr>
          <w:color w:val="1F3864" w:themeColor="accent1" w:themeShade="80"/>
        </w:rPr>
      </w:pPr>
      <w:r w:rsidRPr="003809FF">
        <w:rPr>
          <w:color w:val="1F3864" w:themeColor="accent1" w:themeShade="80"/>
        </w:rPr>
        <w:t xml:space="preserve">Temporary Leave is approved for one semester at a time (except for military leave). If </w:t>
      </w:r>
      <w:proofErr w:type="gramStart"/>
      <w:r w:rsidRPr="003809FF">
        <w:rPr>
          <w:color w:val="1F3864" w:themeColor="accent1" w:themeShade="80"/>
        </w:rPr>
        <w:t>student</w:t>
      </w:r>
      <w:proofErr w:type="gramEnd"/>
      <w:r w:rsidRPr="003809FF">
        <w:rPr>
          <w:color w:val="1F3864" w:themeColor="accent1" w:themeShade="80"/>
        </w:rPr>
        <w:t xml:space="preserve"> decides to extend their leave for another </w:t>
      </w:r>
      <w:r w:rsidR="00865F4C" w:rsidRPr="003809FF">
        <w:rPr>
          <w:color w:val="1F3864" w:themeColor="accent1" w:themeShade="80"/>
        </w:rPr>
        <w:t>semester,</w:t>
      </w:r>
      <w:r w:rsidRPr="003809FF">
        <w:rPr>
          <w:color w:val="1F3864" w:themeColor="accent1" w:themeShade="80"/>
        </w:rPr>
        <w:t xml:space="preserve"> they must </w:t>
      </w:r>
      <w:r w:rsidRPr="003809FF">
        <w:rPr>
          <w:color w:val="1F3864" w:themeColor="accent1" w:themeShade="80"/>
          <w:u w:val="single"/>
        </w:rPr>
        <w:t xml:space="preserve">contact their academic advisor to request a new </w:t>
      </w:r>
      <w:r w:rsidRPr="00865F4C">
        <w:rPr>
          <w:color w:val="1F3864" w:themeColor="accent1" w:themeShade="80"/>
          <w:u w:val="single"/>
        </w:rPr>
        <w:t>Temporary Leave</w:t>
      </w:r>
      <w:r w:rsidRPr="003809FF">
        <w:rPr>
          <w:color w:val="1F3864" w:themeColor="accent1" w:themeShade="80"/>
        </w:rPr>
        <w:t xml:space="preserve">. Failure to obtain a new Temporary Leave will lead the Registrar’s office to separate </w:t>
      </w:r>
      <w:proofErr w:type="gramStart"/>
      <w:r w:rsidRPr="003809FF">
        <w:rPr>
          <w:color w:val="1F3864" w:themeColor="accent1" w:themeShade="80"/>
        </w:rPr>
        <w:t>student</w:t>
      </w:r>
      <w:proofErr w:type="gramEnd"/>
      <w:r w:rsidRPr="003809FF">
        <w:rPr>
          <w:color w:val="1F3864" w:themeColor="accent1" w:themeShade="80"/>
        </w:rPr>
        <w:t xml:space="preserve"> from the university based on non-enrollment.</w:t>
      </w:r>
    </w:p>
    <w:p w14:paraId="3C5D0E44" w14:textId="77777777" w:rsidR="003809FF" w:rsidRPr="003809FF" w:rsidRDefault="003809FF" w:rsidP="00F4368A">
      <w:pPr>
        <w:spacing w:before="120"/>
        <w:rPr>
          <w:b/>
          <w:color w:val="1F3864" w:themeColor="accent1" w:themeShade="80"/>
        </w:rPr>
      </w:pPr>
      <w:r w:rsidRPr="003809FF">
        <w:rPr>
          <w:b/>
          <w:color w:val="1F3864" w:themeColor="accent1" w:themeShade="80"/>
        </w:rPr>
        <w:t>Return Procedures</w:t>
      </w:r>
    </w:p>
    <w:p w14:paraId="58F920FE" w14:textId="1A6BF976" w:rsidR="003809FF" w:rsidRPr="003809FF" w:rsidRDefault="003809FF" w:rsidP="00F4368A">
      <w:pPr>
        <w:spacing w:after="120"/>
        <w:rPr>
          <w:color w:val="1F3864" w:themeColor="accent1" w:themeShade="80"/>
        </w:rPr>
      </w:pPr>
      <w:r w:rsidRPr="003809FF">
        <w:rPr>
          <w:color w:val="1F3864" w:themeColor="accent1" w:themeShade="80"/>
        </w:rPr>
        <w:t xml:space="preserve">Student will need to follow all steps below to obtain </w:t>
      </w:r>
      <w:r w:rsidR="00F4368A">
        <w:rPr>
          <w:color w:val="1F3864" w:themeColor="accent1" w:themeShade="80"/>
        </w:rPr>
        <w:t>their</w:t>
      </w:r>
      <w:r w:rsidRPr="003809FF">
        <w:rPr>
          <w:color w:val="1F3864" w:themeColor="accent1" w:themeShade="80"/>
        </w:rPr>
        <w:t xml:space="preserve"> new initial I-20/DS-2019 at least </w:t>
      </w:r>
      <w:r w:rsidRPr="003809FF">
        <w:rPr>
          <w:b/>
          <w:bCs/>
          <w:color w:val="1F3864" w:themeColor="accent1" w:themeShade="80"/>
        </w:rPr>
        <w:t>two months</w:t>
      </w:r>
      <w:r w:rsidRPr="003809FF">
        <w:rPr>
          <w:color w:val="1F3864" w:themeColor="accent1" w:themeShade="80"/>
        </w:rPr>
        <w:t xml:space="preserve"> before the return date: </w:t>
      </w:r>
    </w:p>
    <w:p w14:paraId="68738564" w14:textId="77777777"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proofErr w:type="gramStart"/>
      <w:r w:rsidRPr="003809FF">
        <w:rPr>
          <w:color w:val="1F3864" w:themeColor="accent1" w:themeShade="80"/>
        </w:rPr>
        <w:t>Student</w:t>
      </w:r>
      <w:proofErr w:type="gramEnd"/>
      <w:r w:rsidRPr="003809FF">
        <w:rPr>
          <w:color w:val="1F3864" w:themeColor="accent1" w:themeShade="80"/>
        </w:rPr>
        <w:t xml:space="preserve"> needs to contact their academic advisor to enroll for classes. </w:t>
      </w:r>
    </w:p>
    <w:p w14:paraId="32D1345B" w14:textId="77777777"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r w:rsidRPr="003809FF">
        <w:rPr>
          <w:color w:val="1F3864" w:themeColor="accent1" w:themeShade="80"/>
        </w:rPr>
        <w:t xml:space="preserve">If they are returning from a </w:t>
      </w:r>
      <w:r w:rsidRPr="00865F4C">
        <w:rPr>
          <w:b/>
          <w:bCs/>
          <w:color w:val="1F3864" w:themeColor="accent1" w:themeShade="80"/>
        </w:rPr>
        <w:t>medical temporary leave</w:t>
      </w:r>
      <w:r w:rsidRPr="003809FF">
        <w:rPr>
          <w:color w:val="1F3864" w:themeColor="accent1" w:themeShade="80"/>
        </w:rPr>
        <w:t xml:space="preserve">, </w:t>
      </w:r>
      <w:proofErr w:type="gramStart"/>
      <w:r w:rsidRPr="003809FF">
        <w:rPr>
          <w:color w:val="1F3864" w:themeColor="accent1" w:themeShade="80"/>
        </w:rPr>
        <w:t>student</w:t>
      </w:r>
      <w:proofErr w:type="gramEnd"/>
      <w:r w:rsidRPr="003809FF">
        <w:rPr>
          <w:color w:val="1F3864" w:themeColor="accent1" w:themeShade="80"/>
        </w:rPr>
        <w:t xml:space="preserve"> must submit the “Student Readiness to Return form” to the Dean of Students’ s office.</w:t>
      </w:r>
    </w:p>
    <w:p w14:paraId="1ED25789" w14:textId="77777777"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r w:rsidRPr="003809FF">
        <w:rPr>
          <w:color w:val="1F3864" w:themeColor="accent1" w:themeShade="80"/>
        </w:rPr>
        <w:t xml:space="preserve">Student should request a new I-20/DS-2019 using </w:t>
      </w:r>
      <w:hyperlink r:id="rId91" w:history="1">
        <w:proofErr w:type="spellStart"/>
        <w:r w:rsidRPr="003809FF">
          <w:rPr>
            <w:rStyle w:val="Hyperlink"/>
            <w:color w:val="1F3864" w:themeColor="accent1" w:themeShade="80"/>
          </w:rPr>
          <w:t>iEagle</w:t>
        </w:r>
        <w:proofErr w:type="spellEnd"/>
      </w:hyperlink>
      <w:r w:rsidRPr="003809FF">
        <w:rPr>
          <w:color w:val="1F3864" w:themeColor="accent1" w:themeShade="80"/>
        </w:rPr>
        <w:t xml:space="preserve">. Under "International Office" menu, student should click on "Request I-20/DS-2019 &amp; Next Steps". </w:t>
      </w:r>
    </w:p>
    <w:p w14:paraId="0674D965" w14:textId="77777777"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r w:rsidRPr="003809FF">
        <w:rPr>
          <w:color w:val="1F3864" w:themeColor="accent1" w:themeShade="80"/>
        </w:rPr>
        <w:lastRenderedPageBreak/>
        <w:t>Upload all required documents (e.g., new financial documents, new CFIS, and passport bio page).</w:t>
      </w:r>
    </w:p>
    <w:p w14:paraId="4BC4BB20" w14:textId="3D3903F9"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r w:rsidRPr="003809FF">
        <w:rPr>
          <w:color w:val="1F3864" w:themeColor="accent1" w:themeShade="80"/>
        </w:rPr>
        <w:t>The new I-20/DS</w:t>
      </w:r>
      <w:r w:rsidR="00B32B72">
        <w:rPr>
          <w:color w:val="1F3864" w:themeColor="accent1" w:themeShade="80"/>
        </w:rPr>
        <w:t>-</w:t>
      </w:r>
      <w:r w:rsidRPr="003809FF">
        <w:rPr>
          <w:color w:val="1F3864" w:themeColor="accent1" w:themeShade="80"/>
        </w:rPr>
        <w:t>2019 will be processed within two weeks. Instructions on how to download it from </w:t>
      </w:r>
      <w:proofErr w:type="spellStart"/>
      <w:r w:rsidR="00963DD8">
        <w:fldChar w:fldCharType="begin"/>
      </w:r>
      <w:r w:rsidR="00963DD8">
        <w:instrText>HYPERLINK "https://ieagle.american.edu/istart/controllers/start/start.cfm"</w:instrText>
      </w:r>
      <w:r w:rsidR="00963DD8">
        <w:fldChar w:fldCharType="separate"/>
      </w:r>
      <w:r w:rsidRPr="003809FF">
        <w:rPr>
          <w:rStyle w:val="Hyperlink"/>
          <w:color w:val="1F3864" w:themeColor="accent1" w:themeShade="80"/>
        </w:rPr>
        <w:t>iEagle</w:t>
      </w:r>
      <w:proofErr w:type="spellEnd"/>
      <w:r w:rsidR="00963DD8">
        <w:rPr>
          <w:rStyle w:val="Hyperlink"/>
          <w:color w:val="1F3864" w:themeColor="accent1" w:themeShade="80"/>
        </w:rPr>
        <w:fldChar w:fldCharType="end"/>
      </w:r>
      <w:r w:rsidRPr="003809FF">
        <w:rPr>
          <w:rStyle w:val="Hyperlink"/>
          <w:color w:val="1F3864" w:themeColor="accent1" w:themeShade="80"/>
        </w:rPr>
        <w:t> </w:t>
      </w:r>
      <w:r w:rsidRPr="003809FF">
        <w:rPr>
          <w:color w:val="1F3864" w:themeColor="accent1" w:themeShade="80"/>
        </w:rPr>
        <w:t>will be sent by email at the moment the I-20 has been created.</w:t>
      </w:r>
    </w:p>
    <w:p w14:paraId="554BA6BF" w14:textId="0B1C4568"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proofErr w:type="gramStart"/>
      <w:r w:rsidRPr="003809FF">
        <w:rPr>
          <w:color w:val="1F3864" w:themeColor="accent1" w:themeShade="80"/>
        </w:rPr>
        <w:t>Student</w:t>
      </w:r>
      <w:proofErr w:type="gramEnd"/>
      <w:r w:rsidRPr="003809FF">
        <w:rPr>
          <w:color w:val="1F3864" w:themeColor="accent1" w:themeShade="80"/>
        </w:rPr>
        <w:t xml:space="preserve"> must pay a new SEVIS fee using </w:t>
      </w:r>
      <w:r w:rsidR="00B32B72">
        <w:rPr>
          <w:color w:val="1F3864" w:themeColor="accent1" w:themeShade="80"/>
        </w:rPr>
        <w:t>their</w:t>
      </w:r>
      <w:r w:rsidRPr="003809FF">
        <w:rPr>
          <w:color w:val="1F3864" w:themeColor="accent1" w:themeShade="80"/>
        </w:rPr>
        <w:t xml:space="preserve"> new SEVIS number.</w:t>
      </w:r>
    </w:p>
    <w:p w14:paraId="5248CB59" w14:textId="7E7E1D8F" w:rsidR="003809FF" w:rsidRPr="003809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proofErr w:type="gramStart"/>
      <w:r w:rsidRPr="003809FF">
        <w:rPr>
          <w:color w:val="1F3864" w:themeColor="accent1" w:themeShade="80"/>
        </w:rPr>
        <w:t>Student</w:t>
      </w:r>
      <w:proofErr w:type="gramEnd"/>
      <w:r w:rsidRPr="003809FF">
        <w:rPr>
          <w:color w:val="1F3864" w:themeColor="accent1" w:themeShade="80"/>
        </w:rPr>
        <w:t xml:space="preserve"> should apply for a new F-1 or J-1 visa if the</w:t>
      </w:r>
      <w:r w:rsidR="00B32B72">
        <w:rPr>
          <w:color w:val="1F3864" w:themeColor="accent1" w:themeShade="80"/>
        </w:rPr>
        <w:t>y</w:t>
      </w:r>
      <w:r w:rsidRPr="003809FF">
        <w:rPr>
          <w:color w:val="1F3864" w:themeColor="accent1" w:themeShade="80"/>
        </w:rPr>
        <w:t xml:space="preserve"> stayed outside the US for 5 months or more while on an approved Temporary Leave.</w:t>
      </w:r>
    </w:p>
    <w:p w14:paraId="57B07F41" w14:textId="2D27CCFA" w:rsidR="00100D12" w:rsidRPr="008F07FF" w:rsidRDefault="003809FF" w:rsidP="00F4368A">
      <w:pPr>
        <w:keepLines w:val="0"/>
        <w:numPr>
          <w:ilvl w:val="0"/>
          <w:numId w:val="70"/>
        </w:numPr>
        <w:tabs>
          <w:tab w:val="clear" w:pos="851"/>
          <w:tab w:val="clear" w:pos="1701"/>
          <w:tab w:val="clear" w:pos="2552"/>
          <w:tab w:val="clear" w:pos="3402"/>
          <w:tab w:val="clear" w:pos="4253"/>
          <w:tab w:val="clear" w:pos="5103"/>
          <w:tab w:val="clear" w:pos="5954"/>
          <w:tab w:val="clear" w:pos="6804"/>
          <w:tab w:val="clear" w:pos="7655"/>
        </w:tabs>
        <w:spacing w:after="120"/>
        <w:rPr>
          <w:color w:val="1F3864" w:themeColor="accent1" w:themeShade="80"/>
        </w:rPr>
      </w:pPr>
      <w:r w:rsidRPr="003809FF">
        <w:rPr>
          <w:color w:val="1F3864" w:themeColor="accent1" w:themeShade="80"/>
        </w:rPr>
        <w:t xml:space="preserve">As soon as student arrives in the US, using their passport, visa, and I-20/DS-2019 student needs to log into </w:t>
      </w:r>
      <w:hyperlink r:id="rId92" w:history="1">
        <w:proofErr w:type="spellStart"/>
        <w:r w:rsidRPr="003809FF">
          <w:rPr>
            <w:rStyle w:val="Hyperlink"/>
            <w:color w:val="1F3864" w:themeColor="accent1" w:themeShade="80"/>
          </w:rPr>
          <w:t>iEagle</w:t>
        </w:r>
        <w:proofErr w:type="spellEnd"/>
      </w:hyperlink>
      <w:r w:rsidRPr="003809FF">
        <w:rPr>
          <w:rStyle w:val="Hyperlink"/>
          <w:color w:val="1F3864" w:themeColor="accent1" w:themeShade="80"/>
        </w:rPr>
        <w:t xml:space="preserve"> </w:t>
      </w:r>
      <w:r w:rsidRPr="003809FF">
        <w:rPr>
          <w:rStyle w:val="Hyperlink"/>
          <w:color w:val="1F3864" w:themeColor="accent1" w:themeShade="80"/>
          <w:u w:val="none"/>
        </w:rPr>
        <w:t xml:space="preserve">and </w:t>
      </w:r>
      <w:r w:rsidRPr="003809FF">
        <w:rPr>
          <w:color w:val="1F3864" w:themeColor="accent1" w:themeShade="80"/>
        </w:rPr>
        <w:t>completes immigration registration</w:t>
      </w:r>
      <w:r w:rsidRPr="003809FF">
        <w:rPr>
          <w:b/>
          <w:bCs/>
          <w:color w:val="1F3864" w:themeColor="accent1" w:themeShade="80"/>
        </w:rPr>
        <w:t>.</w:t>
      </w:r>
      <w:r w:rsidRPr="003809FF">
        <w:rPr>
          <w:color w:val="1F3864" w:themeColor="accent1" w:themeShade="80"/>
        </w:rPr>
        <w:t xml:space="preserve"> </w:t>
      </w:r>
      <w:proofErr w:type="gramStart"/>
      <w:r w:rsidRPr="003809FF">
        <w:rPr>
          <w:color w:val="1F3864" w:themeColor="accent1" w:themeShade="80"/>
        </w:rPr>
        <w:t>Student</w:t>
      </w:r>
      <w:proofErr w:type="gramEnd"/>
      <w:r w:rsidRPr="003809FF">
        <w:rPr>
          <w:color w:val="1F3864" w:themeColor="accent1" w:themeShade="80"/>
        </w:rPr>
        <w:t xml:space="preserve"> must enroll full-time to maintain </w:t>
      </w:r>
      <w:r w:rsidR="000F093F">
        <w:rPr>
          <w:color w:val="1F3864" w:themeColor="accent1" w:themeShade="80"/>
        </w:rPr>
        <w:t>their</w:t>
      </w:r>
      <w:r w:rsidRPr="003809FF">
        <w:rPr>
          <w:color w:val="1F3864" w:themeColor="accent1" w:themeShade="80"/>
        </w:rPr>
        <w:t xml:space="preserve"> immigration status</w:t>
      </w:r>
      <w:r w:rsidR="000F093F">
        <w:rPr>
          <w:color w:val="1F3864" w:themeColor="accent1" w:themeShade="80"/>
        </w:rPr>
        <w:t>.</w:t>
      </w:r>
    </w:p>
    <w:p w14:paraId="4B18A1BB" w14:textId="117B3572" w:rsidR="00700746" w:rsidRDefault="00700746" w:rsidP="00700746">
      <w:pPr>
        <w:pStyle w:val="Normal2"/>
      </w:pPr>
    </w:p>
    <w:p w14:paraId="3EBE23F7" w14:textId="1F76947F" w:rsidR="00700746" w:rsidRDefault="00700746" w:rsidP="00700746">
      <w:pPr>
        <w:pStyle w:val="Normal2"/>
      </w:pPr>
    </w:p>
    <w:p w14:paraId="2363E48A" w14:textId="77777777" w:rsidR="00700746" w:rsidRPr="00700746" w:rsidRDefault="00700746" w:rsidP="00700746">
      <w:pPr>
        <w:pStyle w:val="NoSpacing"/>
        <w:rPr>
          <w:b/>
          <w:bCs/>
          <w:color w:val="1F3864" w:themeColor="accent1" w:themeShade="80"/>
        </w:rPr>
      </w:pPr>
      <w:r w:rsidRPr="00700746">
        <w:rPr>
          <w:b/>
          <w:bCs/>
          <w:color w:val="1F3864" w:themeColor="accent1" w:themeShade="80"/>
        </w:rPr>
        <w:t>If a student is returning from a Leave of Absence, the following steps should be completed:</w:t>
      </w:r>
    </w:p>
    <w:p w14:paraId="4A43438B" w14:textId="77777777" w:rsidR="00700746" w:rsidRDefault="00700746" w:rsidP="00700746">
      <w:pPr>
        <w:pStyle w:val="NoSpacing"/>
      </w:pPr>
    </w:p>
    <w:p w14:paraId="11831B4B" w14:textId="52EB5CA0" w:rsidR="00700746" w:rsidRDefault="00700746" w:rsidP="00700746">
      <w:r>
        <w:rPr>
          <w:noProof/>
        </w:rPr>
        <mc:AlternateContent>
          <mc:Choice Requires="wps">
            <w:drawing>
              <wp:anchor distT="0" distB="0" distL="114300" distR="114300" simplePos="0" relativeHeight="251658284" behindDoc="0" locked="0" layoutInCell="1" allowOverlap="1" wp14:anchorId="488741F2" wp14:editId="2037A0BB">
                <wp:simplePos x="0" y="0"/>
                <wp:positionH relativeFrom="margin">
                  <wp:posOffset>2000250</wp:posOffset>
                </wp:positionH>
                <wp:positionV relativeFrom="paragraph">
                  <wp:posOffset>10795</wp:posOffset>
                </wp:positionV>
                <wp:extent cx="1962150" cy="352425"/>
                <wp:effectExtent l="0" t="0" r="19050" b="28575"/>
                <wp:wrapNone/>
                <wp:docPr id="14"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352425"/>
                        </a:xfrm>
                        <a:prstGeom prst="roundRect">
                          <a:avLst>
                            <a:gd name="adj" fmla="val 16667"/>
                          </a:avLst>
                        </a:prstGeom>
                        <a:solidFill>
                          <a:srgbClr val="FFFFFF"/>
                        </a:solidFill>
                        <a:ln w="9525">
                          <a:solidFill>
                            <a:srgbClr val="000000"/>
                          </a:solidFill>
                          <a:round/>
                          <a:headEnd/>
                          <a:tailEnd/>
                        </a:ln>
                      </wps:spPr>
                      <wps:txbx>
                        <w:txbxContent>
                          <w:p w14:paraId="14DD345A" w14:textId="77777777" w:rsidR="00700746" w:rsidRPr="00700746" w:rsidRDefault="00700746" w:rsidP="00700746">
                            <w:pPr>
                              <w:jc w:val="center"/>
                              <w:rPr>
                                <w:color w:val="1F3864" w:themeColor="accent1" w:themeShade="80"/>
                              </w:rPr>
                            </w:pPr>
                            <w:r w:rsidRPr="00700746">
                              <w:rPr>
                                <w:color w:val="1F3864" w:themeColor="accent1" w:themeShade="80"/>
                              </w:rPr>
                              <w:t xml:space="preserve">Student </w:t>
                            </w:r>
                            <w:proofErr w:type="spellStart"/>
                            <w:r w:rsidRPr="00700746">
                              <w:rPr>
                                <w:color w:val="1F3864" w:themeColor="accent1" w:themeShade="80"/>
                              </w:rPr>
                              <w:t>inquires</w:t>
                            </w:r>
                            <w:proofErr w:type="spellEnd"/>
                            <w:r w:rsidRPr="00700746">
                              <w:rPr>
                                <w:color w:val="1F3864" w:themeColor="accent1" w:themeShade="80"/>
                              </w:rPr>
                              <w:t xml:space="preserve"> about </w:t>
                            </w:r>
                            <w:proofErr w:type="gramStart"/>
                            <w:r w:rsidRPr="00700746">
                              <w:rPr>
                                <w:color w:val="1F3864" w:themeColor="accent1" w:themeShade="80"/>
                              </w:rPr>
                              <w:t>LOA</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8741F2" id="Rectangle: Rounded Corners 14" o:spid="_x0000_s1136" style="position:absolute;margin-left:157.5pt;margin-top:.85pt;width:154.5pt;height:27.7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">
                <v:textbox>
                  <w:txbxContent>
                    <w:p w14:paraId="14DD345A" w14:textId="77777777" w:rsidR="00700746" w:rsidRPr="00700746" w:rsidRDefault="00700746" w:rsidP="00700746">
                      <w:pPr>
                        <w:jc w:val="center"/>
                        <w:rPr>
                          <w:color w:val="1F3864" w:themeColor="accent1" w:themeShade="80"/>
                        </w:rPr>
                      </w:pPr>
                      <w:r w:rsidRPr="00700746">
                        <w:rPr>
                          <w:color w:val="1F3864" w:themeColor="accent1" w:themeShade="80"/>
                        </w:rPr>
                        <w:t>Student inquires about LOA</w:t>
                      </w:r>
                    </w:p>
                  </w:txbxContent>
                </v:textbox>
                <w10:wrap anchorx="margin"/>
              </v:roundrect>
            </w:pict>
          </mc:Fallback>
        </mc:AlternateContent>
      </w:r>
      <w:r>
        <w:rPr>
          <w:noProof/>
        </w:rPr>
        <mc:AlternateContent>
          <mc:Choice Requires="wps">
            <w:drawing>
              <wp:anchor distT="0" distB="0" distL="114300" distR="114300" simplePos="0" relativeHeight="251658292" behindDoc="0" locked="0" layoutInCell="1" allowOverlap="1" wp14:anchorId="50584EFF" wp14:editId="464211E7">
                <wp:simplePos x="0" y="0"/>
                <wp:positionH relativeFrom="column">
                  <wp:posOffset>4724400</wp:posOffset>
                </wp:positionH>
                <wp:positionV relativeFrom="paragraph">
                  <wp:posOffset>1645920</wp:posOffset>
                </wp:positionV>
                <wp:extent cx="0" cy="161925"/>
                <wp:effectExtent l="57150" t="10795" r="57150" b="1778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002AA84" id="Straight Arrow Connector 16" o:spid="_x0000_s1026" type="#_x0000_t32" style="position:absolute;margin-left:372pt;margin-top:129.6pt;width:0;height:12.7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">
                <v:stroke endarrow="block"/>
              </v:shape>
            </w:pict>
          </mc:Fallback>
        </mc:AlternateContent>
      </w:r>
    </w:p>
    <w:p w14:paraId="6DBAC005" w14:textId="09F97FB9" w:rsidR="00700746" w:rsidRPr="00BA5E72" w:rsidRDefault="00700746" w:rsidP="00700746">
      <w:pPr>
        <w:pStyle w:val="NoSpacing"/>
      </w:pPr>
      <w:r>
        <w:rPr>
          <w:noProof/>
        </w:rPr>
        <mc:AlternateContent>
          <mc:Choice Requires="wps">
            <w:drawing>
              <wp:anchor distT="0" distB="0" distL="114300" distR="114300" simplePos="0" relativeHeight="251658287" behindDoc="0" locked="0" layoutInCell="1" allowOverlap="1" wp14:anchorId="182B09A5" wp14:editId="5E1D3869">
                <wp:simplePos x="0" y="0"/>
                <wp:positionH relativeFrom="column">
                  <wp:posOffset>2962275</wp:posOffset>
                </wp:positionH>
                <wp:positionV relativeFrom="paragraph">
                  <wp:posOffset>29845</wp:posOffset>
                </wp:positionV>
                <wp:extent cx="0" cy="161925"/>
                <wp:effectExtent l="57150" t="13970" r="57150" b="1460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756021C" id="Straight Arrow Connector 4" o:spid="_x0000_s1026" type="#_x0000_t32" style="position:absolute;margin-left:233.25pt;margin-top:2.35pt;width:0;height:12.7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">
                <v:stroke endarrow="block"/>
              </v:shape>
            </w:pict>
          </mc:Fallback>
        </mc:AlternateContent>
      </w:r>
    </w:p>
    <w:p w14:paraId="7544E06B" w14:textId="0C4EB803" w:rsidR="00700746" w:rsidRPr="00700746" w:rsidRDefault="00700746" w:rsidP="00743641">
      <w:r>
        <w:rPr>
          <w:noProof/>
        </w:rPr>
        <mc:AlternateContent>
          <mc:Choice Requires="wps">
            <w:drawing>
              <wp:anchor distT="0" distB="0" distL="114300" distR="114300" simplePos="0" relativeHeight="251658309" behindDoc="0" locked="0" layoutInCell="1" allowOverlap="1" wp14:anchorId="6CD827D0" wp14:editId="2D8CCC6D">
                <wp:simplePos x="0" y="0"/>
                <wp:positionH relativeFrom="column">
                  <wp:posOffset>2247900</wp:posOffset>
                </wp:positionH>
                <wp:positionV relativeFrom="paragraph">
                  <wp:posOffset>6922135</wp:posOffset>
                </wp:positionV>
                <wp:extent cx="4391025" cy="428625"/>
                <wp:effectExtent l="0" t="0" r="28575" b="28575"/>
                <wp:wrapNone/>
                <wp:docPr id="25"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1025" cy="428625"/>
                        </a:xfrm>
                        <a:prstGeom prst="roundRect">
                          <a:avLst>
                            <a:gd name="adj" fmla="val 16667"/>
                          </a:avLst>
                        </a:prstGeom>
                        <a:solidFill>
                          <a:srgbClr val="FFFFFF"/>
                        </a:solidFill>
                        <a:ln w="9525">
                          <a:solidFill>
                            <a:srgbClr val="000000"/>
                          </a:solidFill>
                          <a:round/>
                          <a:headEnd/>
                          <a:tailEnd/>
                        </a:ln>
                      </wps:spPr>
                      <wps:txbx>
                        <w:txbxContent>
                          <w:p w14:paraId="43666907" w14:textId="7857BF26" w:rsidR="00700746" w:rsidRPr="008B64C6" w:rsidRDefault="00700746" w:rsidP="00700746">
                            <w:pPr>
                              <w:jc w:val="center"/>
                            </w:pPr>
                            <w:r w:rsidRPr="00700746">
                              <w:rPr>
                                <w:color w:val="1F3864" w:themeColor="accent1" w:themeShade="80"/>
                              </w:rPr>
                              <w:t xml:space="preserve">Admissions is notified for I-20/DS-2019 packet pickup for </w:t>
                            </w:r>
                            <w:r>
                              <w:t>mailing.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D827D0" id="Rectangle: Rounded Corners 25" o:spid="_x0000_s1137" style="position:absolute;margin-left:177pt;margin-top:545.05pt;width:345.75pt;height:33.7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">
                <v:textbox>
                  <w:txbxContent>
                    <w:p w14:paraId="43666907" w14:textId="7857BF26" w:rsidR="00700746" w:rsidRPr="008B64C6" w:rsidRDefault="00700746" w:rsidP="00700746">
                      <w:pPr>
                        <w:jc w:val="center"/>
                      </w:pPr>
                      <w:r w:rsidRPr="00700746">
                        <w:rPr>
                          <w:color w:val="1F3864" w:themeColor="accent1" w:themeShade="80"/>
                        </w:rPr>
                        <w:t xml:space="preserve">Admissions is notified for I-20/DS-2019 packet pickup for </w:t>
                      </w:r>
                      <w:r>
                        <w:t>mailing.</w:t>
                      </w:r>
                    </w:p>
                  </w:txbxContent>
                </v:textbox>
              </v:roundrect>
            </w:pict>
          </mc:Fallback>
        </mc:AlternateContent>
      </w:r>
      <w:r>
        <w:rPr>
          <w:noProof/>
        </w:rPr>
        <mc:AlternateContent>
          <mc:Choice Requires="wps">
            <w:drawing>
              <wp:anchor distT="0" distB="0" distL="114300" distR="114300" simplePos="0" relativeHeight="251658308" behindDoc="0" locked="0" layoutInCell="1" allowOverlap="1" wp14:anchorId="1DF594AB" wp14:editId="37D97C92">
                <wp:simplePos x="0" y="0"/>
                <wp:positionH relativeFrom="column">
                  <wp:posOffset>4265930</wp:posOffset>
                </wp:positionH>
                <wp:positionV relativeFrom="paragraph">
                  <wp:posOffset>6723380</wp:posOffset>
                </wp:positionV>
                <wp:extent cx="0" cy="161925"/>
                <wp:effectExtent l="55880" t="6350" r="58420" b="2222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E078AA0" id="Straight Arrow Connector 26" o:spid="_x0000_s1026" type="#_x0000_t32" style="position:absolute;margin-left:335.9pt;margin-top:529.4pt;width:0;height:12.7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">
                <v:stroke endarrow="block"/>
              </v:shape>
            </w:pict>
          </mc:Fallback>
        </mc:AlternateContent>
      </w:r>
      <w:r>
        <w:rPr>
          <w:noProof/>
        </w:rPr>
        <mc:AlternateContent>
          <mc:Choice Requires="wps">
            <w:drawing>
              <wp:anchor distT="0" distB="0" distL="114300" distR="114300" simplePos="0" relativeHeight="251658295" behindDoc="0" locked="0" layoutInCell="1" allowOverlap="1" wp14:anchorId="473F0F31" wp14:editId="70D1F4D6">
                <wp:simplePos x="0" y="0"/>
                <wp:positionH relativeFrom="column">
                  <wp:posOffset>942975</wp:posOffset>
                </wp:positionH>
                <wp:positionV relativeFrom="paragraph">
                  <wp:posOffset>6236335</wp:posOffset>
                </wp:positionV>
                <wp:extent cx="5667375" cy="542925"/>
                <wp:effectExtent l="0" t="0" r="28575" b="28575"/>
                <wp:wrapNone/>
                <wp:docPr id="27" name="Rectangle: Rounded Corner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542925"/>
                        </a:xfrm>
                        <a:prstGeom prst="roundRect">
                          <a:avLst>
                            <a:gd name="adj" fmla="val 16667"/>
                          </a:avLst>
                        </a:prstGeom>
                        <a:solidFill>
                          <a:srgbClr val="FFFFFF"/>
                        </a:solidFill>
                        <a:ln w="9525">
                          <a:solidFill>
                            <a:srgbClr val="000000"/>
                          </a:solidFill>
                          <a:round/>
                          <a:headEnd/>
                          <a:tailEnd/>
                        </a:ln>
                      </wps:spPr>
                      <wps:txbx>
                        <w:txbxContent>
                          <w:p w14:paraId="28282565" w14:textId="77777777" w:rsidR="00700746" w:rsidRPr="00700746" w:rsidRDefault="00700746" w:rsidP="00700746">
                            <w:pPr>
                              <w:pStyle w:val="NoSpacing"/>
                              <w:jc w:val="center"/>
                              <w:rPr>
                                <w:color w:val="1F3864" w:themeColor="accent1" w:themeShade="80"/>
                              </w:rPr>
                            </w:pPr>
                            <w:r w:rsidRPr="00700746">
                              <w:rPr>
                                <w:color w:val="1F3864" w:themeColor="accent1" w:themeShade="80"/>
                              </w:rPr>
                              <w:t xml:space="preserve">I-20/DS-2019 is issued with remarks: “Student is returning from Approved Leave of Absence.” </w:t>
                            </w:r>
                          </w:p>
                          <w:p w14:paraId="272F6A89" w14:textId="77777777" w:rsidR="00700746" w:rsidRPr="00700746" w:rsidRDefault="00700746" w:rsidP="00700746">
                            <w:pPr>
                              <w:pStyle w:val="NoSpacing"/>
                              <w:jc w:val="center"/>
                              <w:rPr>
                                <w:color w:val="1F3864" w:themeColor="accent1" w:themeShade="80"/>
                              </w:rPr>
                            </w:pPr>
                            <w:r w:rsidRPr="00700746">
                              <w:rPr>
                                <w:color w:val="1F3864" w:themeColor="accent1" w:themeShade="80"/>
                              </w:rPr>
                              <w:t>Student is notified by email to pay SEVIS Fee.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3F0F31" id="Rectangle: Rounded Corners 27" o:spid="_x0000_s1138" style="position:absolute;margin-left:74.25pt;margin-top:491.05pt;width:446.25pt;height:42.7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">
                <v:textbox>
                  <w:txbxContent>
                    <w:p w14:paraId="28282565" w14:textId="77777777" w:rsidR="00700746" w:rsidRPr="00700746" w:rsidRDefault="00700746" w:rsidP="00700746">
                      <w:pPr>
                        <w:pStyle w:val="NoSpacing"/>
                        <w:jc w:val="center"/>
                        <w:rPr>
                          <w:color w:val="1F3864" w:themeColor="accent1" w:themeShade="80"/>
                        </w:rPr>
                      </w:pPr>
                      <w:r w:rsidRPr="00700746">
                        <w:rPr>
                          <w:color w:val="1F3864" w:themeColor="accent1" w:themeShade="80"/>
                        </w:rPr>
                        <w:t xml:space="preserve">I-20/DS-2019 is issued with remarks: “Student is returning from Approved Leave of Absence.” </w:t>
                      </w:r>
                    </w:p>
                    <w:p w14:paraId="272F6A89" w14:textId="77777777" w:rsidR="00700746" w:rsidRPr="00700746" w:rsidRDefault="00700746" w:rsidP="00700746">
                      <w:pPr>
                        <w:pStyle w:val="NoSpacing"/>
                        <w:jc w:val="center"/>
                        <w:rPr>
                          <w:color w:val="1F3864" w:themeColor="accent1" w:themeShade="80"/>
                        </w:rPr>
                      </w:pPr>
                      <w:r w:rsidRPr="00700746">
                        <w:rPr>
                          <w:color w:val="1F3864" w:themeColor="accent1" w:themeShade="80"/>
                        </w:rPr>
                        <w:t>Student is notified by email to pay SEVIS Fee.</w:t>
                      </w:r>
                    </w:p>
                  </w:txbxContent>
                </v:textbox>
              </v:roundrect>
            </w:pict>
          </mc:Fallback>
        </mc:AlternateContent>
      </w:r>
      <w:r>
        <w:rPr>
          <w:noProof/>
        </w:rPr>
        <mc:AlternateContent>
          <mc:Choice Requires="wps">
            <w:drawing>
              <wp:anchor distT="0" distB="0" distL="114300" distR="114300" simplePos="0" relativeHeight="251658299" behindDoc="0" locked="0" layoutInCell="1" allowOverlap="1" wp14:anchorId="2CA368BE" wp14:editId="580E28FF">
                <wp:simplePos x="0" y="0"/>
                <wp:positionH relativeFrom="column">
                  <wp:posOffset>4161790</wp:posOffset>
                </wp:positionH>
                <wp:positionV relativeFrom="paragraph">
                  <wp:posOffset>6022340</wp:posOffset>
                </wp:positionV>
                <wp:extent cx="0" cy="161925"/>
                <wp:effectExtent l="56515" t="10160" r="57785" b="1841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A20C269" id="Straight Arrow Connector 24" o:spid="_x0000_s1026" type="#_x0000_t32" style="position:absolute;margin-left:327.7pt;margin-top:474.2pt;width:0;height:12.7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06" behindDoc="0" locked="0" layoutInCell="1" allowOverlap="1" wp14:anchorId="7F5AA19F" wp14:editId="686EEDE5">
                <wp:simplePos x="0" y="0"/>
                <wp:positionH relativeFrom="column">
                  <wp:posOffset>5180965</wp:posOffset>
                </wp:positionH>
                <wp:positionV relativeFrom="paragraph">
                  <wp:posOffset>5283835</wp:posOffset>
                </wp:positionV>
                <wp:extent cx="304800" cy="200025"/>
                <wp:effectExtent l="38100" t="0" r="19050" b="4762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200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BCE33DA" id="Straight Arrow Connector 21" o:spid="_x0000_s1026" type="#_x0000_t32" style="position:absolute;margin-left:407.95pt;margin-top:416.05pt;width:24pt;height:15.75pt;flip:x;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">
                <v:stroke endarrow="block"/>
              </v:shape>
            </w:pict>
          </mc:Fallback>
        </mc:AlternateContent>
      </w:r>
      <w:r>
        <w:rPr>
          <w:noProof/>
        </w:rPr>
        <mc:AlternateContent>
          <mc:Choice Requires="wps">
            <w:drawing>
              <wp:anchor distT="0" distB="0" distL="114300" distR="114300" simplePos="0" relativeHeight="251658307" behindDoc="0" locked="0" layoutInCell="1" allowOverlap="1" wp14:anchorId="4FBBB0D8" wp14:editId="02A966CD">
                <wp:simplePos x="0" y="0"/>
                <wp:positionH relativeFrom="column">
                  <wp:posOffset>2076450</wp:posOffset>
                </wp:positionH>
                <wp:positionV relativeFrom="paragraph">
                  <wp:posOffset>5504815</wp:posOffset>
                </wp:positionV>
                <wp:extent cx="3905250" cy="535940"/>
                <wp:effectExtent l="0" t="0" r="19050" b="16510"/>
                <wp:wrapNone/>
                <wp:docPr id="22" name="Rectangle: Rounded Corner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535940"/>
                        </a:xfrm>
                        <a:prstGeom prst="roundRect">
                          <a:avLst>
                            <a:gd name="adj" fmla="val 16667"/>
                          </a:avLst>
                        </a:prstGeom>
                        <a:solidFill>
                          <a:srgbClr val="FFFFFF"/>
                        </a:solidFill>
                        <a:ln w="9525">
                          <a:solidFill>
                            <a:srgbClr val="000000"/>
                          </a:solidFill>
                          <a:round/>
                          <a:headEnd/>
                          <a:tailEnd/>
                        </a:ln>
                      </wps:spPr>
                      <wps:txbx>
                        <w:txbxContent>
                          <w:p w14:paraId="56E0912B" w14:textId="77777777" w:rsidR="00700746" w:rsidRPr="00700746" w:rsidRDefault="00700746" w:rsidP="00700746">
                            <w:pPr>
                              <w:jc w:val="center"/>
                              <w:rPr>
                                <w:color w:val="1F3864" w:themeColor="accent1" w:themeShade="80"/>
                              </w:rPr>
                            </w:pPr>
                            <w:r w:rsidRPr="00700746">
                              <w:rPr>
                                <w:color w:val="1F3864" w:themeColor="accent1" w:themeShade="80"/>
                              </w:rPr>
                              <w:t xml:space="preserve">ISSS Admission Advisor gathers acceptable financial documents and proceeds with I-20/DS-2019 </w:t>
                            </w:r>
                            <w:proofErr w:type="gramStart"/>
                            <w:r w:rsidRPr="00700746">
                              <w:rPr>
                                <w:color w:val="1F3864" w:themeColor="accent1" w:themeShade="80"/>
                              </w:rPr>
                              <w:t>issuance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BBB0D8" id="Rectangle: Rounded Corners 22" o:spid="_x0000_s1139" style="position:absolute;margin-left:163.5pt;margin-top:433.45pt;width:307.5pt;height:42.2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">
                <v:textbox>
                  <w:txbxContent>
                    <w:p w14:paraId="56E0912B" w14:textId="77777777" w:rsidR="00700746" w:rsidRPr="00700746" w:rsidRDefault="00700746" w:rsidP="00700746">
                      <w:pPr>
                        <w:jc w:val="center"/>
                        <w:rPr>
                          <w:color w:val="1F3864" w:themeColor="accent1" w:themeShade="80"/>
                        </w:rPr>
                      </w:pPr>
                      <w:r w:rsidRPr="00700746">
                        <w:rPr>
                          <w:color w:val="1F3864" w:themeColor="accent1" w:themeShade="80"/>
                        </w:rPr>
                        <w:t>ISSS Admission Advisor gathers acceptable financial documents and proceeds with I-20/DS-2019 issuance</w:t>
                      </w:r>
                    </w:p>
                  </w:txbxContent>
                </v:textbox>
              </v:roundrect>
            </w:pict>
          </mc:Fallback>
        </mc:AlternateContent>
      </w:r>
      <w:r>
        <w:rPr>
          <w:noProof/>
        </w:rPr>
        <mc:AlternateContent>
          <mc:Choice Requires="wps">
            <w:drawing>
              <wp:anchor distT="0" distB="0" distL="114300" distR="114300" simplePos="0" relativeHeight="251658301" behindDoc="0" locked="0" layoutInCell="1" allowOverlap="1" wp14:anchorId="6385810D" wp14:editId="0118A1D5">
                <wp:simplePos x="0" y="0"/>
                <wp:positionH relativeFrom="column">
                  <wp:posOffset>4171950</wp:posOffset>
                </wp:positionH>
                <wp:positionV relativeFrom="paragraph">
                  <wp:posOffset>4391025</wp:posOffset>
                </wp:positionV>
                <wp:extent cx="0" cy="1056640"/>
                <wp:effectExtent l="57150" t="7620" r="57150" b="2159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56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25298E5" id="Straight Arrow Connector 23" o:spid="_x0000_s1026" type="#_x0000_t32" style="position:absolute;margin-left:328.5pt;margin-top:345.75pt;width:0;height:83.2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">
                <v:stroke endarrow="block"/>
              </v:shape>
            </w:pict>
          </mc:Fallback>
        </mc:AlternateContent>
      </w:r>
      <w:r>
        <w:rPr>
          <w:noProof/>
        </w:rPr>
        <mc:AlternateContent>
          <mc:Choice Requires="wps">
            <w:drawing>
              <wp:anchor distT="0" distB="0" distL="114300" distR="114300" simplePos="0" relativeHeight="251658304" behindDoc="0" locked="0" layoutInCell="1" allowOverlap="1" wp14:anchorId="74D2E682" wp14:editId="73EA14EC">
                <wp:simplePos x="0" y="0"/>
                <wp:positionH relativeFrom="column">
                  <wp:posOffset>4828540</wp:posOffset>
                </wp:positionH>
                <wp:positionV relativeFrom="paragraph">
                  <wp:posOffset>4676140</wp:posOffset>
                </wp:positionV>
                <wp:extent cx="1800225" cy="669290"/>
                <wp:effectExtent l="0" t="0" r="28575" b="16510"/>
                <wp:wrapNone/>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669290"/>
                        </a:xfrm>
                        <a:prstGeom prst="roundRect">
                          <a:avLst>
                            <a:gd name="adj" fmla="val 16667"/>
                          </a:avLst>
                        </a:prstGeom>
                        <a:solidFill>
                          <a:srgbClr val="FFFFFF"/>
                        </a:solidFill>
                        <a:ln w="9525">
                          <a:solidFill>
                            <a:srgbClr val="000000"/>
                          </a:solidFill>
                          <a:round/>
                          <a:headEnd/>
                          <a:tailEnd/>
                        </a:ln>
                      </wps:spPr>
                      <wps:txbx>
                        <w:txbxContent>
                          <w:p w14:paraId="14C96760" w14:textId="77777777" w:rsidR="00700746" w:rsidRPr="00700746" w:rsidRDefault="00700746" w:rsidP="00700746">
                            <w:pPr>
                              <w:pStyle w:val="NoSpacing"/>
                              <w:jc w:val="center"/>
                              <w:rPr>
                                <w:color w:val="1F3864" w:themeColor="accent1" w:themeShade="80"/>
                              </w:rPr>
                            </w:pPr>
                            <w:r w:rsidRPr="00700746">
                              <w:rPr>
                                <w:color w:val="1F3864" w:themeColor="accent1" w:themeShade="80"/>
                              </w:rPr>
                              <w:t>If not full time, ISSS Admission Advisor proceeds with RCL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D2E682" id="Rectangle: Rounded Corners 20" o:spid="_x0000_s1140" style="position:absolute;margin-left:380.2pt;margin-top:368.2pt;width:141.75pt;height:52.7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">
                <v:textbox>
                  <w:txbxContent>
                    <w:p w14:paraId="14C96760" w14:textId="77777777" w:rsidR="00700746" w:rsidRPr="00700746" w:rsidRDefault="00700746" w:rsidP="00700746">
                      <w:pPr>
                        <w:pStyle w:val="NoSpacing"/>
                        <w:jc w:val="center"/>
                        <w:rPr>
                          <w:color w:val="1F3864" w:themeColor="accent1" w:themeShade="80"/>
                        </w:rPr>
                      </w:pPr>
                      <w:r w:rsidRPr="00700746">
                        <w:rPr>
                          <w:color w:val="1F3864" w:themeColor="accent1" w:themeShade="80"/>
                        </w:rPr>
                        <w:t>If not full time, ISSS Admission Advisor proceeds with RCL process</w:t>
                      </w:r>
                    </w:p>
                  </w:txbxContent>
                </v:textbox>
              </v:roundrect>
            </w:pict>
          </mc:Fallback>
        </mc:AlternateContent>
      </w:r>
      <w:r>
        <w:rPr>
          <w:noProof/>
        </w:rPr>
        <mc:AlternateContent>
          <mc:Choice Requires="wps">
            <w:drawing>
              <wp:anchor distT="0" distB="0" distL="114300" distR="114300" simplePos="0" relativeHeight="251658302" behindDoc="0" locked="0" layoutInCell="1" allowOverlap="1" wp14:anchorId="16359B57" wp14:editId="29050AFF">
                <wp:simplePos x="0" y="0"/>
                <wp:positionH relativeFrom="column">
                  <wp:posOffset>5010785</wp:posOffset>
                </wp:positionH>
                <wp:positionV relativeFrom="paragraph">
                  <wp:posOffset>4391025</wp:posOffset>
                </wp:positionV>
                <wp:extent cx="542925" cy="256540"/>
                <wp:effectExtent l="10160" t="7620" r="37465" b="5969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256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C32C216" id="Straight Arrow Connector 19" o:spid="_x0000_s1026" type="#_x0000_t32" style="position:absolute;margin-left:394.55pt;margin-top:345.75pt;width:42.75pt;height:20.2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">
                <v:stroke endarrow="block"/>
              </v:shape>
            </w:pict>
          </mc:Fallback>
        </mc:AlternateContent>
      </w:r>
      <w:r>
        <w:rPr>
          <w:noProof/>
        </w:rPr>
        <mc:AlternateContent>
          <mc:Choice Requires="wps">
            <w:drawing>
              <wp:anchor distT="0" distB="0" distL="114300" distR="114300" simplePos="0" relativeHeight="251658305" behindDoc="0" locked="0" layoutInCell="1" allowOverlap="1" wp14:anchorId="1F87C0AC" wp14:editId="76319D5D">
                <wp:simplePos x="0" y="0"/>
                <wp:positionH relativeFrom="column">
                  <wp:posOffset>2447925</wp:posOffset>
                </wp:positionH>
                <wp:positionV relativeFrom="paragraph">
                  <wp:posOffset>3778886</wp:posOffset>
                </wp:positionV>
                <wp:extent cx="2599690" cy="704850"/>
                <wp:effectExtent l="0" t="0" r="10160" b="19050"/>
                <wp:wrapNone/>
                <wp:docPr id="257" name="Rectangle: Rounded Corners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9690" cy="704850"/>
                        </a:xfrm>
                        <a:prstGeom prst="roundRect">
                          <a:avLst>
                            <a:gd name="adj" fmla="val 0"/>
                          </a:avLst>
                        </a:prstGeom>
                        <a:solidFill>
                          <a:srgbClr val="FFFFFF"/>
                        </a:solidFill>
                        <a:ln w="9525">
                          <a:solidFill>
                            <a:srgbClr val="000000"/>
                          </a:solidFill>
                          <a:round/>
                          <a:headEnd/>
                          <a:tailEnd/>
                        </a:ln>
                      </wps:spPr>
                      <wps:txbx>
                        <w:txbxContent>
                          <w:p w14:paraId="3060EB68" w14:textId="543E4831" w:rsidR="00700746" w:rsidRPr="00700746" w:rsidRDefault="00700746" w:rsidP="00700746">
                            <w:pPr>
                              <w:jc w:val="center"/>
                              <w:rPr>
                                <w:color w:val="1F3864" w:themeColor="accent1" w:themeShade="80"/>
                              </w:rPr>
                            </w:pPr>
                            <w:r w:rsidRPr="00700746">
                              <w:rPr>
                                <w:color w:val="1F3864" w:themeColor="accent1" w:themeShade="80"/>
                              </w:rPr>
                              <w:t>ISSS Admission Advisor confirms full time course of study with academic advisor &amp; updates advising history</w:t>
                            </w:r>
                            <w:r>
                              <w:rPr>
                                <w:color w:val="1F3864" w:themeColor="accent1" w:themeShade="8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87C0AC" id="Rectangle: Rounded Corners 257" o:spid="_x0000_s1141" style="position:absolute;margin-left:192.75pt;margin-top:297.55pt;width:204.7pt;height:55.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">
                <v:textbox>
                  <w:txbxContent>
                    <w:p w14:paraId="3060EB68" w14:textId="543E4831" w:rsidR="00700746" w:rsidRPr="00700746" w:rsidRDefault="00700746" w:rsidP="00700746">
                      <w:pPr>
                        <w:jc w:val="center"/>
                        <w:rPr>
                          <w:color w:val="1F3864" w:themeColor="accent1" w:themeShade="80"/>
                        </w:rPr>
                      </w:pPr>
                      <w:r w:rsidRPr="00700746">
                        <w:rPr>
                          <w:color w:val="1F3864" w:themeColor="accent1" w:themeShade="80"/>
                        </w:rPr>
                        <w:t>ISSS Admission Advisor confirms full time course of study with academic advisor &amp; updates advising history</w:t>
                      </w:r>
                      <w:r>
                        <w:rPr>
                          <w:color w:val="1F3864" w:themeColor="accent1" w:themeShade="80"/>
                        </w:rPr>
                        <w:t>.</w:t>
                      </w:r>
                    </w:p>
                  </w:txbxContent>
                </v:textbox>
              </v:roundrect>
            </w:pict>
          </mc:Fallback>
        </mc:AlternateContent>
      </w:r>
      <w:r>
        <w:rPr>
          <w:noProof/>
        </w:rPr>
        <mc:AlternateContent>
          <mc:Choice Requires="wps">
            <w:drawing>
              <wp:anchor distT="0" distB="0" distL="114300" distR="114300" simplePos="0" relativeHeight="251658303" behindDoc="0" locked="0" layoutInCell="1" allowOverlap="1" wp14:anchorId="6DEEF3F2" wp14:editId="4183AF55">
                <wp:simplePos x="0" y="0"/>
                <wp:positionH relativeFrom="column">
                  <wp:posOffset>3895725</wp:posOffset>
                </wp:positionH>
                <wp:positionV relativeFrom="paragraph">
                  <wp:posOffset>3608705</wp:posOffset>
                </wp:positionV>
                <wp:extent cx="0" cy="161925"/>
                <wp:effectExtent l="56515" t="7620" r="57785" b="2095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01BA388" id="Straight Arrow Connector 18" o:spid="_x0000_s1026" type="#_x0000_t32" style="position:absolute;margin-left:306.75pt;margin-top:284.15pt;width:0;height:12.7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298" behindDoc="0" locked="0" layoutInCell="1" allowOverlap="1" wp14:anchorId="2EB206EF" wp14:editId="321483B9">
                <wp:simplePos x="0" y="0"/>
                <wp:positionH relativeFrom="column">
                  <wp:posOffset>3884930</wp:posOffset>
                </wp:positionH>
                <wp:positionV relativeFrom="paragraph">
                  <wp:posOffset>2823845</wp:posOffset>
                </wp:positionV>
                <wp:extent cx="0" cy="161925"/>
                <wp:effectExtent l="55880" t="10795" r="58420" b="1778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89CA69E" id="Straight Arrow Connector 28" o:spid="_x0000_s1026" type="#_x0000_t32" style="position:absolute;margin-left:305.9pt;margin-top:222.35pt;width:0;height:12.7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10" behindDoc="0" locked="0" layoutInCell="1" allowOverlap="1" wp14:anchorId="3E2151D7" wp14:editId="0D8B44D9">
                <wp:simplePos x="0" y="0"/>
                <wp:positionH relativeFrom="column">
                  <wp:posOffset>2514600</wp:posOffset>
                </wp:positionH>
                <wp:positionV relativeFrom="paragraph">
                  <wp:posOffset>2112011</wp:posOffset>
                </wp:positionV>
                <wp:extent cx="2790825" cy="704850"/>
                <wp:effectExtent l="0" t="0" r="28575" b="19050"/>
                <wp:wrapNone/>
                <wp:docPr id="259" name="Rectangle: Rounded Corners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825" cy="704850"/>
                        </a:xfrm>
                        <a:prstGeom prst="roundRect">
                          <a:avLst>
                            <a:gd name="adj" fmla="val 16667"/>
                          </a:avLst>
                        </a:prstGeom>
                        <a:solidFill>
                          <a:srgbClr val="FFFFFF"/>
                        </a:solidFill>
                        <a:ln w="9525">
                          <a:solidFill>
                            <a:srgbClr val="000000"/>
                          </a:solidFill>
                          <a:round/>
                          <a:headEnd/>
                          <a:tailEnd/>
                        </a:ln>
                      </wps:spPr>
                      <wps:txbx>
                        <w:txbxContent>
                          <w:p w14:paraId="188361E1" w14:textId="77777777" w:rsidR="00700746" w:rsidRPr="00700746" w:rsidRDefault="00700746" w:rsidP="00700746">
                            <w:pPr>
                              <w:pStyle w:val="NoSpacing"/>
                              <w:jc w:val="center"/>
                              <w:rPr>
                                <w:color w:val="1F3864" w:themeColor="accent1" w:themeShade="80"/>
                              </w:rPr>
                            </w:pPr>
                            <w:r w:rsidRPr="00700746">
                              <w:rPr>
                                <w:color w:val="1F3864" w:themeColor="accent1" w:themeShade="80"/>
                              </w:rPr>
                              <w:t xml:space="preserve">ISSS Admission Advisor sends template email to student on next steps, timeline &amp; how to obtain I-20/DS-2019 to return to </w:t>
                            </w:r>
                            <w:proofErr w:type="gramStart"/>
                            <w:r w:rsidRPr="00700746">
                              <w:rPr>
                                <w:color w:val="1F3864" w:themeColor="accent1" w:themeShade="80"/>
                              </w:rPr>
                              <w:t>AU</w:t>
                            </w:r>
                            <w:proofErr w:type="gramEnd"/>
                          </w:p>
                          <w:p w14:paraId="034EABBD" w14:textId="77777777" w:rsidR="00700746" w:rsidRPr="001735AC" w:rsidRDefault="00700746" w:rsidP="00700746">
                            <w:pPr>
                              <w:jc w:val="center"/>
                            </w:pPr>
                          </w:p>
                          <w:p w14:paraId="7C1F3192" w14:textId="77777777" w:rsidR="00700746" w:rsidRDefault="00700746" w:rsidP="00700746">
                            <w:pPr>
                              <w:jc w:val="center"/>
                            </w:pPr>
                            <w:r>
                              <w:t>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2151D7" id="Rectangle: Rounded Corners 259" o:spid="_x0000_s1142" style="position:absolute;margin-left:198pt;margin-top:166.3pt;width:219.75pt;height:55.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">
                <v:textbox>
                  <w:txbxContent>
                    <w:p w14:paraId="188361E1" w14:textId="77777777" w:rsidR="00700746" w:rsidRPr="00700746" w:rsidRDefault="00700746" w:rsidP="00700746">
                      <w:pPr>
                        <w:pStyle w:val="NoSpacing"/>
                        <w:jc w:val="center"/>
                        <w:rPr>
                          <w:color w:val="1F3864" w:themeColor="accent1" w:themeShade="80"/>
                        </w:rPr>
                      </w:pPr>
                      <w:r w:rsidRPr="00700746">
                        <w:rPr>
                          <w:color w:val="1F3864" w:themeColor="accent1" w:themeShade="80"/>
                        </w:rPr>
                        <w:t>ISSS Admission Advisor sends template email to student on next steps, timeline &amp; how to obtain I-20/DS-2019 to return to AU</w:t>
                      </w:r>
                    </w:p>
                    <w:p w14:paraId="034EABBD" w14:textId="77777777" w:rsidR="00700746" w:rsidRPr="001735AC" w:rsidRDefault="00700746" w:rsidP="00700746">
                      <w:pPr>
                        <w:jc w:val="center"/>
                      </w:pPr>
                    </w:p>
                    <w:p w14:paraId="7C1F3192" w14:textId="77777777" w:rsidR="00700746" w:rsidRDefault="00700746" w:rsidP="00700746">
                      <w:pPr>
                        <w:jc w:val="center"/>
                      </w:pPr>
                      <w:r>
                        <w:t>Only</w:t>
                      </w:r>
                    </w:p>
                  </w:txbxContent>
                </v:textbox>
              </v:roundrect>
            </w:pict>
          </mc:Fallback>
        </mc:AlternateContent>
      </w:r>
      <w:r>
        <w:rPr>
          <w:noProof/>
        </w:rPr>
        <mc:AlternateContent>
          <mc:Choice Requires="wps">
            <w:drawing>
              <wp:anchor distT="0" distB="0" distL="114300" distR="114300" simplePos="0" relativeHeight="251658297" behindDoc="0" locked="0" layoutInCell="1" allowOverlap="1" wp14:anchorId="7B9E74FD" wp14:editId="4A3017F9">
                <wp:simplePos x="0" y="0"/>
                <wp:positionH relativeFrom="column">
                  <wp:posOffset>2972435</wp:posOffset>
                </wp:positionH>
                <wp:positionV relativeFrom="paragraph">
                  <wp:posOffset>3065780</wp:posOffset>
                </wp:positionV>
                <wp:extent cx="1790065" cy="539750"/>
                <wp:effectExtent l="0" t="0" r="19685" b="12700"/>
                <wp:wrapNone/>
                <wp:docPr id="258" name="Rectangle: Rounded Corners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065" cy="539750"/>
                        </a:xfrm>
                        <a:prstGeom prst="roundRect">
                          <a:avLst>
                            <a:gd name="adj" fmla="val 16667"/>
                          </a:avLst>
                        </a:prstGeom>
                        <a:solidFill>
                          <a:srgbClr val="FFFFFF"/>
                        </a:solidFill>
                        <a:ln w="9525">
                          <a:solidFill>
                            <a:srgbClr val="000000"/>
                          </a:solidFill>
                          <a:round/>
                          <a:headEnd/>
                          <a:tailEnd/>
                        </a:ln>
                      </wps:spPr>
                      <wps:txbx>
                        <w:txbxContent>
                          <w:p w14:paraId="2E794D49" w14:textId="77777777" w:rsidR="00700746" w:rsidRPr="00700746" w:rsidRDefault="00700746" w:rsidP="00700746">
                            <w:pPr>
                              <w:pStyle w:val="NoSpacing"/>
                              <w:jc w:val="center"/>
                              <w:rPr>
                                <w:color w:val="1F3864" w:themeColor="accent1" w:themeShade="80"/>
                              </w:rPr>
                            </w:pPr>
                            <w:r w:rsidRPr="00700746">
                              <w:rPr>
                                <w:color w:val="1F3864" w:themeColor="accent1" w:themeShade="80"/>
                              </w:rPr>
                              <w:t>Student requests for a new</w:t>
                            </w:r>
                          </w:p>
                          <w:p w14:paraId="7E96A71B" w14:textId="77777777" w:rsidR="00700746" w:rsidRPr="00700746" w:rsidRDefault="00700746" w:rsidP="00700746">
                            <w:pPr>
                              <w:pStyle w:val="NoSpacing"/>
                              <w:jc w:val="center"/>
                              <w:rPr>
                                <w:color w:val="1F3864" w:themeColor="accent1" w:themeShade="80"/>
                              </w:rPr>
                            </w:pPr>
                            <w:r w:rsidRPr="00700746">
                              <w:rPr>
                                <w:color w:val="1F3864" w:themeColor="accent1" w:themeShade="80"/>
                              </w:rPr>
                              <w:t>I-20/DS-2019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9E74FD" id="Rectangle: Rounded Corners 258" o:spid="_x0000_s1143" style="position:absolute;margin-left:234.05pt;margin-top:241.4pt;width:140.95pt;height:42.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">
                <v:textbox>
                  <w:txbxContent>
                    <w:p w14:paraId="2E794D49" w14:textId="77777777" w:rsidR="00700746" w:rsidRPr="00700746" w:rsidRDefault="00700746" w:rsidP="00700746">
                      <w:pPr>
                        <w:pStyle w:val="NoSpacing"/>
                        <w:jc w:val="center"/>
                        <w:rPr>
                          <w:color w:val="1F3864" w:themeColor="accent1" w:themeShade="80"/>
                        </w:rPr>
                      </w:pPr>
                      <w:r w:rsidRPr="00700746">
                        <w:rPr>
                          <w:color w:val="1F3864" w:themeColor="accent1" w:themeShade="80"/>
                        </w:rPr>
                        <w:t>Student requests for a new</w:t>
                      </w:r>
                    </w:p>
                    <w:p w14:paraId="7E96A71B" w14:textId="77777777" w:rsidR="00700746" w:rsidRPr="00700746" w:rsidRDefault="00700746" w:rsidP="00700746">
                      <w:pPr>
                        <w:pStyle w:val="NoSpacing"/>
                        <w:jc w:val="center"/>
                        <w:rPr>
                          <w:color w:val="1F3864" w:themeColor="accent1" w:themeShade="80"/>
                        </w:rPr>
                      </w:pPr>
                      <w:r w:rsidRPr="00700746">
                        <w:rPr>
                          <w:color w:val="1F3864" w:themeColor="accent1" w:themeShade="80"/>
                        </w:rPr>
                        <w:t>I-20/DS-2019</w:t>
                      </w:r>
                    </w:p>
                  </w:txbxContent>
                </v:textbox>
              </v:roundrect>
            </w:pict>
          </mc:Fallback>
        </mc:AlternateContent>
      </w:r>
      <w:r>
        <w:rPr>
          <w:noProof/>
        </w:rPr>
        <mc:AlternateContent>
          <mc:Choice Requires="wps">
            <w:drawing>
              <wp:anchor distT="0" distB="0" distL="114300" distR="114300" simplePos="0" relativeHeight="251658311" behindDoc="0" locked="0" layoutInCell="1" allowOverlap="1" wp14:anchorId="682F8745" wp14:editId="32DCE4BE">
                <wp:simplePos x="0" y="0"/>
                <wp:positionH relativeFrom="column">
                  <wp:posOffset>2286000</wp:posOffset>
                </wp:positionH>
                <wp:positionV relativeFrom="paragraph">
                  <wp:posOffset>2565400</wp:posOffset>
                </wp:positionV>
                <wp:extent cx="200660" cy="635"/>
                <wp:effectExtent l="9525" t="58420" r="18415" b="55245"/>
                <wp:wrapNone/>
                <wp:docPr id="256" name="Straight Arrow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FF79B02" id="Straight Arrow Connector 256" o:spid="_x0000_s1026" type="#_x0000_t32" style="position:absolute;margin-left:180pt;margin-top:202pt;width:15.8pt;height:.0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">
                <v:stroke endarrow="block"/>
              </v:shape>
            </w:pict>
          </mc:Fallback>
        </mc:AlternateContent>
      </w:r>
      <w:r>
        <w:rPr>
          <w:noProof/>
        </w:rPr>
        <mc:AlternateContent>
          <mc:Choice Requires="wps">
            <w:drawing>
              <wp:anchor distT="0" distB="0" distL="114300" distR="114300" simplePos="0" relativeHeight="251658296" behindDoc="0" locked="0" layoutInCell="1" allowOverlap="1" wp14:anchorId="0497B857" wp14:editId="41AAA2B0">
                <wp:simplePos x="0" y="0"/>
                <wp:positionH relativeFrom="margin">
                  <wp:align>left</wp:align>
                </wp:positionH>
                <wp:positionV relativeFrom="paragraph">
                  <wp:posOffset>2057400</wp:posOffset>
                </wp:positionV>
                <wp:extent cx="2248535" cy="977900"/>
                <wp:effectExtent l="0" t="0" r="18415" b="12700"/>
                <wp:wrapNone/>
                <wp:docPr id="31" name="Rectangle: Rounded Corner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8535" cy="977900"/>
                        </a:xfrm>
                        <a:prstGeom prst="roundRect">
                          <a:avLst>
                            <a:gd name="adj" fmla="val 16667"/>
                          </a:avLst>
                        </a:prstGeom>
                        <a:solidFill>
                          <a:srgbClr val="FFFFFF"/>
                        </a:solidFill>
                        <a:ln w="9525">
                          <a:solidFill>
                            <a:srgbClr val="000000"/>
                          </a:solidFill>
                          <a:round/>
                          <a:headEnd/>
                          <a:tailEnd/>
                        </a:ln>
                      </wps:spPr>
                      <wps:txbx>
                        <w:txbxContent>
                          <w:p w14:paraId="06EFF076" w14:textId="77777777" w:rsidR="00700746" w:rsidRPr="00700746" w:rsidRDefault="00700746" w:rsidP="00700746">
                            <w:pPr>
                              <w:jc w:val="center"/>
                              <w:rPr>
                                <w:color w:val="1F3864" w:themeColor="accent1" w:themeShade="80"/>
                              </w:rPr>
                            </w:pPr>
                            <w:r w:rsidRPr="00700746">
                              <w:rPr>
                                <w:color w:val="1F3864" w:themeColor="accent1" w:themeShade="80"/>
                              </w:rPr>
                              <w:t>ISSS Advisor</w:t>
                            </w:r>
                            <w:r w:rsidRPr="00700746">
                              <w:rPr>
                                <w:rFonts w:cs="Helv"/>
                                <w:color w:val="1F3864" w:themeColor="accent1" w:themeShade="80"/>
                              </w:rPr>
                              <w:t xml:space="preserve"> updates ISSIS advising history and notifies </w:t>
                            </w:r>
                            <w:r w:rsidRPr="00700746">
                              <w:rPr>
                                <w:color w:val="1F3864" w:themeColor="accent1" w:themeShade="80"/>
                              </w:rPr>
                              <w:t>Immigration Specialist for SEVIS termination.</w:t>
                            </w:r>
                          </w:p>
                          <w:p w14:paraId="3DE8938B" w14:textId="77777777" w:rsidR="00700746" w:rsidRPr="001735AC" w:rsidRDefault="00700746" w:rsidP="00700746">
                            <w:pPr>
                              <w:jc w:val="center"/>
                            </w:pPr>
                          </w:p>
                          <w:p w14:paraId="1E710993" w14:textId="77777777" w:rsidR="00700746" w:rsidRDefault="00700746" w:rsidP="00700746">
                            <w:pPr>
                              <w:jc w:val="center"/>
                            </w:pPr>
                            <w:r>
                              <w:t>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97B857" id="Rectangle: Rounded Corners 31" o:spid="_x0000_s1144" style="position:absolute;margin-left:0;margin-top:162pt;width:177.05pt;height:77pt;z-index:251658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">
                <v:textbox>
                  <w:txbxContent>
                    <w:p w14:paraId="06EFF076" w14:textId="77777777" w:rsidR="00700746" w:rsidRPr="00700746" w:rsidRDefault="00700746" w:rsidP="00700746">
                      <w:pPr>
                        <w:jc w:val="center"/>
                        <w:rPr>
                          <w:color w:val="1F3864" w:themeColor="accent1" w:themeShade="80"/>
                        </w:rPr>
                      </w:pPr>
                      <w:r w:rsidRPr="00700746">
                        <w:rPr>
                          <w:color w:val="1F3864" w:themeColor="accent1" w:themeShade="80"/>
                        </w:rPr>
                        <w:t>ISSS Advisor</w:t>
                      </w:r>
                      <w:r w:rsidRPr="00700746">
                        <w:rPr>
                          <w:rFonts w:cs="Helv"/>
                          <w:color w:val="1F3864" w:themeColor="accent1" w:themeShade="80"/>
                        </w:rPr>
                        <w:t xml:space="preserve"> updates ISSIS advising history and notifies </w:t>
                      </w:r>
                      <w:r w:rsidRPr="00700746">
                        <w:rPr>
                          <w:color w:val="1F3864" w:themeColor="accent1" w:themeShade="80"/>
                        </w:rPr>
                        <w:t>Immigration Specialist for SEVIS termination.</w:t>
                      </w:r>
                    </w:p>
                    <w:p w14:paraId="3DE8938B" w14:textId="77777777" w:rsidR="00700746" w:rsidRPr="001735AC" w:rsidRDefault="00700746" w:rsidP="00700746">
                      <w:pPr>
                        <w:jc w:val="center"/>
                      </w:pPr>
                    </w:p>
                    <w:p w14:paraId="1E710993" w14:textId="77777777" w:rsidR="00700746" w:rsidRDefault="00700746" w:rsidP="00700746">
                      <w:pPr>
                        <w:jc w:val="center"/>
                      </w:pPr>
                      <w:r>
                        <w:t>Only</w:t>
                      </w:r>
                    </w:p>
                  </w:txbxContent>
                </v:textbox>
                <w10:wrap anchorx="margin"/>
              </v:roundrect>
            </w:pict>
          </mc:Fallback>
        </mc:AlternateContent>
      </w:r>
      <w:r>
        <w:rPr>
          <w:noProof/>
        </w:rPr>
        <mc:AlternateContent>
          <mc:Choice Requires="wps">
            <w:drawing>
              <wp:anchor distT="0" distB="0" distL="114300" distR="114300" simplePos="0" relativeHeight="251658290" behindDoc="0" locked="0" layoutInCell="1" allowOverlap="1" wp14:anchorId="0A7E58EC" wp14:editId="63637613">
                <wp:simplePos x="0" y="0"/>
                <wp:positionH relativeFrom="column">
                  <wp:posOffset>3514725</wp:posOffset>
                </wp:positionH>
                <wp:positionV relativeFrom="paragraph">
                  <wp:posOffset>806450</wp:posOffset>
                </wp:positionV>
                <wp:extent cx="2314575" cy="301625"/>
                <wp:effectExtent l="9525" t="13970" r="9525" b="825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301625"/>
                        </a:xfrm>
                        <a:prstGeom prst="roundRect">
                          <a:avLst>
                            <a:gd name="adj" fmla="val 16667"/>
                          </a:avLst>
                        </a:prstGeom>
                        <a:solidFill>
                          <a:srgbClr val="FFFFFF"/>
                        </a:solidFill>
                        <a:ln w="9525">
                          <a:solidFill>
                            <a:srgbClr val="000000"/>
                          </a:solidFill>
                          <a:round/>
                          <a:headEnd/>
                          <a:tailEnd/>
                        </a:ln>
                      </wps:spPr>
                      <wps:txbx>
                        <w:txbxContent>
                          <w:p w14:paraId="5EFCCBF8" w14:textId="77777777" w:rsidR="00700746" w:rsidRDefault="00700746" w:rsidP="00700746">
                            <w:pPr>
                              <w:jc w:val="center"/>
                            </w:pPr>
                            <w:r w:rsidRPr="00700746">
                              <w:rPr>
                                <w:color w:val="1F3864" w:themeColor="accent1" w:themeShade="80"/>
                              </w:rPr>
                              <w:t xml:space="preserve">Student does not proceed with </w:t>
                            </w:r>
                            <w:proofErr w:type="gramStart"/>
                            <w:r>
                              <w:t>LOA</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7E58EC" id="Rectangle: Rounded Corners 15" o:spid="_x0000_s1145" style="position:absolute;margin-left:276.75pt;margin-top:63.5pt;width:182.25pt;height:23.7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">
                <v:textbox>
                  <w:txbxContent>
                    <w:p w14:paraId="5EFCCBF8" w14:textId="77777777" w:rsidR="00700746" w:rsidRDefault="00700746" w:rsidP="00700746">
                      <w:pPr>
                        <w:jc w:val="center"/>
                      </w:pPr>
                      <w:r w:rsidRPr="00700746">
                        <w:rPr>
                          <w:color w:val="1F3864" w:themeColor="accent1" w:themeShade="80"/>
                        </w:rPr>
                        <w:t xml:space="preserve">Student does not proceed with </w:t>
                      </w:r>
                      <w:r>
                        <w:t>LOA</w:t>
                      </w:r>
                    </w:p>
                  </w:txbxContent>
                </v:textbox>
              </v:roundrect>
            </w:pict>
          </mc:Fallback>
        </mc:AlternateContent>
      </w:r>
      <w:r>
        <w:rPr>
          <w:noProof/>
        </w:rPr>
        <mc:AlternateContent>
          <mc:Choice Requires="wps">
            <w:drawing>
              <wp:anchor distT="0" distB="0" distL="114300" distR="114300" simplePos="0" relativeHeight="251658288" behindDoc="0" locked="0" layoutInCell="1" allowOverlap="1" wp14:anchorId="5B797BC7" wp14:editId="2209E9A4">
                <wp:simplePos x="0" y="0"/>
                <wp:positionH relativeFrom="column">
                  <wp:posOffset>4114800</wp:posOffset>
                </wp:positionH>
                <wp:positionV relativeFrom="paragraph">
                  <wp:posOffset>462279</wp:posOffset>
                </wp:positionV>
                <wp:extent cx="495300" cy="287655"/>
                <wp:effectExtent l="0" t="0" r="76200" b="5524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287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49187A0" id="Straight Arrow Connector 8" o:spid="_x0000_s1026" type="#_x0000_t32" style="position:absolute;margin-left:324pt;margin-top:36.4pt;width:39pt;height:22.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">
                <v:stroke endarrow="block"/>
              </v:shape>
            </w:pict>
          </mc:Fallback>
        </mc:AlternateContent>
      </w:r>
      <w:r>
        <w:rPr>
          <w:noProof/>
        </w:rPr>
        <mc:AlternateContent>
          <mc:Choice Requires="wps">
            <w:drawing>
              <wp:anchor distT="0" distB="0" distL="114300" distR="114300" simplePos="0" relativeHeight="251658293" behindDoc="0" locked="0" layoutInCell="1" allowOverlap="1" wp14:anchorId="6597EC86" wp14:editId="6FB598C4">
                <wp:simplePos x="0" y="0"/>
                <wp:positionH relativeFrom="column">
                  <wp:posOffset>1866265</wp:posOffset>
                </wp:positionH>
                <wp:positionV relativeFrom="paragraph">
                  <wp:posOffset>495300</wp:posOffset>
                </wp:positionV>
                <wp:extent cx="372745" cy="234950"/>
                <wp:effectExtent l="46990" t="7620" r="8890" b="5270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2745" cy="234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14007D9" id="Straight Arrow Connector 10" o:spid="_x0000_s1026" type="#_x0000_t32" style="position:absolute;margin-left:146.95pt;margin-top:39pt;width:29.35pt;height:18.5pt;flip:x;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">
                <v:stroke endarrow="block"/>
              </v:shape>
            </w:pict>
          </mc:Fallback>
        </mc:AlternateContent>
      </w:r>
      <w:r>
        <w:rPr>
          <w:noProof/>
        </w:rPr>
        <mc:AlternateContent>
          <mc:Choice Requires="wps">
            <w:drawing>
              <wp:anchor distT="0" distB="0" distL="114300" distR="114300" simplePos="0" relativeHeight="251658285" behindDoc="0" locked="0" layoutInCell="1" allowOverlap="1" wp14:anchorId="1B1381EF" wp14:editId="111DF98F">
                <wp:simplePos x="0" y="0"/>
                <wp:positionH relativeFrom="margin">
                  <wp:posOffset>847725</wp:posOffset>
                </wp:positionH>
                <wp:positionV relativeFrom="paragraph">
                  <wp:posOffset>6350</wp:posOffset>
                </wp:positionV>
                <wp:extent cx="4105275" cy="501650"/>
                <wp:effectExtent l="0" t="0" r="28575" b="12700"/>
                <wp:wrapNone/>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5275" cy="501650"/>
                        </a:xfrm>
                        <a:prstGeom prst="roundRect">
                          <a:avLst>
                            <a:gd name="adj" fmla="val 16667"/>
                          </a:avLst>
                        </a:prstGeom>
                        <a:solidFill>
                          <a:srgbClr val="FFFFFF"/>
                        </a:solidFill>
                        <a:ln w="9525">
                          <a:solidFill>
                            <a:srgbClr val="000000"/>
                          </a:solidFill>
                          <a:round/>
                          <a:headEnd/>
                          <a:tailEnd/>
                        </a:ln>
                      </wps:spPr>
                      <wps:txbx>
                        <w:txbxContent>
                          <w:p w14:paraId="550D7F0B" w14:textId="77777777" w:rsidR="00700746" w:rsidRPr="00700746" w:rsidRDefault="00700746" w:rsidP="00700746">
                            <w:pPr>
                              <w:jc w:val="center"/>
                              <w:rPr>
                                <w:color w:val="1F3864" w:themeColor="accent1" w:themeShade="80"/>
                              </w:rPr>
                            </w:pPr>
                            <w:r w:rsidRPr="00700746">
                              <w:rPr>
                                <w:color w:val="1F3864" w:themeColor="accent1" w:themeShade="80"/>
                              </w:rPr>
                              <w:t>Advisor reviews LOA handout with student &amp; coordinates with academic advisor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1381EF" id="Rectangle: Rounded Corners 5" o:spid="_x0000_s1146" style="position:absolute;margin-left:66.75pt;margin-top:.5pt;width:323.25pt;height:39.5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">
                <v:textbox>
                  <w:txbxContent>
                    <w:p w14:paraId="550D7F0B" w14:textId="77777777" w:rsidR="00700746" w:rsidRPr="00700746" w:rsidRDefault="00700746" w:rsidP="00700746">
                      <w:pPr>
                        <w:jc w:val="center"/>
                        <w:rPr>
                          <w:color w:val="1F3864" w:themeColor="accent1" w:themeShade="80"/>
                        </w:rPr>
                      </w:pPr>
                      <w:r w:rsidRPr="00700746">
                        <w:rPr>
                          <w:color w:val="1F3864" w:themeColor="accent1" w:themeShade="80"/>
                        </w:rPr>
                        <w:t>Advisor reviews LOA handout with student &amp; coordinates with academic advisor</w:t>
                      </w:r>
                    </w:p>
                  </w:txbxContent>
                </v:textbox>
                <w10:wrap anchorx="margin"/>
              </v:roundrect>
            </w:pict>
          </mc:Fallback>
        </mc:AlternateContent>
      </w:r>
      <w:r>
        <w:rPr>
          <w:noProof/>
        </w:rPr>
        <mc:AlternateContent>
          <mc:Choice Requires="wps">
            <w:drawing>
              <wp:anchor distT="0" distB="0" distL="114300" distR="114300" simplePos="0" relativeHeight="251658300" behindDoc="0" locked="0" layoutInCell="1" allowOverlap="1" wp14:anchorId="144FFAD6" wp14:editId="3247A1D8">
                <wp:simplePos x="0" y="0"/>
                <wp:positionH relativeFrom="column">
                  <wp:posOffset>1246505</wp:posOffset>
                </wp:positionH>
                <wp:positionV relativeFrom="paragraph">
                  <wp:posOffset>1879600</wp:posOffset>
                </wp:positionV>
                <wp:extent cx="0" cy="152400"/>
                <wp:effectExtent l="55880" t="7620" r="58420" b="209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6F9FB98" id="Straight Arrow Connector 13" o:spid="_x0000_s1026" type="#_x0000_t32" style="position:absolute;margin-left:98.15pt;margin-top:148pt;width:0;height:12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">
                <v:stroke endarrow="block"/>
              </v:shape>
            </w:pict>
          </mc:Fallback>
        </mc:AlternateContent>
      </w:r>
      <w:r>
        <w:rPr>
          <w:noProof/>
        </w:rPr>
        <mc:AlternateContent>
          <mc:Choice Requires="wps">
            <w:drawing>
              <wp:anchor distT="0" distB="0" distL="114300" distR="114300" simplePos="0" relativeHeight="251658294" behindDoc="0" locked="0" layoutInCell="1" allowOverlap="1" wp14:anchorId="27526A38" wp14:editId="24B28CD8">
                <wp:simplePos x="0" y="0"/>
                <wp:positionH relativeFrom="column">
                  <wp:posOffset>1210310</wp:posOffset>
                </wp:positionH>
                <wp:positionV relativeFrom="paragraph">
                  <wp:posOffset>1154430</wp:posOffset>
                </wp:positionV>
                <wp:extent cx="635" cy="152400"/>
                <wp:effectExtent l="57785" t="10795" r="55880" b="1778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26470C8" id="Straight Arrow Connector 11" o:spid="_x0000_s1026" type="#_x0000_t32" style="position:absolute;margin-left:95.3pt;margin-top:90.9pt;width:.05pt;height:12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">
                <v:stroke endarrow="block"/>
              </v:shape>
            </w:pict>
          </mc:Fallback>
        </mc:AlternateContent>
      </w:r>
      <w:r>
        <w:rPr>
          <w:noProof/>
        </w:rPr>
        <mc:AlternateContent>
          <mc:Choice Requires="wps">
            <w:drawing>
              <wp:anchor distT="0" distB="0" distL="114300" distR="114300" simplePos="0" relativeHeight="251658286" behindDoc="0" locked="0" layoutInCell="1" allowOverlap="1" wp14:anchorId="2B04D415" wp14:editId="45FB8B56">
                <wp:simplePos x="0" y="0"/>
                <wp:positionH relativeFrom="column">
                  <wp:posOffset>38735</wp:posOffset>
                </wp:positionH>
                <wp:positionV relativeFrom="paragraph">
                  <wp:posOffset>1355725</wp:posOffset>
                </wp:positionV>
                <wp:extent cx="2248535" cy="523875"/>
                <wp:effectExtent l="8890" t="10795" r="9525" b="8255"/>
                <wp:wrapNone/>
                <wp:docPr id="30" name="Rectangle: Rounded Corners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8535" cy="523875"/>
                        </a:xfrm>
                        <a:prstGeom prst="roundRect">
                          <a:avLst>
                            <a:gd name="adj" fmla="val 16667"/>
                          </a:avLst>
                        </a:prstGeom>
                        <a:solidFill>
                          <a:srgbClr val="FFFFFF"/>
                        </a:solidFill>
                        <a:ln w="9525">
                          <a:solidFill>
                            <a:srgbClr val="000000"/>
                          </a:solidFill>
                          <a:round/>
                          <a:headEnd/>
                          <a:tailEnd/>
                        </a:ln>
                      </wps:spPr>
                      <wps:txbx>
                        <w:txbxContent>
                          <w:p w14:paraId="3159DA90" w14:textId="77777777" w:rsidR="00700746" w:rsidRPr="001735AC" w:rsidRDefault="00700746" w:rsidP="00700746">
                            <w:pPr>
                              <w:jc w:val="center"/>
                            </w:pPr>
                            <w:r w:rsidRPr="00700746">
                              <w:rPr>
                                <w:color w:val="1F3864" w:themeColor="accent1" w:themeShade="80"/>
                              </w:rPr>
                              <w:t xml:space="preserve">ISSS Advisor receives </w:t>
                            </w:r>
                            <w:r w:rsidRPr="00700746">
                              <w:rPr>
                                <w:rFonts w:cs="Helv"/>
                                <w:color w:val="1F3864" w:themeColor="accent1" w:themeShade="80"/>
                              </w:rPr>
                              <w:t xml:space="preserve">LOA confirmation from the academic </w:t>
                            </w:r>
                            <w:proofErr w:type="gramStart"/>
                            <w:r>
                              <w:rPr>
                                <w:rFonts w:cs="Helv"/>
                                <w:color w:val="000000"/>
                              </w:rPr>
                              <w:t>advisor</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04D415" id="Rectangle: Rounded Corners 30" o:spid="_x0000_s1147" style="position:absolute;margin-left:3.05pt;margin-top:106.75pt;width:177.05pt;height:41.2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">
                <v:textbox>
                  <w:txbxContent>
                    <w:p w14:paraId="3159DA90" w14:textId="77777777" w:rsidR="00700746" w:rsidRPr="001735AC" w:rsidRDefault="00700746" w:rsidP="00700746">
                      <w:pPr>
                        <w:jc w:val="center"/>
                      </w:pPr>
                      <w:r w:rsidRPr="00700746">
                        <w:rPr>
                          <w:color w:val="1F3864" w:themeColor="accent1" w:themeShade="80"/>
                        </w:rPr>
                        <w:t xml:space="preserve">ISSS Advisor receives </w:t>
                      </w:r>
                      <w:r w:rsidRPr="00700746">
                        <w:rPr>
                          <w:rFonts w:cs="Helv"/>
                          <w:color w:val="1F3864" w:themeColor="accent1" w:themeShade="80"/>
                        </w:rPr>
                        <w:t xml:space="preserve">LOA confirmation from the academic </w:t>
                      </w:r>
                      <w:r>
                        <w:rPr>
                          <w:rFonts w:cs="Helv"/>
                          <w:color w:val="000000"/>
                        </w:rPr>
                        <w:t>advisor</w:t>
                      </w:r>
                    </w:p>
                  </w:txbxContent>
                </v:textbox>
              </v:roundrect>
            </w:pict>
          </mc:Fallback>
        </mc:AlternateContent>
      </w:r>
      <w:r>
        <w:rPr>
          <w:noProof/>
        </w:rPr>
        <mc:AlternateContent>
          <mc:Choice Requires="wps">
            <w:drawing>
              <wp:anchor distT="0" distB="0" distL="114300" distR="114300" simplePos="0" relativeHeight="251658289" behindDoc="0" locked="0" layoutInCell="1" allowOverlap="1" wp14:anchorId="4F3A10C1" wp14:editId="7154F5B8">
                <wp:simplePos x="0" y="0"/>
                <wp:positionH relativeFrom="margin">
                  <wp:align>left</wp:align>
                </wp:positionH>
                <wp:positionV relativeFrom="paragraph">
                  <wp:posOffset>844550</wp:posOffset>
                </wp:positionV>
                <wp:extent cx="2248535" cy="301625"/>
                <wp:effectExtent l="0" t="0" r="18415" b="22225"/>
                <wp:wrapNone/>
                <wp:docPr id="29" name="Rectangle: Rounded Corner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8535" cy="301625"/>
                        </a:xfrm>
                        <a:prstGeom prst="roundRect">
                          <a:avLst>
                            <a:gd name="adj" fmla="val 16667"/>
                          </a:avLst>
                        </a:prstGeom>
                        <a:solidFill>
                          <a:srgbClr val="FFFFFF"/>
                        </a:solidFill>
                        <a:ln w="9525">
                          <a:solidFill>
                            <a:srgbClr val="000000"/>
                          </a:solidFill>
                          <a:round/>
                          <a:headEnd/>
                          <a:tailEnd/>
                        </a:ln>
                      </wps:spPr>
                      <wps:txbx>
                        <w:txbxContent>
                          <w:p w14:paraId="4F583EFA" w14:textId="77777777" w:rsidR="00700746" w:rsidRPr="00700746" w:rsidRDefault="00700746" w:rsidP="00700746">
                            <w:pPr>
                              <w:jc w:val="center"/>
                              <w:rPr>
                                <w:color w:val="1F3864" w:themeColor="accent1" w:themeShade="80"/>
                              </w:rPr>
                            </w:pPr>
                            <w:r w:rsidRPr="00700746">
                              <w:rPr>
                                <w:color w:val="1F3864" w:themeColor="accent1" w:themeShade="80"/>
                              </w:rPr>
                              <w:t>Student proceeds with LOA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3A10C1" id="Rectangle: Rounded Corners 29" o:spid="_x0000_s1148" style="position:absolute;margin-left:0;margin-top:66.5pt;width:177.05pt;height:23.75pt;z-index:251658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">
                <v:textbox>
                  <w:txbxContent>
                    <w:p w14:paraId="4F583EFA" w14:textId="77777777" w:rsidR="00700746" w:rsidRPr="00700746" w:rsidRDefault="00700746" w:rsidP="00700746">
                      <w:pPr>
                        <w:jc w:val="center"/>
                        <w:rPr>
                          <w:color w:val="1F3864" w:themeColor="accent1" w:themeShade="80"/>
                        </w:rPr>
                      </w:pPr>
                      <w:r w:rsidRPr="00700746">
                        <w:rPr>
                          <w:color w:val="1F3864" w:themeColor="accent1" w:themeShade="80"/>
                        </w:rPr>
                        <w:t>Student proceeds with LOA</w:t>
                      </w:r>
                    </w:p>
                  </w:txbxContent>
                </v:textbox>
                <w10:wrap anchorx="margin"/>
              </v:roundrect>
            </w:pict>
          </mc:Fallback>
        </mc:AlternateContent>
      </w:r>
      <w:r>
        <w:rPr>
          <w:noProof/>
        </w:rPr>
        <mc:AlternateContent>
          <mc:Choice Requires="wps">
            <w:drawing>
              <wp:anchor distT="0" distB="0" distL="114300" distR="114300" simplePos="0" relativeHeight="251658291" behindDoc="0" locked="0" layoutInCell="1" allowOverlap="1" wp14:anchorId="2AA4E193" wp14:editId="79B595D5">
                <wp:simplePos x="0" y="0"/>
                <wp:positionH relativeFrom="column">
                  <wp:posOffset>4495800</wp:posOffset>
                </wp:positionH>
                <wp:positionV relativeFrom="paragraph">
                  <wp:posOffset>1298575</wp:posOffset>
                </wp:positionV>
                <wp:extent cx="495300" cy="322580"/>
                <wp:effectExtent l="0" t="0" r="19050" b="20320"/>
                <wp:wrapNone/>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322580"/>
                        </a:xfrm>
                        <a:prstGeom prst="roundRect">
                          <a:avLst>
                            <a:gd name="adj" fmla="val 16667"/>
                          </a:avLst>
                        </a:prstGeom>
                        <a:solidFill>
                          <a:srgbClr val="FFFFFF"/>
                        </a:solidFill>
                        <a:ln w="9525">
                          <a:solidFill>
                            <a:srgbClr val="000000"/>
                          </a:solidFill>
                          <a:round/>
                          <a:headEnd/>
                          <a:tailEnd/>
                        </a:ln>
                      </wps:spPr>
                      <wps:txbx>
                        <w:txbxContent>
                          <w:p w14:paraId="014DB9C3" w14:textId="77777777" w:rsidR="00700746" w:rsidRPr="00C847EE" w:rsidRDefault="00700746" w:rsidP="00700746">
                            <w:pPr>
                              <w:jc w:val="center"/>
                              <w:rPr>
                                <w:color w:val="1F3864" w:themeColor="accent1" w:themeShade="80"/>
                              </w:rPr>
                            </w:pPr>
                            <w:r w:rsidRPr="00C847EE">
                              <w:rPr>
                                <w:color w:val="1F3864" w:themeColor="accent1" w:themeShade="80"/>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A4E193" id="Rectangle: Rounded Corners 17" o:spid="_x0000_s1149" style="position:absolute;margin-left:354pt;margin-top:102.25pt;width:39pt;height:25.4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">
                <v:textbox>
                  <w:txbxContent>
                    <w:p w14:paraId="014DB9C3" w14:textId="77777777" w:rsidR="00700746" w:rsidRPr="00C847EE" w:rsidRDefault="00700746" w:rsidP="00700746">
                      <w:pPr>
                        <w:jc w:val="center"/>
                        <w:rPr>
                          <w:color w:val="1F3864" w:themeColor="accent1" w:themeShade="80"/>
                        </w:rPr>
                      </w:pPr>
                      <w:r w:rsidRPr="00C847EE">
                        <w:rPr>
                          <w:color w:val="1F3864" w:themeColor="accent1" w:themeShade="80"/>
                        </w:rPr>
                        <w:t>END</w:t>
                      </w:r>
                    </w:p>
                  </w:txbxContent>
                </v:textbox>
              </v:roundrect>
            </w:pict>
          </mc:Fallback>
        </mc:AlternateContent>
      </w:r>
      <w:r>
        <w:br w:type="page"/>
      </w:r>
    </w:p>
    <w:p w14:paraId="5D6299BF" w14:textId="5985AE25" w:rsidR="00EC7A0D" w:rsidRPr="00EC7A0D" w:rsidRDefault="00EC7A0D" w:rsidP="00B65AA4">
      <w:pPr>
        <w:pStyle w:val="Heading2"/>
      </w:pPr>
      <w:bookmarkStart w:id="205" w:name="_Toc77246681"/>
      <w:r>
        <w:lastRenderedPageBreak/>
        <w:t>4.7 Major Changes</w:t>
      </w:r>
      <w:bookmarkEnd w:id="205"/>
    </w:p>
    <w:p w14:paraId="1E7CD4D1" w14:textId="77777777" w:rsidR="00A920D3" w:rsidRPr="00C045D7" w:rsidRDefault="00A920D3" w:rsidP="00B65AA4">
      <w:pPr>
        <w:pStyle w:val="Heading4"/>
      </w:pPr>
      <w:r>
        <w:t>Major Changes in initial status:</w:t>
      </w:r>
    </w:p>
    <w:p w14:paraId="35FD232E" w14:textId="77777777" w:rsidR="00A920D3" w:rsidRPr="00C045D7" w:rsidRDefault="00A920D3" w:rsidP="00A920D3">
      <w:pPr>
        <w:pStyle w:val="NoSpacing"/>
        <w:rPr>
          <w:color w:val="002060"/>
          <w:sz w:val="24"/>
          <w:szCs w:val="24"/>
        </w:rPr>
      </w:pPr>
      <w:r w:rsidRPr="00C045D7">
        <w:rPr>
          <w:color w:val="002060"/>
          <w:sz w:val="24"/>
          <w:szCs w:val="24"/>
        </w:rPr>
        <w:t xml:space="preserve">Major changes for UGA students can happen </w:t>
      </w:r>
      <w:r w:rsidRPr="00C045D7">
        <w:rPr>
          <w:color w:val="002060"/>
          <w:sz w:val="24"/>
          <w:szCs w:val="24"/>
          <w:u w:val="single"/>
        </w:rPr>
        <w:t>only</w:t>
      </w:r>
      <w:r w:rsidRPr="00C045D7">
        <w:rPr>
          <w:color w:val="002060"/>
          <w:sz w:val="24"/>
          <w:szCs w:val="24"/>
        </w:rPr>
        <w:t xml:space="preserve"> after </w:t>
      </w:r>
      <w:proofErr w:type="gramStart"/>
      <w:r w:rsidRPr="00C045D7">
        <w:rPr>
          <w:color w:val="002060"/>
          <w:sz w:val="24"/>
          <w:szCs w:val="24"/>
        </w:rPr>
        <w:t>student</w:t>
      </w:r>
      <w:proofErr w:type="gramEnd"/>
      <w:r w:rsidRPr="00C045D7">
        <w:rPr>
          <w:color w:val="002060"/>
          <w:sz w:val="24"/>
          <w:szCs w:val="24"/>
        </w:rPr>
        <w:t xml:space="preserve"> has started the program. NO major changes are allowed when students are in initial status.</w:t>
      </w:r>
    </w:p>
    <w:p w14:paraId="4B3B599A" w14:textId="77777777" w:rsidR="00A920D3" w:rsidRPr="00517367" w:rsidRDefault="00A920D3" w:rsidP="00A920D3">
      <w:pPr>
        <w:pStyle w:val="NoSpacing"/>
        <w:rPr>
          <w:b/>
          <w:bCs/>
          <w:color w:val="00B050"/>
          <w:sz w:val="24"/>
          <w:szCs w:val="24"/>
          <w:u w:val="single"/>
        </w:rPr>
      </w:pPr>
    </w:p>
    <w:p w14:paraId="3EE94422" w14:textId="77777777" w:rsidR="00A920D3" w:rsidRPr="00C045D7" w:rsidRDefault="00A920D3" w:rsidP="00B65AA4">
      <w:pPr>
        <w:pStyle w:val="Heading4"/>
      </w:pPr>
      <w:r w:rsidRPr="00C045D7">
        <w:t>Change of Major in Graduate Level:</w:t>
      </w:r>
    </w:p>
    <w:p w14:paraId="7332D3B8" w14:textId="2371D8FD" w:rsidR="00A920D3" w:rsidRPr="00CF72D7" w:rsidRDefault="00A920D3" w:rsidP="00A920D3">
      <w:pPr>
        <w:rPr>
          <w:rFonts w:cs="Calibri"/>
          <w:color w:val="002060"/>
          <w:szCs w:val="24"/>
        </w:rPr>
      </w:pPr>
      <w:r w:rsidRPr="00CF72D7">
        <w:rPr>
          <w:rFonts w:cs="Calibri"/>
          <w:color w:val="002060"/>
          <w:szCs w:val="24"/>
        </w:rPr>
        <w:t xml:space="preserve">For immigration purposes graduate students </w:t>
      </w:r>
      <w:r w:rsidR="000F093F" w:rsidRPr="00CF72D7">
        <w:rPr>
          <w:rFonts w:cs="Calibri"/>
          <w:color w:val="002060"/>
          <w:szCs w:val="24"/>
        </w:rPr>
        <w:t>cannot</w:t>
      </w:r>
      <w:r w:rsidRPr="00CF72D7">
        <w:rPr>
          <w:rFonts w:cs="Calibri"/>
          <w:color w:val="002060"/>
          <w:szCs w:val="24"/>
        </w:rPr>
        <w:t xml:space="preserve"> change their major or program of </w:t>
      </w:r>
      <w:proofErr w:type="gramStart"/>
      <w:r w:rsidRPr="00CF72D7">
        <w:rPr>
          <w:rFonts w:cs="Calibri"/>
          <w:color w:val="002060"/>
          <w:szCs w:val="24"/>
        </w:rPr>
        <w:t>studies, because</w:t>
      </w:r>
      <w:proofErr w:type="gramEnd"/>
      <w:r w:rsidRPr="00CF72D7">
        <w:rPr>
          <w:rFonts w:cs="Calibri"/>
          <w:color w:val="002060"/>
          <w:szCs w:val="24"/>
        </w:rPr>
        <w:t xml:space="preserve"> they apply, meet requirements, and are admitted </w:t>
      </w:r>
      <w:r w:rsidRPr="00CF72D7">
        <w:rPr>
          <w:rFonts w:cs="Calibri"/>
          <w:b/>
          <w:bCs/>
          <w:color w:val="002060"/>
          <w:szCs w:val="24"/>
        </w:rPr>
        <w:t>to the program not to the school</w:t>
      </w:r>
      <w:r w:rsidRPr="00CF72D7">
        <w:rPr>
          <w:rFonts w:cs="Calibri"/>
          <w:color w:val="002060"/>
          <w:szCs w:val="24"/>
        </w:rPr>
        <w:t xml:space="preserve">. Therefore, they have met the admission requirements for the </w:t>
      </w:r>
      <w:proofErr w:type="gramStart"/>
      <w:r w:rsidRPr="00CF72D7">
        <w:rPr>
          <w:rFonts w:cs="Calibri"/>
          <w:color w:val="002060"/>
          <w:szCs w:val="24"/>
        </w:rPr>
        <w:t>particular program</w:t>
      </w:r>
      <w:proofErr w:type="gramEnd"/>
      <w:r w:rsidRPr="00CF72D7">
        <w:rPr>
          <w:rFonts w:cs="Calibri"/>
          <w:color w:val="002060"/>
          <w:szCs w:val="24"/>
        </w:rPr>
        <w:t xml:space="preserve">. </w:t>
      </w:r>
      <w:proofErr w:type="gramStart"/>
      <w:r w:rsidRPr="00CF72D7">
        <w:rPr>
          <w:rFonts w:cs="Calibri"/>
          <w:color w:val="002060"/>
          <w:szCs w:val="24"/>
        </w:rPr>
        <w:t>In order to</w:t>
      </w:r>
      <w:proofErr w:type="gramEnd"/>
      <w:r w:rsidRPr="00CF72D7">
        <w:rPr>
          <w:rFonts w:cs="Calibri"/>
          <w:color w:val="002060"/>
          <w:szCs w:val="24"/>
        </w:rPr>
        <w:t xml:space="preserve"> “change the program” they will have to re-apply.</w:t>
      </w:r>
    </w:p>
    <w:p w14:paraId="7FF1352C" w14:textId="77777777" w:rsidR="00A920D3" w:rsidRPr="00CF72D7" w:rsidRDefault="00A920D3" w:rsidP="00A920D3">
      <w:pPr>
        <w:pStyle w:val="NoSpacing"/>
        <w:rPr>
          <w:rFonts w:ascii="Calibri" w:hAnsi="Calibri" w:cs="Calibri"/>
          <w:color w:val="002060"/>
          <w:sz w:val="24"/>
          <w:szCs w:val="24"/>
        </w:rPr>
      </w:pPr>
      <w:r w:rsidRPr="00CF72D7">
        <w:rPr>
          <w:rFonts w:ascii="Calibri" w:hAnsi="Calibri" w:cs="Calibri"/>
          <w:color w:val="002060"/>
          <w:sz w:val="24"/>
          <w:szCs w:val="24"/>
        </w:rPr>
        <w:t xml:space="preserve">ISSS </w:t>
      </w:r>
      <w:proofErr w:type="gramStart"/>
      <w:r w:rsidRPr="00CF72D7">
        <w:rPr>
          <w:rFonts w:ascii="Calibri" w:hAnsi="Calibri" w:cs="Calibri"/>
          <w:color w:val="002060"/>
          <w:sz w:val="24"/>
          <w:szCs w:val="24"/>
        </w:rPr>
        <w:t>advise</w:t>
      </w:r>
      <w:proofErr w:type="gramEnd"/>
      <w:r w:rsidRPr="00CF72D7">
        <w:rPr>
          <w:rFonts w:ascii="Calibri" w:hAnsi="Calibri" w:cs="Calibri"/>
          <w:color w:val="002060"/>
          <w:sz w:val="24"/>
          <w:szCs w:val="24"/>
        </w:rPr>
        <w:t xml:space="preserve"> that “program changes” may only happen in very rare or special case, only if permitted by Academic Director. These steps must be followed:</w:t>
      </w:r>
    </w:p>
    <w:p w14:paraId="6391D896" w14:textId="77777777" w:rsidR="00A920D3" w:rsidRPr="00CF72D7" w:rsidRDefault="00A920D3" w:rsidP="00A920D3">
      <w:pPr>
        <w:pStyle w:val="NoSpacing"/>
        <w:rPr>
          <w:rFonts w:ascii="Calibri" w:hAnsi="Calibri" w:cs="Calibri"/>
          <w:color w:val="002060"/>
          <w:sz w:val="24"/>
          <w:szCs w:val="24"/>
        </w:rPr>
      </w:pPr>
    </w:p>
    <w:p w14:paraId="3950144F" w14:textId="77777777" w:rsidR="00A920D3" w:rsidRPr="00CF72D7" w:rsidRDefault="00A920D3">
      <w:pPr>
        <w:pStyle w:val="NoSpacing"/>
        <w:numPr>
          <w:ilvl w:val="0"/>
          <w:numId w:val="71"/>
        </w:numPr>
        <w:rPr>
          <w:rFonts w:ascii="Calibri" w:hAnsi="Calibri" w:cs="Calibri"/>
          <w:color w:val="002060"/>
          <w:sz w:val="24"/>
          <w:szCs w:val="24"/>
        </w:rPr>
      </w:pPr>
      <w:proofErr w:type="gramStart"/>
      <w:r w:rsidRPr="00CF72D7">
        <w:rPr>
          <w:rFonts w:ascii="Calibri" w:hAnsi="Calibri" w:cs="Calibri"/>
          <w:color w:val="002060"/>
          <w:sz w:val="24"/>
          <w:szCs w:val="24"/>
        </w:rPr>
        <w:t>Student</w:t>
      </w:r>
      <w:proofErr w:type="gramEnd"/>
      <w:r w:rsidRPr="00CF72D7">
        <w:rPr>
          <w:rFonts w:ascii="Calibri" w:hAnsi="Calibri" w:cs="Calibri"/>
          <w:color w:val="002060"/>
          <w:sz w:val="24"/>
          <w:szCs w:val="24"/>
        </w:rPr>
        <w:t xml:space="preserve"> must apply and be admitted to the new program.</w:t>
      </w:r>
    </w:p>
    <w:p w14:paraId="5027E1F5" w14:textId="77777777" w:rsidR="00A920D3" w:rsidRPr="00CF72D7" w:rsidRDefault="00A920D3">
      <w:pPr>
        <w:pStyle w:val="NoSpacing"/>
        <w:numPr>
          <w:ilvl w:val="0"/>
          <w:numId w:val="71"/>
        </w:numPr>
        <w:rPr>
          <w:rFonts w:ascii="Calibri" w:hAnsi="Calibri" w:cs="Calibri"/>
          <w:color w:val="002060"/>
          <w:sz w:val="24"/>
          <w:szCs w:val="24"/>
        </w:rPr>
      </w:pPr>
      <w:r w:rsidRPr="00CF72D7">
        <w:rPr>
          <w:rFonts w:ascii="Calibri" w:hAnsi="Calibri" w:cs="Calibri"/>
          <w:color w:val="002060"/>
          <w:sz w:val="24"/>
          <w:szCs w:val="24"/>
        </w:rPr>
        <w:t>New program must be added to Colleague and the old one must be closed.</w:t>
      </w:r>
    </w:p>
    <w:p w14:paraId="251443E1" w14:textId="2572BBE9" w:rsidR="00A920D3" w:rsidRPr="00CF72D7" w:rsidRDefault="00DF6A49">
      <w:pPr>
        <w:pStyle w:val="NoSpacing"/>
        <w:numPr>
          <w:ilvl w:val="0"/>
          <w:numId w:val="71"/>
        </w:numPr>
        <w:rPr>
          <w:rFonts w:ascii="Calibri" w:hAnsi="Calibri" w:cs="Calibri"/>
          <w:color w:val="002060"/>
          <w:sz w:val="24"/>
          <w:szCs w:val="24"/>
        </w:rPr>
      </w:pPr>
      <w:r>
        <w:rPr>
          <w:rFonts w:ascii="Calibri" w:hAnsi="Calibri" w:cs="Calibri"/>
          <w:color w:val="002060"/>
          <w:sz w:val="24"/>
          <w:szCs w:val="24"/>
        </w:rPr>
        <w:t xml:space="preserve">COL </w:t>
      </w:r>
      <w:r w:rsidR="00A920D3" w:rsidRPr="00CF72D7">
        <w:rPr>
          <w:rFonts w:ascii="Calibri" w:hAnsi="Calibri" w:cs="Calibri"/>
          <w:color w:val="002060"/>
          <w:sz w:val="24"/>
          <w:szCs w:val="24"/>
        </w:rPr>
        <w:t xml:space="preserve">PIIRF submitted to ISSS with new CFIS and financial documents. </w:t>
      </w:r>
    </w:p>
    <w:p w14:paraId="157CDA58" w14:textId="77777777" w:rsidR="00A920D3" w:rsidRDefault="00A920D3">
      <w:pPr>
        <w:pStyle w:val="NoSpacing"/>
        <w:numPr>
          <w:ilvl w:val="0"/>
          <w:numId w:val="71"/>
        </w:numPr>
        <w:rPr>
          <w:rFonts w:ascii="Calibri" w:hAnsi="Calibri" w:cs="Calibri"/>
          <w:color w:val="002060"/>
          <w:sz w:val="24"/>
          <w:szCs w:val="24"/>
        </w:rPr>
      </w:pPr>
      <w:proofErr w:type="gramStart"/>
      <w:r w:rsidRPr="00CF72D7">
        <w:rPr>
          <w:rFonts w:ascii="Calibri" w:hAnsi="Calibri" w:cs="Calibri"/>
          <w:color w:val="002060"/>
          <w:sz w:val="24"/>
          <w:szCs w:val="24"/>
        </w:rPr>
        <w:t>Student</w:t>
      </w:r>
      <w:proofErr w:type="gramEnd"/>
      <w:r w:rsidRPr="00CF72D7">
        <w:rPr>
          <w:rFonts w:ascii="Calibri" w:hAnsi="Calibri" w:cs="Calibri"/>
          <w:color w:val="002060"/>
          <w:sz w:val="24"/>
          <w:szCs w:val="24"/>
        </w:rPr>
        <w:t xml:space="preserve"> will receive new immigration document I-20.</w:t>
      </w:r>
    </w:p>
    <w:p w14:paraId="0115BE4C" w14:textId="13596D35" w:rsidR="00DF6A49" w:rsidRPr="00CF72D7" w:rsidRDefault="00DF6A49">
      <w:pPr>
        <w:pStyle w:val="NoSpacing"/>
        <w:numPr>
          <w:ilvl w:val="0"/>
          <w:numId w:val="71"/>
        </w:numPr>
        <w:rPr>
          <w:rFonts w:ascii="Calibri" w:hAnsi="Calibri" w:cs="Calibri"/>
          <w:color w:val="002060"/>
          <w:sz w:val="24"/>
          <w:szCs w:val="24"/>
        </w:rPr>
      </w:pPr>
      <w:r>
        <w:rPr>
          <w:rFonts w:ascii="Calibri" w:hAnsi="Calibri" w:cs="Calibri"/>
          <w:color w:val="002060"/>
          <w:sz w:val="24"/>
          <w:szCs w:val="24"/>
        </w:rPr>
        <w:t xml:space="preserve">Student must complete immigration registration for the new record and be activated in </w:t>
      </w:r>
      <w:proofErr w:type="gramStart"/>
      <w:r>
        <w:rPr>
          <w:rFonts w:ascii="Calibri" w:hAnsi="Calibri" w:cs="Calibri"/>
          <w:color w:val="002060"/>
          <w:sz w:val="24"/>
          <w:szCs w:val="24"/>
        </w:rPr>
        <w:t>SEVIS</w:t>
      </w:r>
      <w:proofErr w:type="gramEnd"/>
    </w:p>
    <w:p w14:paraId="7EE47C2D" w14:textId="77777777" w:rsidR="00A920D3" w:rsidRPr="00A920D3" w:rsidRDefault="00A920D3" w:rsidP="00A920D3">
      <w:pPr>
        <w:pStyle w:val="Normal2"/>
      </w:pPr>
    </w:p>
    <w:p w14:paraId="08DE5534" w14:textId="30B0928D" w:rsidR="00700746" w:rsidRDefault="00700746" w:rsidP="00700746">
      <w:pPr>
        <w:pStyle w:val="Normal2"/>
        <w:ind w:left="750"/>
      </w:pPr>
    </w:p>
    <w:p w14:paraId="00F2ECDD" w14:textId="19002D23" w:rsidR="00700746" w:rsidRDefault="00700746" w:rsidP="00700746">
      <w:pPr>
        <w:pStyle w:val="Normal2"/>
        <w:ind w:left="750"/>
      </w:pPr>
    </w:p>
    <w:p w14:paraId="36D060EC" w14:textId="24D2D670" w:rsidR="00700746" w:rsidRDefault="00700746" w:rsidP="00700746">
      <w:pPr>
        <w:pStyle w:val="Normal2"/>
        <w:ind w:left="750"/>
      </w:pPr>
    </w:p>
    <w:p w14:paraId="47794195" w14:textId="201D327F" w:rsidR="00700746" w:rsidRDefault="00700746" w:rsidP="00700746">
      <w:pPr>
        <w:pStyle w:val="Normal2"/>
        <w:ind w:left="750"/>
      </w:pPr>
    </w:p>
    <w:p w14:paraId="1B26FA85" w14:textId="75E4C83C" w:rsidR="00700746" w:rsidRDefault="00700746" w:rsidP="00700746">
      <w:pPr>
        <w:pStyle w:val="Normal2"/>
        <w:ind w:left="750"/>
      </w:pPr>
    </w:p>
    <w:p w14:paraId="64E2A6E5" w14:textId="4824A5EC" w:rsidR="00700746" w:rsidRDefault="00700746" w:rsidP="00700746">
      <w:pPr>
        <w:pStyle w:val="Normal2"/>
        <w:ind w:left="750"/>
      </w:pPr>
    </w:p>
    <w:p w14:paraId="40FE3D54" w14:textId="1192A6CA" w:rsidR="00700746" w:rsidRDefault="00700746" w:rsidP="00700746">
      <w:pPr>
        <w:pStyle w:val="Normal2"/>
        <w:ind w:left="750"/>
      </w:pPr>
    </w:p>
    <w:p w14:paraId="2322142D" w14:textId="364F6608" w:rsidR="00A920D3" w:rsidRPr="00A920D3" w:rsidRDefault="00A920D3" w:rsidP="00A920D3">
      <w:pPr>
        <w:tabs>
          <w:tab w:val="clear" w:pos="851"/>
          <w:tab w:val="clear" w:pos="2552"/>
          <w:tab w:val="clear" w:pos="3402"/>
          <w:tab w:val="clear" w:pos="4253"/>
          <w:tab w:val="clear" w:pos="5103"/>
          <w:tab w:val="clear" w:pos="5954"/>
          <w:tab w:val="clear" w:pos="6804"/>
          <w:tab w:val="clear" w:pos="7655"/>
        </w:tabs>
      </w:pPr>
    </w:p>
    <w:p w14:paraId="62C2AF76" w14:textId="339AED13" w:rsidR="00700746" w:rsidRDefault="00EC7A0D" w:rsidP="00B65AA4">
      <w:pPr>
        <w:pStyle w:val="Heading2"/>
      </w:pPr>
      <w:bookmarkStart w:id="206" w:name="_Toc77246682"/>
      <w:r>
        <w:lastRenderedPageBreak/>
        <w:t>4.8 Withdrawals &amp; Deferrals</w:t>
      </w:r>
      <w:bookmarkEnd w:id="206"/>
    </w:p>
    <w:p w14:paraId="00CD0AF2" w14:textId="77777777" w:rsidR="005045AC" w:rsidRPr="00711475" w:rsidRDefault="005045AC" w:rsidP="00B65AA4">
      <w:pPr>
        <w:pStyle w:val="Heading4"/>
      </w:pPr>
      <w:r w:rsidRPr="00711475">
        <w:t>Student Withdrawals</w:t>
      </w:r>
    </w:p>
    <w:p w14:paraId="55298AC7" w14:textId="77777777" w:rsidR="005045AC" w:rsidRPr="00711475" w:rsidRDefault="005045AC">
      <w:pPr>
        <w:pStyle w:val="ListParagraph"/>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Admission office will send an email to </w:t>
      </w:r>
      <w:hyperlink r:id="rId93" w:history="1">
        <w:r w:rsidRPr="00711475">
          <w:rPr>
            <w:rStyle w:val="Hyperlink"/>
            <w:rFonts w:asciiTheme="minorHAnsi" w:hAnsiTheme="minorHAnsi" w:cstheme="minorHAnsi"/>
          </w:rPr>
          <w:t>ISSSdocuments@american.edu</w:t>
        </w:r>
      </w:hyperlink>
      <w:r w:rsidRPr="00711475">
        <w:rPr>
          <w:rFonts w:asciiTheme="minorHAnsi" w:hAnsiTheme="minorHAnsi" w:cstheme="minorHAnsi"/>
          <w:color w:val="000000"/>
        </w:rPr>
        <w:t xml:space="preserve"> </w:t>
      </w:r>
      <w:r w:rsidRPr="00711475">
        <w:rPr>
          <w:rFonts w:asciiTheme="minorHAnsi" w:hAnsiTheme="minorHAnsi" w:cstheme="minorHAnsi"/>
          <w:color w:val="002060"/>
        </w:rPr>
        <w:t>with the name(s) of the student and the AU ID number(s) of those who have informed you of their withdrawal from American University or forward the email received from student.</w:t>
      </w:r>
    </w:p>
    <w:p w14:paraId="35BDDC38" w14:textId="77777777" w:rsidR="005045AC" w:rsidRPr="00711475" w:rsidRDefault="005045AC" w:rsidP="005045AC">
      <w:pPr>
        <w:pStyle w:val="ListParagraph"/>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ind w:left="360"/>
        <w:rPr>
          <w:rFonts w:asciiTheme="minorHAnsi" w:hAnsiTheme="minorHAnsi" w:cstheme="minorHAnsi"/>
          <w:color w:val="002060"/>
        </w:rPr>
      </w:pPr>
    </w:p>
    <w:p w14:paraId="4FB6332C" w14:textId="2F2953AF" w:rsidR="005045AC" w:rsidRPr="00865F4C" w:rsidRDefault="005045AC">
      <w:pPr>
        <w:pStyle w:val="ListParagraph"/>
        <w:keepLines w:val="0"/>
        <w:numPr>
          <w:ilvl w:val="1"/>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b/>
          <w:bCs/>
          <w:color w:val="002060"/>
        </w:rPr>
      </w:pPr>
      <w:r w:rsidRPr="00711475">
        <w:rPr>
          <w:rFonts w:asciiTheme="minorHAnsi" w:hAnsiTheme="minorHAnsi" w:cstheme="minorHAnsi"/>
          <w:color w:val="002060"/>
        </w:rPr>
        <w:t xml:space="preserve">In instances when </w:t>
      </w:r>
      <w:r w:rsidRPr="00865F4C">
        <w:rPr>
          <w:rFonts w:asciiTheme="minorHAnsi" w:hAnsiTheme="minorHAnsi" w:cstheme="minorHAnsi"/>
          <w:color w:val="002060"/>
          <w:u w:val="single"/>
        </w:rPr>
        <w:t>an I-20 or DS-2019 is issued</w:t>
      </w:r>
      <w:r w:rsidRPr="00711475">
        <w:rPr>
          <w:rFonts w:asciiTheme="minorHAnsi" w:hAnsiTheme="minorHAnsi" w:cstheme="minorHAnsi"/>
          <w:color w:val="002060"/>
        </w:rPr>
        <w:t xml:space="preserve">, ISSS will cancel the I-20/DS2019.  Admission offices </w:t>
      </w:r>
      <w:r w:rsidR="00865F4C">
        <w:rPr>
          <w:rFonts w:asciiTheme="minorHAnsi" w:hAnsiTheme="minorHAnsi" w:cstheme="minorHAnsi"/>
          <w:color w:val="002060"/>
        </w:rPr>
        <w:t>(</w:t>
      </w:r>
      <w:r w:rsidRPr="00711475">
        <w:rPr>
          <w:rFonts w:asciiTheme="minorHAnsi" w:hAnsiTheme="minorHAnsi" w:cstheme="minorHAnsi"/>
          <w:color w:val="002060"/>
        </w:rPr>
        <w:t>must ask the student to return the issued immigration document directly to ISSS</w:t>
      </w:r>
      <w:r w:rsidR="00865F4C">
        <w:rPr>
          <w:rFonts w:asciiTheme="minorHAnsi" w:hAnsiTheme="minorHAnsi" w:cstheme="minorHAnsi"/>
          <w:color w:val="002060"/>
        </w:rPr>
        <w:t>)</w:t>
      </w:r>
      <w:r w:rsidRPr="00711475">
        <w:rPr>
          <w:rFonts w:asciiTheme="minorHAnsi" w:hAnsiTheme="minorHAnsi" w:cstheme="minorHAnsi"/>
          <w:color w:val="002060"/>
        </w:rPr>
        <w:t xml:space="preserve">. </w:t>
      </w:r>
      <w:r w:rsidRPr="00865F4C">
        <w:rPr>
          <w:rFonts w:asciiTheme="minorHAnsi" w:hAnsiTheme="minorHAnsi" w:cstheme="minorHAnsi"/>
          <w:b/>
          <w:bCs/>
          <w:color w:val="002060"/>
        </w:rPr>
        <w:t xml:space="preserve">For electronic I-20s, </w:t>
      </w:r>
      <w:proofErr w:type="gramStart"/>
      <w:r w:rsidRPr="00865F4C">
        <w:rPr>
          <w:rFonts w:asciiTheme="minorHAnsi" w:hAnsiTheme="minorHAnsi" w:cstheme="minorHAnsi"/>
          <w:b/>
          <w:bCs/>
          <w:color w:val="002060"/>
        </w:rPr>
        <w:t>student</w:t>
      </w:r>
      <w:proofErr w:type="gramEnd"/>
      <w:r w:rsidRPr="00865F4C">
        <w:rPr>
          <w:rFonts w:asciiTheme="minorHAnsi" w:hAnsiTheme="minorHAnsi" w:cstheme="minorHAnsi"/>
          <w:b/>
          <w:bCs/>
          <w:color w:val="002060"/>
        </w:rPr>
        <w:t xml:space="preserve"> needs to be advised to destroy the immigration document issued. </w:t>
      </w:r>
    </w:p>
    <w:p w14:paraId="1BD60F3B" w14:textId="77777777" w:rsidR="005045AC" w:rsidRPr="00711475" w:rsidRDefault="005045AC">
      <w:pPr>
        <w:pStyle w:val="ListParagraph"/>
        <w:keepLines w:val="0"/>
        <w:numPr>
          <w:ilvl w:val="1"/>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In instances when </w:t>
      </w:r>
      <w:r w:rsidRPr="00865F4C">
        <w:rPr>
          <w:rFonts w:asciiTheme="minorHAnsi" w:hAnsiTheme="minorHAnsi" w:cstheme="minorHAnsi"/>
          <w:color w:val="002060"/>
          <w:u w:val="single"/>
        </w:rPr>
        <w:t>no document was issued</w:t>
      </w:r>
      <w:r w:rsidRPr="00711475">
        <w:rPr>
          <w:rFonts w:asciiTheme="minorHAnsi" w:hAnsiTheme="minorHAnsi" w:cstheme="minorHAnsi"/>
          <w:color w:val="002060"/>
        </w:rPr>
        <w:t>, ISSS will close the file and will deny the online PIIRF.</w:t>
      </w:r>
    </w:p>
    <w:p w14:paraId="67D08FFC" w14:textId="77777777" w:rsidR="00B4269B" w:rsidRPr="00FE0A2B" w:rsidRDefault="005045AC" w:rsidP="00B65AA4">
      <w:pPr>
        <w:pStyle w:val="Heading4"/>
      </w:pPr>
      <w:r w:rsidRPr="00711475">
        <w:t xml:space="preserve"> </w:t>
      </w:r>
      <w:r w:rsidR="00B4269B" w:rsidRPr="00FE0A2B">
        <w:t xml:space="preserve">Student </w:t>
      </w:r>
      <w:commentRangeStart w:id="207"/>
      <w:r w:rsidR="00B4269B" w:rsidRPr="00FE0A2B">
        <w:t>Withdrawals</w:t>
      </w:r>
      <w:commentRangeEnd w:id="207"/>
      <w:r w:rsidR="00777EA1">
        <w:rPr>
          <w:rStyle w:val="CommentReference"/>
          <w:rFonts w:ascii="Calibri" w:hAnsi="Calibri" w:cs="Traditional Arabic"/>
          <w:i w:val="0"/>
          <w:iCs w:val="0"/>
          <w:caps w:val="0"/>
          <w:color w:val="auto"/>
          <w:kern w:val="0"/>
        </w:rPr>
        <w:commentReference w:id="207"/>
      </w:r>
    </w:p>
    <w:p w14:paraId="4730939C" w14:textId="77777777" w:rsidR="00B4269B" w:rsidRPr="00FE0A2B" w:rsidRDefault="00B4269B" w:rsidP="00B4269B">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 xml:space="preserve">Send an email to </w:t>
      </w:r>
      <w:hyperlink r:id="rId94" w:history="1">
        <w:r w:rsidRPr="00FE0A2B">
          <w:rPr>
            <w:rStyle w:val="Hyperlink"/>
            <w:rFonts w:asciiTheme="minorHAnsi" w:hAnsiTheme="minorHAnsi" w:cstheme="minorHAnsi"/>
          </w:rPr>
          <w:t>ISSSdocuments@american.edu</w:t>
        </w:r>
      </w:hyperlink>
      <w:r w:rsidRPr="00FE0A2B">
        <w:rPr>
          <w:rFonts w:asciiTheme="minorHAnsi" w:hAnsiTheme="minorHAnsi" w:cstheme="minorHAnsi"/>
          <w:color w:val="000000"/>
        </w:rPr>
        <w:t xml:space="preserve"> </w:t>
      </w:r>
      <w:r w:rsidRPr="00FE0A2B">
        <w:rPr>
          <w:rFonts w:asciiTheme="minorHAnsi" w:hAnsiTheme="minorHAnsi" w:cstheme="minorHAnsi"/>
          <w:color w:val="1F3864" w:themeColor="accent1" w:themeShade="80"/>
        </w:rPr>
        <w:t xml:space="preserve">with the name(s) of the student and the AU ID number(s) of those who have informed you of their withdrawal from American University.  </w:t>
      </w:r>
    </w:p>
    <w:p w14:paraId="2D9B9214" w14:textId="77777777" w:rsidR="00B4269B" w:rsidRPr="00FE0A2B" w:rsidRDefault="00B4269B">
      <w:pPr>
        <w:pStyle w:val="ListParagraph"/>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In instances when an I-20 or DS-2019 is issued, ISSS will cancel the I-20/DS</w:t>
      </w:r>
      <w:r>
        <w:rPr>
          <w:rFonts w:asciiTheme="minorHAnsi" w:hAnsiTheme="minorHAnsi" w:cstheme="minorHAnsi"/>
          <w:color w:val="1F3864" w:themeColor="accent1" w:themeShade="80"/>
        </w:rPr>
        <w:t>-</w:t>
      </w:r>
      <w:r w:rsidRPr="00FE0A2B">
        <w:rPr>
          <w:rFonts w:asciiTheme="minorHAnsi" w:hAnsiTheme="minorHAnsi" w:cstheme="minorHAnsi"/>
          <w:color w:val="1F3864" w:themeColor="accent1" w:themeShade="80"/>
        </w:rPr>
        <w:t xml:space="preserve">2019.  </w:t>
      </w:r>
    </w:p>
    <w:p w14:paraId="443FCAE7" w14:textId="77777777" w:rsidR="00B4269B" w:rsidRPr="00FE0A2B" w:rsidRDefault="00B4269B">
      <w:pPr>
        <w:pStyle w:val="ListParagraph"/>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 xml:space="preserve">Admission offices must ask the student to </w:t>
      </w:r>
      <w:proofErr w:type="gramStart"/>
      <w:r>
        <w:rPr>
          <w:rFonts w:asciiTheme="minorHAnsi" w:hAnsiTheme="minorHAnsi" w:cstheme="minorHAnsi"/>
          <w:color w:val="1F3864" w:themeColor="accent1" w:themeShade="80"/>
        </w:rPr>
        <w:t>shred</w:t>
      </w:r>
      <w:proofErr w:type="gramEnd"/>
      <w:r>
        <w:rPr>
          <w:rFonts w:asciiTheme="minorHAnsi" w:hAnsiTheme="minorHAnsi" w:cstheme="minorHAnsi"/>
          <w:color w:val="1F3864" w:themeColor="accent1" w:themeShade="80"/>
        </w:rPr>
        <w:t xml:space="preserve"> their immigration document.</w:t>
      </w:r>
    </w:p>
    <w:p w14:paraId="5E57DE40" w14:textId="77777777" w:rsidR="00B4269B" w:rsidRDefault="00B4269B">
      <w:pPr>
        <w:pStyle w:val="ListParagraph"/>
        <w:keepLines w:val="0"/>
        <w:numPr>
          <w:ilvl w:val="0"/>
          <w:numId w:val="31"/>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 xml:space="preserve">In instances when no document was issued, ISSS will </w:t>
      </w:r>
      <w:r>
        <w:rPr>
          <w:rFonts w:asciiTheme="minorHAnsi" w:hAnsiTheme="minorHAnsi" w:cstheme="minorHAnsi"/>
          <w:color w:val="1F3864" w:themeColor="accent1" w:themeShade="80"/>
        </w:rPr>
        <w:t>deny the online PIIRF and remove the student from the checklist.</w:t>
      </w:r>
    </w:p>
    <w:p w14:paraId="7E1301A7" w14:textId="6BF63163" w:rsidR="005045AC" w:rsidRPr="00711475" w:rsidRDefault="005045AC" w:rsidP="005045AC">
      <w:pPr>
        <w:keepLines w:val="0"/>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p>
    <w:p w14:paraId="3A335EDA" w14:textId="77777777" w:rsidR="005045AC" w:rsidRPr="00711475" w:rsidRDefault="005045AC" w:rsidP="00B65AA4">
      <w:pPr>
        <w:pStyle w:val="Heading4"/>
      </w:pPr>
      <w:r w:rsidRPr="00711475">
        <w:t>Student Deferrals</w:t>
      </w:r>
    </w:p>
    <w:p w14:paraId="5FCA9C59" w14:textId="77777777" w:rsidR="005045AC" w:rsidRPr="00711475" w:rsidRDefault="005045AC" w:rsidP="005045AC">
      <w:pPr>
        <w:autoSpaceDE w:val="0"/>
        <w:autoSpaceDN w:val="0"/>
        <w:adjustRightInd w:val="0"/>
        <w:spacing w:after="0"/>
        <w:rPr>
          <w:rFonts w:asciiTheme="minorHAnsi" w:hAnsiTheme="minorHAnsi" w:cstheme="minorHAnsi"/>
          <w:color w:val="002060"/>
          <w:u w:val="single"/>
        </w:rPr>
      </w:pPr>
      <w:r w:rsidRPr="00711475">
        <w:rPr>
          <w:rFonts w:asciiTheme="minorHAnsi" w:hAnsiTheme="minorHAnsi" w:cstheme="minorHAnsi"/>
          <w:color w:val="002060"/>
          <w:u w:val="single"/>
        </w:rPr>
        <w:t>Student Deferrals to Future Semesters</w:t>
      </w:r>
    </w:p>
    <w:p w14:paraId="7ADCE349" w14:textId="37369B62" w:rsidR="005045AC" w:rsidRPr="00711475" w:rsidRDefault="005045AC">
      <w:pPr>
        <w:pStyle w:val="ListParagraph"/>
        <w:numPr>
          <w:ilvl w:val="0"/>
          <w:numId w:val="31"/>
        </w:numPr>
        <w:autoSpaceDE w:val="0"/>
        <w:autoSpaceDN w:val="0"/>
        <w:adjustRightInd w:val="0"/>
        <w:spacing w:after="0"/>
        <w:rPr>
          <w:rFonts w:asciiTheme="minorHAnsi" w:hAnsiTheme="minorHAnsi" w:cstheme="minorHAnsi"/>
          <w:color w:val="002060"/>
        </w:rPr>
      </w:pPr>
      <w:proofErr w:type="gramStart"/>
      <w:r w:rsidRPr="00711475">
        <w:rPr>
          <w:rFonts w:asciiTheme="minorHAnsi" w:hAnsiTheme="minorHAnsi" w:cstheme="minorHAnsi"/>
          <w:color w:val="002060"/>
        </w:rPr>
        <w:t>Student</w:t>
      </w:r>
      <w:proofErr w:type="gramEnd"/>
      <w:r w:rsidRPr="00711475">
        <w:rPr>
          <w:rFonts w:asciiTheme="minorHAnsi" w:hAnsiTheme="minorHAnsi" w:cstheme="minorHAnsi"/>
          <w:color w:val="002060"/>
        </w:rPr>
        <w:t xml:space="preserve"> will be able to defer to the next available semester, only if is permitted by the</w:t>
      </w:r>
      <w:r w:rsidR="00865F4C">
        <w:rPr>
          <w:rFonts w:asciiTheme="minorHAnsi" w:hAnsiTheme="minorHAnsi" w:cstheme="minorHAnsi"/>
          <w:color w:val="002060"/>
        </w:rPr>
        <w:t xml:space="preserve">ir </w:t>
      </w:r>
      <w:r w:rsidRPr="00711475">
        <w:rPr>
          <w:rFonts w:asciiTheme="minorHAnsi" w:hAnsiTheme="minorHAnsi" w:cstheme="minorHAnsi"/>
          <w:color w:val="002060"/>
        </w:rPr>
        <w:t xml:space="preserve">Admission </w:t>
      </w:r>
      <w:r w:rsidR="00865F4C">
        <w:rPr>
          <w:rFonts w:asciiTheme="minorHAnsi" w:hAnsiTheme="minorHAnsi" w:cstheme="minorHAnsi"/>
          <w:color w:val="002060"/>
        </w:rPr>
        <w:t>o</w:t>
      </w:r>
      <w:r w:rsidRPr="00711475">
        <w:rPr>
          <w:rFonts w:asciiTheme="minorHAnsi" w:hAnsiTheme="minorHAnsi" w:cstheme="minorHAnsi"/>
          <w:color w:val="002060"/>
        </w:rPr>
        <w:t>ffice.</w:t>
      </w:r>
    </w:p>
    <w:p w14:paraId="07086960"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Admission office will update Colleague with the new semester admission record.</w:t>
      </w:r>
    </w:p>
    <w:p w14:paraId="68BF331B"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Email ISSS with student ID number. </w:t>
      </w:r>
    </w:p>
    <w:p w14:paraId="0A188B99"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Ask the student to send new financial documents in early Fall if deferred to Spring, or in early Spring if deferred to Fall within 2 first </w:t>
      </w:r>
      <w:commentRangeStart w:id="208"/>
      <w:r w:rsidRPr="00711475">
        <w:rPr>
          <w:rFonts w:asciiTheme="minorHAnsi" w:hAnsiTheme="minorHAnsi" w:cstheme="minorHAnsi"/>
          <w:color w:val="002060"/>
        </w:rPr>
        <w:t>weeks</w:t>
      </w:r>
      <w:commentRangeEnd w:id="208"/>
      <w:r w:rsidR="0036408A">
        <w:rPr>
          <w:rStyle w:val="CommentReference"/>
        </w:rPr>
        <w:commentReference w:id="208"/>
      </w:r>
      <w:r w:rsidRPr="00711475">
        <w:rPr>
          <w:rFonts w:asciiTheme="minorHAnsi" w:hAnsiTheme="minorHAnsi" w:cstheme="minorHAnsi"/>
          <w:color w:val="002060"/>
        </w:rPr>
        <w:t xml:space="preserve"> of classes begin.</w:t>
      </w:r>
    </w:p>
    <w:p w14:paraId="6AB01890" w14:textId="4455D6A2" w:rsidR="005045AC"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A new PIIRF needs </w:t>
      </w:r>
      <w:commentRangeStart w:id="209"/>
      <w:r w:rsidRPr="00711475">
        <w:rPr>
          <w:rFonts w:asciiTheme="minorHAnsi" w:hAnsiTheme="minorHAnsi" w:cstheme="minorHAnsi"/>
          <w:color w:val="002060"/>
        </w:rPr>
        <w:t>to</w:t>
      </w:r>
      <w:commentRangeEnd w:id="209"/>
      <w:r w:rsidR="0036408A">
        <w:rPr>
          <w:rStyle w:val="CommentReference"/>
        </w:rPr>
        <w:commentReference w:id="209"/>
      </w:r>
      <w:r w:rsidRPr="00711475">
        <w:rPr>
          <w:rFonts w:asciiTheme="minorHAnsi" w:hAnsiTheme="minorHAnsi" w:cstheme="minorHAnsi"/>
          <w:color w:val="002060"/>
        </w:rPr>
        <w:t xml:space="preserve"> be submitted.</w:t>
      </w:r>
    </w:p>
    <w:p w14:paraId="2C17DCF8" w14:textId="3ABACCC8" w:rsidR="00235496" w:rsidRPr="00711475" w:rsidRDefault="00235496">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Pr>
          <w:rFonts w:asciiTheme="minorHAnsi" w:hAnsiTheme="minorHAnsi" w:cstheme="minorHAnsi"/>
          <w:color w:val="002060"/>
        </w:rPr>
        <w:t xml:space="preserve">ISSS may defer the I-20 begin date to the next semester (e.g., Fall to Spring, Spring to Fall). ISSS does not defer the I-20 begin date for one year (e.g., Fall 2020 to Fall 2021). </w:t>
      </w:r>
    </w:p>
    <w:p w14:paraId="44786E96"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ISSS </w:t>
      </w:r>
      <w:proofErr w:type="gramStart"/>
      <w:r w:rsidRPr="00711475">
        <w:rPr>
          <w:rFonts w:asciiTheme="minorHAnsi" w:hAnsiTheme="minorHAnsi" w:cstheme="minorHAnsi"/>
          <w:color w:val="002060"/>
        </w:rPr>
        <w:t>determine</w:t>
      </w:r>
      <w:proofErr w:type="gramEnd"/>
      <w:r w:rsidRPr="00711475">
        <w:rPr>
          <w:rFonts w:asciiTheme="minorHAnsi" w:hAnsiTheme="minorHAnsi" w:cstheme="minorHAnsi"/>
          <w:color w:val="002060"/>
        </w:rPr>
        <w:t xml:space="preserve"> if a deferral of the I-20 start date is possible, or I-20 needs to be cancelled based on each academic program. Some academic programs are starting only in Fall semester and the admission is deferred to the next year. In some cases (such as undergraduate admission) students are denied deferring the academic program. In </w:t>
      </w:r>
      <w:r w:rsidRPr="00711475">
        <w:rPr>
          <w:rFonts w:asciiTheme="minorHAnsi" w:hAnsiTheme="minorHAnsi" w:cstheme="minorHAnsi"/>
          <w:color w:val="002060"/>
        </w:rPr>
        <w:lastRenderedPageBreak/>
        <w:t xml:space="preserve">addition, students do not send new financial documents and CFIS forms within the deadline of 30 days from the start date of the current </w:t>
      </w:r>
      <w:commentRangeStart w:id="210"/>
      <w:r w:rsidRPr="00711475">
        <w:rPr>
          <w:rFonts w:asciiTheme="minorHAnsi" w:hAnsiTheme="minorHAnsi" w:cstheme="minorHAnsi"/>
          <w:color w:val="002060"/>
        </w:rPr>
        <w:t>I</w:t>
      </w:r>
      <w:commentRangeEnd w:id="210"/>
      <w:r w:rsidR="002109F1">
        <w:rPr>
          <w:rStyle w:val="CommentReference"/>
        </w:rPr>
        <w:commentReference w:id="210"/>
      </w:r>
      <w:r w:rsidRPr="00711475">
        <w:rPr>
          <w:rFonts w:asciiTheme="minorHAnsi" w:hAnsiTheme="minorHAnsi" w:cstheme="minorHAnsi"/>
          <w:color w:val="002060"/>
        </w:rPr>
        <w:t>-20.</w:t>
      </w:r>
    </w:p>
    <w:p w14:paraId="5B373F9E"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ISSS creates I-20 for the next coming semester and send it to Admission unit to be mailed to </w:t>
      </w:r>
      <w:commentRangeStart w:id="211"/>
      <w:r w:rsidRPr="00711475">
        <w:rPr>
          <w:rFonts w:asciiTheme="minorHAnsi" w:hAnsiTheme="minorHAnsi" w:cstheme="minorHAnsi"/>
          <w:color w:val="002060"/>
        </w:rPr>
        <w:t>student</w:t>
      </w:r>
      <w:commentRangeEnd w:id="211"/>
      <w:r w:rsidR="005B3988">
        <w:rPr>
          <w:rStyle w:val="CommentReference"/>
        </w:rPr>
        <w:commentReference w:id="211"/>
      </w:r>
      <w:r w:rsidRPr="00711475">
        <w:rPr>
          <w:rFonts w:asciiTheme="minorHAnsi" w:hAnsiTheme="minorHAnsi" w:cstheme="minorHAnsi"/>
          <w:color w:val="002060"/>
        </w:rPr>
        <w:t>.</w:t>
      </w:r>
    </w:p>
    <w:p w14:paraId="71906E81"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r w:rsidRPr="00711475">
        <w:rPr>
          <w:rFonts w:asciiTheme="minorHAnsi" w:hAnsiTheme="minorHAnsi" w:cstheme="minorHAnsi"/>
          <w:color w:val="002060"/>
        </w:rPr>
        <w:t xml:space="preserve">Student does not need to pay a new SEVIS fee. </w:t>
      </w:r>
    </w:p>
    <w:p w14:paraId="4CEC5076" w14:textId="77777777" w:rsidR="005045AC" w:rsidRPr="00711475" w:rsidRDefault="005045AC">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002060"/>
        </w:rPr>
      </w:pPr>
      <w:proofErr w:type="gramStart"/>
      <w:r w:rsidRPr="00711475">
        <w:rPr>
          <w:rFonts w:asciiTheme="minorHAnsi" w:hAnsiTheme="minorHAnsi" w:cstheme="minorHAnsi"/>
          <w:color w:val="002060"/>
        </w:rPr>
        <w:t>Student starts</w:t>
      </w:r>
      <w:proofErr w:type="gramEnd"/>
      <w:r w:rsidRPr="00711475">
        <w:rPr>
          <w:rFonts w:asciiTheme="minorHAnsi" w:hAnsiTheme="minorHAnsi" w:cstheme="minorHAnsi"/>
          <w:color w:val="002060"/>
        </w:rPr>
        <w:t xml:space="preserve"> the process of visa application earlier.</w:t>
      </w:r>
    </w:p>
    <w:p w14:paraId="01DCCF60" w14:textId="77777777" w:rsidR="00700746" w:rsidRPr="00700746" w:rsidRDefault="00700746" w:rsidP="005045AC">
      <w:pPr>
        <w:pStyle w:val="Normal2"/>
        <w:ind w:left="0"/>
      </w:pPr>
    </w:p>
    <w:p w14:paraId="509E0FE4" w14:textId="77777777" w:rsidR="00B4269B" w:rsidRPr="00FE0A2B" w:rsidRDefault="00B4269B" w:rsidP="00B4269B">
      <w:pPr>
        <w:autoSpaceDE w:val="0"/>
        <w:autoSpaceDN w:val="0"/>
        <w:adjustRightInd w:val="0"/>
        <w:spacing w:after="0"/>
        <w:rPr>
          <w:rFonts w:asciiTheme="minorHAnsi" w:hAnsiTheme="minorHAnsi" w:cstheme="minorHAnsi"/>
          <w:color w:val="1F3864" w:themeColor="accent1" w:themeShade="80"/>
          <w:u w:val="single"/>
        </w:rPr>
      </w:pPr>
      <w:r w:rsidRPr="00FE0A2B">
        <w:rPr>
          <w:rFonts w:asciiTheme="minorHAnsi" w:hAnsiTheme="minorHAnsi" w:cstheme="minorHAnsi"/>
          <w:color w:val="1F3864" w:themeColor="accent1" w:themeShade="80"/>
          <w:u w:val="single"/>
        </w:rPr>
        <w:t>Student Deferrals to Future Semesters</w:t>
      </w:r>
    </w:p>
    <w:p w14:paraId="5AD47FC2" w14:textId="77777777" w:rsidR="00B4269B" w:rsidRDefault="00B4269B">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 xml:space="preserve">Update Colleague with the new </w:t>
      </w:r>
      <w:r>
        <w:rPr>
          <w:rFonts w:asciiTheme="minorHAnsi" w:hAnsiTheme="minorHAnsi" w:cstheme="minorHAnsi"/>
          <w:color w:val="1F3864" w:themeColor="accent1" w:themeShade="80"/>
        </w:rPr>
        <w:t xml:space="preserve">admit </w:t>
      </w:r>
      <w:r w:rsidRPr="00FE0A2B">
        <w:rPr>
          <w:rFonts w:asciiTheme="minorHAnsi" w:hAnsiTheme="minorHAnsi" w:cstheme="minorHAnsi"/>
          <w:color w:val="1F3864" w:themeColor="accent1" w:themeShade="80"/>
        </w:rPr>
        <w:t>semester.</w:t>
      </w:r>
      <w:r>
        <w:rPr>
          <w:rFonts w:asciiTheme="minorHAnsi" w:hAnsiTheme="minorHAnsi" w:cstheme="minorHAnsi"/>
          <w:color w:val="1F3864" w:themeColor="accent1" w:themeShade="80"/>
        </w:rPr>
        <w:t xml:space="preserve"> </w:t>
      </w:r>
      <w:r w:rsidRPr="00FE0A2B">
        <w:rPr>
          <w:rFonts w:asciiTheme="minorHAnsi" w:hAnsiTheme="minorHAnsi" w:cstheme="minorHAnsi"/>
          <w:color w:val="1F3864" w:themeColor="accent1" w:themeShade="80"/>
        </w:rPr>
        <w:t xml:space="preserve">Email ISSS with student ID number. ISSS will </w:t>
      </w:r>
      <w:r>
        <w:rPr>
          <w:rFonts w:asciiTheme="minorHAnsi" w:hAnsiTheme="minorHAnsi" w:cstheme="minorHAnsi"/>
          <w:color w:val="1F3864" w:themeColor="accent1" w:themeShade="80"/>
        </w:rPr>
        <w:t>copy</w:t>
      </w:r>
      <w:r w:rsidRPr="00FE0A2B">
        <w:rPr>
          <w:rFonts w:asciiTheme="minorHAnsi" w:hAnsiTheme="minorHAnsi" w:cstheme="minorHAnsi"/>
          <w:color w:val="1F3864" w:themeColor="accent1" w:themeShade="80"/>
        </w:rPr>
        <w:t xml:space="preserve"> the email in</w:t>
      </w:r>
      <w:r>
        <w:rPr>
          <w:rFonts w:asciiTheme="minorHAnsi" w:hAnsiTheme="minorHAnsi" w:cstheme="minorHAnsi"/>
          <w:color w:val="1F3864" w:themeColor="accent1" w:themeShade="80"/>
        </w:rPr>
        <w:t>to</w:t>
      </w:r>
      <w:r w:rsidRPr="00FE0A2B">
        <w:rPr>
          <w:rFonts w:asciiTheme="minorHAnsi" w:hAnsiTheme="minorHAnsi" w:cstheme="minorHAnsi"/>
          <w:color w:val="1F3864" w:themeColor="accent1" w:themeShade="80"/>
        </w:rPr>
        <w:t xml:space="preserve"> student’s advising history.</w:t>
      </w:r>
    </w:p>
    <w:p w14:paraId="25361ED4" w14:textId="77777777" w:rsidR="00B4269B" w:rsidRDefault="00B4269B">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Pr>
          <w:rFonts w:asciiTheme="minorHAnsi" w:hAnsiTheme="minorHAnsi" w:cstheme="minorHAnsi"/>
          <w:color w:val="1F3864" w:themeColor="accent1" w:themeShade="80"/>
        </w:rPr>
        <w:t>If deferring for one semester, ISSS can update I-20/DS-2019 program dates and send the new document to the student.</w:t>
      </w:r>
    </w:p>
    <w:p w14:paraId="28496D54" w14:textId="77777777" w:rsidR="00B4269B" w:rsidRPr="00920320" w:rsidRDefault="00B4269B">
      <w:pPr>
        <w:pStyle w:val="ListParagraph"/>
        <w:keepLines w:val="0"/>
        <w:numPr>
          <w:ilvl w:val="0"/>
          <w:numId w:val="32"/>
        </w:numPr>
        <w:tabs>
          <w:tab w:val="clear" w:pos="851"/>
          <w:tab w:val="clear" w:pos="1701"/>
          <w:tab w:val="clear" w:pos="2552"/>
          <w:tab w:val="clear" w:pos="3402"/>
          <w:tab w:val="clear" w:pos="4253"/>
          <w:tab w:val="clear" w:pos="5103"/>
          <w:tab w:val="clear" w:pos="5954"/>
          <w:tab w:val="clear" w:pos="6804"/>
          <w:tab w:val="clear" w:pos="7655"/>
        </w:tabs>
        <w:autoSpaceDE w:val="0"/>
        <w:autoSpaceDN w:val="0"/>
        <w:adjustRightInd w:val="0"/>
        <w:spacing w:after="0"/>
        <w:rPr>
          <w:rFonts w:asciiTheme="minorHAnsi" w:hAnsiTheme="minorHAnsi" w:cstheme="minorHAnsi"/>
          <w:color w:val="1F3864" w:themeColor="accent1" w:themeShade="80"/>
        </w:rPr>
      </w:pPr>
      <w:r>
        <w:rPr>
          <w:rFonts w:asciiTheme="minorHAnsi" w:hAnsiTheme="minorHAnsi" w:cstheme="minorHAnsi"/>
          <w:color w:val="1F3864" w:themeColor="accent1" w:themeShade="80"/>
        </w:rPr>
        <w:t xml:space="preserve">If deferring for more than one </w:t>
      </w:r>
      <w:commentRangeStart w:id="212"/>
      <w:r>
        <w:rPr>
          <w:rFonts w:asciiTheme="minorHAnsi" w:hAnsiTheme="minorHAnsi" w:cstheme="minorHAnsi"/>
          <w:color w:val="1F3864" w:themeColor="accent1" w:themeShade="80"/>
        </w:rPr>
        <w:t>semester</w:t>
      </w:r>
      <w:commentRangeEnd w:id="212"/>
      <w:r w:rsidR="005B3988">
        <w:rPr>
          <w:rStyle w:val="CommentReference"/>
        </w:rPr>
        <w:commentReference w:id="212"/>
      </w:r>
      <w:r>
        <w:rPr>
          <w:rFonts w:asciiTheme="minorHAnsi" w:hAnsiTheme="minorHAnsi" w:cstheme="minorHAnsi"/>
          <w:color w:val="1F3864" w:themeColor="accent1" w:themeShade="80"/>
        </w:rPr>
        <w:t>, ISSS must cancel the I-20/DS-2019 and the student will need to request a new one (and submit new financial documents) when they intend to enter the U.S.</w:t>
      </w:r>
    </w:p>
    <w:p w14:paraId="23F3FFD7" w14:textId="77777777" w:rsidR="00B4269B" w:rsidRDefault="00B4269B" w:rsidP="00B4269B">
      <w:pPr>
        <w:autoSpaceDE w:val="0"/>
        <w:autoSpaceDN w:val="0"/>
        <w:adjustRightInd w:val="0"/>
        <w:spacing w:after="0"/>
        <w:rPr>
          <w:rFonts w:asciiTheme="minorHAnsi" w:hAnsiTheme="minorHAnsi" w:cstheme="minorHAnsi"/>
          <w:color w:val="1F3864" w:themeColor="accent1" w:themeShade="80"/>
          <w:u w:val="single"/>
        </w:rPr>
      </w:pPr>
    </w:p>
    <w:p w14:paraId="62AAAA27" w14:textId="77777777" w:rsidR="00B4269B" w:rsidRPr="00FE0A2B" w:rsidRDefault="00B4269B" w:rsidP="00B4269B">
      <w:pPr>
        <w:autoSpaceDE w:val="0"/>
        <w:autoSpaceDN w:val="0"/>
        <w:adjustRightInd w:val="0"/>
        <w:spacing w:after="0"/>
        <w:rPr>
          <w:rFonts w:asciiTheme="minorHAnsi" w:hAnsiTheme="minorHAnsi" w:cstheme="minorHAnsi"/>
          <w:color w:val="1F3864" w:themeColor="accent1" w:themeShade="80"/>
          <w:u w:val="single"/>
        </w:rPr>
      </w:pPr>
      <w:r w:rsidRPr="00FE0A2B">
        <w:rPr>
          <w:rFonts w:asciiTheme="minorHAnsi" w:hAnsiTheme="minorHAnsi" w:cstheme="minorHAnsi"/>
          <w:color w:val="1F3864" w:themeColor="accent1" w:themeShade="80"/>
          <w:u w:val="single"/>
        </w:rPr>
        <w:t>Deferrals from Previous Semesters</w:t>
      </w:r>
    </w:p>
    <w:p w14:paraId="484E8C35" w14:textId="77777777" w:rsidR="00B4269B" w:rsidRPr="00FE0A2B" w:rsidRDefault="00B4269B" w:rsidP="00B4269B">
      <w:pPr>
        <w:autoSpaceDE w:val="0"/>
        <w:autoSpaceDN w:val="0"/>
        <w:adjustRightInd w:val="0"/>
        <w:spacing w:after="0"/>
        <w:rPr>
          <w:rFonts w:asciiTheme="minorHAnsi" w:hAnsiTheme="minorHAnsi" w:cstheme="minorHAnsi"/>
          <w:color w:val="1F3864" w:themeColor="accent1" w:themeShade="80"/>
        </w:rPr>
      </w:pPr>
      <w:r w:rsidRPr="00FE0A2B">
        <w:rPr>
          <w:rFonts w:asciiTheme="minorHAnsi" w:hAnsiTheme="minorHAnsi" w:cstheme="minorHAnsi"/>
          <w:color w:val="1F3864" w:themeColor="accent1" w:themeShade="80"/>
        </w:rPr>
        <w:t xml:space="preserve">Send ISSS a list of deferrals before </w:t>
      </w:r>
      <w:commentRangeStart w:id="213"/>
      <w:r w:rsidRPr="00FE0A2B">
        <w:rPr>
          <w:rFonts w:asciiTheme="minorHAnsi" w:hAnsiTheme="minorHAnsi" w:cstheme="minorHAnsi"/>
          <w:color w:val="1F3864" w:themeColor="accent1" w:themeShade="80"/>
        </w:rPr>
        <w:t>the</w:t>
      </w:r>
      <w:commentRangeEnd w:id="213"/>
      <w:r w:rsidR="002E0711">
        <w:rPr>
          <w:rStyle w:val="CommentReference"/>
        </w:rPr>
        <w:commentReference w:id="213"/>
      </w:r>
      <w:r w:rsidRPr="00FE0A2B">
        <w:rPr>
          <w:rFonts w:asciiTheme="minorHAnsi" w:hAnsiTheme="minorHAnsi" w:cstheme="minorHAnsi"/>
          <w:color w:val="1F3864" w:themeColor="accent1" w:themeShade="80"/>
        </w:rPr>
        <w:t xml:space="preserve"> next cycle begins.</w:t>
      </w:r>
    </w:p>
    <w:p w14:paraId="51A4AB8F" w14:textId="77777777" w:rsidR="005045AC" w:rsidRPr="005045AC" w:rsidRDefault="005045AC" w:rsidP="00EC7A0D">
      <w:pPr>
        <w:pStyle w:val="Normal2"/>
        <w:ind w:left="0"/>
      </w:pPr>
    </w:p>
    <w:p w14:paraId="2CD655F8" w14:textId="3B8843FC" w:rsidR="00D36EFA" w:rsidRDefault="00D36EFA" w:rsidP="00B65AA4">
      <w:pPr>
        <w:pStyle w:val="Heading2"/>
      </w:pPr>
      <w:bookmarkStart w:id="214" w:name="_Toc77246683"/>
      <w:r>
        <w:t xml:space="preserve">4.10 </w:t>
      </w:r>
      <w:r w:rsidR="009B2CB8">
        <w:t>Late Arrivals</w:t>
      </w:r>
      <w:bookmarkEnd w:id="214"/>
    </w:p>
    <w:p w14:paraId="67F081DC" w14:textId="2CC05BA2" w:rsidR="00C70EB5" w:rsidRPr="00711475" w:rsidRDefault="00C70EB5" w:rsidP="00C70EB5">
      <w:pPr>
        <w:keepLines w:val="0"/>
        <w:tabs>
          <w:tab w:val="clear" w:pos="851"/>
          <w:tab w:val="clear" w:pos="1701"/>
          <w:tab w:val="clear" w:pos="2552"/>
          <w:tab w:val="clear" w:pos="3402"/>
          <w:tab w:val="clear" w:pos="4253"/>
          <w:tab w:val="clear" w:pos="5103"/>
          <w:tab w:val="clear" w:pos="5954"/>
          <w:tab w:val="clear" w:pos="6804"/>
          <w:tab w:val="clear" w:pos="7655"/>
        </w:tabs>
        <w:spacing w:after="0"/>
        <w:rPr>
          <w:rFonts w:asciiTheme="minorHAnsi" w:hAnsiTheme="minorHAnsi" w:cstheme="minorHAnsi"/>
          <w:color w:val="002060"/>
          <w:szCs w:val="24"/>
        </w:rPr>
      </w:pPr>
      <w:commentRangeStart w:id="215"/>
      <w:r w:rsidRPr="00711475">
        <w:rPr>
          <w:rFonts w:asciiTheme="minorHAnsi" w:hAnsiTheme="minorHAnsi" w:cstheme="minorHAnsi"/>
          <w:color w:val="002060"/>
          <w:szCs w:val="24"/>
        </w:rPr>
        <w:t xml:space="preserve">Based on immigration requirements, initial student can enter in US with their immigration document I-20/DS2019 </w:t>
      </w:r>
      <w:r w:rsidRPr="0032234F">
        <w:rPr>
          <w:rFonts w:asciiTheme="minorHAnsi" w:hAnsiTheme="minorHAnsi" w:cstheme="minorHAnsi"/>
          <w:b/>
          <w:bCs/>
          <w:color w:val="002060"/>
          <w:szCs w:val="24"/>
          <w:u w:val="single"/>
        </w:rPr>
        <w:t>on or 30 days before</w:t>
      </w:r>
      <w:r w:rsidRPr="00711475">
        <w:rPr>
          <w:rFonts w:asciiTheme="minorHAnsi" w:hAnsiTheme="minorHAnsi" w:cstheme="minorHAnsi"/>
          <w:color w:val="002060"/>
          <w:szCs w:val="24"/>
          <w:u w:val="single"/>
        </w:rPr>
        <w:t xml:space="preserve"> </w:t>
      </w:r>
      <w:r w:rsidRPr="00711475">
        <w:rPr>
          <w:rFonts w:asciiTheme="minorHAnsi" w:hAnsiTheme="minorHAnsi" w:cstheme="minorHAnsi"/>
          <w:color w:val="002060"/>
          <w:szCs w:val="24"/>
        </w:rPr>
        <w:t xml:space="preserve">the first day of their program start date in their immigration document I-20 which is the exact fall and spring semester based on the academic calendar, but not after. </w:t>
      </w:r>
      <w:commentRangeEnd w:id="215"/>
      <w:r w:rsidR="002834FB">
        <w:rPr>
          <w:rStyle w:val="CommentReference"/>
        </w:rPr>
        <w:commentReference w:id="215"/>
      </w:r>
      <w:r w:rsidRPr="00711475">
        <w:rPr>
          <w:rFonts w:asciiTheme="minorHAnsi" w:hAnsiTheme="minorHAnsi" w:cstheme="minorHAnsi"/>
          <w:color w:val="002060"/>
          <w:szCs w:val="24"/>
        </w:rPr>
        <w:t xml:space="preserve">The incoming new students are in “initial immigration status” and will gain active status when ISSS </w:t>
      </w:r>
      <w:r w:rsidR="0080016C">
        <w:rPr>
          <w:rFonts w:asciiTheme="minorHAnsi" w:hAnsiTheme="minorHAnsi" w:cstheme="minorHAnsi"/>
          <w:color w:val="002060"/>
          <w:szCs w:val="24"/>
        </w:rPr>
        <w:t>reports</w:t>
      </w:r>
      <w:r w:rsidRPr="00711475">
        <w:rPr>
          <w:rFonts w:asciiTheme="minorHAnsi" w:hAnsiTheme="minorHAnsi" w:cstheme="minorHAnsi"/>
          <w:color w:val="002060"/>
          <w:szCs w:val="24"/>
        </w:rPr>
        <w:t xml:space="preserve"> their arrival in </w:t>
      </w:r>
      <w:commentRangeStart w:id="216"/>
      <w:commentRangeStart w:id="217"/>
      <w:r w:rsidRPr="00711475">
        <w:rPr>
          <w:rFonts w:asciiTheme="minorHAnsi" w:hAnsiTheme="minorHAnsi" w:cstheme="minorHAnsi"/>
          <w:color w:val="002060"/>
          <w:szCs w:val="24"/>
        </w:rPr>
        <w:t>SEVIS</w:t>
      </w:r>
      <w:commentRangeEnd w:id="216"/>
      <w:r w:rsidR="00277ADB">
        <w:rPr>
          <w:rStyle w:val="CommentReference"/>
        </w:rPr>
        <w:commentReference w:id="216"/>
      </w:r>
      <w:commentRangeEnd w:id="217"/>
      <w:r w:rsidR="00587101">
        <w:rPr>
          <w:rStyle w:val="CommentReference"/>
        </w:rPr>
        <w:commentReference w:id="217"/>
      </w:r>
      <w:r w:rsidRPr="00711475">
        <w:rPr>
          <w:rFonts w:asciiTheme="minorHAnsi" w:hAnsiTheme="minorHAnsi" w:cstheme="minorHAnsi"/>
          <w:color w:val="002060"/>
          <w:szCs w:val="24"/>
        </w:rPr>
        <w:t xml:space="preserve"> within two first weeks of classes (before the add and drop deadline). </w:t>
      </w:r>
      <w:r w:rsidR="00C83440" w:rsidRPr="00C83440">
        <w:rPr>
          <w:rFonts w:asciiTheme="minorHAnsi" w:hAnsiTheme="minorHAnsi" w:cstheme="minorHAnsi"/>
          <w:color w:val="002060"/>
          <w:szCs w:val="24"/>
        </w:rPr>
        <w:t xml:space="preserve">ISSS cut-off deadline for late arrivals should not be beyond the last day of </w:t>
      </w:r>
      <w:proofErr w:type="gramStart"/>
      <w:r w:rsidR="00C83440" w:rsidRPr="00C83440">
        <w:rPr>
          <w:rFonts w:asciiTheme="minorHAnsi" w:hAnsiTheme="minorHAnsi" w:cstheme="minorHAnsi"/>
          <w:color w:val="002060"/>
          <w:szCs w:val="24"/>
        </w:rPr>
        <w:t>add</w:t>
      </w:r>
      <w:proofErr w:type="gramEnd"/>
      <w:r w:rsidR="00C83440" w:rsidRPr="00C83440">
        <w:rPr>
          <w:rFonts w:asciiTheme="minorHAnsi" w:hAnsiTheme="minorHAnsi" w:cstheme="minorHAnsi"/>
          <w:color w:val="002060"/>
          <w:szCs w:val="24"/>
        </w:rPr>
        <w:t>/drop period.</w:t>
      </w:r>
    </w:p>
    <w:p w14:paraId="10B2D0C8" w14:textId="4D9284C3" w:rsidR="00C70EB5" w:rsidRPr="00711475" w:rsidRDefault="00C70EB5" w:rsidP="00C70EB5">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u w:val="single"/>
          <w:lang w:bidi="ar-SA"/>
        </w:rPr>
        <w:t xml:space="preserve">Arriving after the start date of the program </w:t>
      </w:r>
      <w:r w:rsidRPr="00711475">
        <w:rPr>
          <w:rFonts w:asciiTheme="minorHAnsi" w:hAnsiTheme="minorHAnsi" w:cstheme="minorHAnsi"/>
          <w:b/>
          <w:bCs/>
          <w:color w:val="002060"/>
          <w:szCs w:val="24"/>
          <w:u w:val="single"/>
          <w:lang w:bidi="ar-SA"/>
        </w:rPr>
        <w:t>is an academic decision</w:t>
      </w:r>
      <w:r w:rsidRPr="00711475">
        <w:rPr>
          <w:rFonts w:asciiTheme="minorHAnsi" w:hAnsiTheme="minorHAnsi" w:cstheme="minorHAnsi"/>
          <w:color w:val="002060"/>
          <w:szCs w:val="24"/>
          <w:lang w:bidi="ar-SA"/>
        </w:rPr>
        <w:t xml:space="preserve">.  </w:t>
      </w:r>
    </w:p>
    <w:p w14:paraId="370045CC" w14:textId="3990C54E" w:rsidR="00C70EB5" w:rsidRPr="00711475" w:rsidRDefault="00C70EB5" w:rsidP="00C70EB5">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In case of a late arrival, ISSS office </w:t>
      </w:r>
      <w:commentRangeStart w:id="218"/>
      <w:r w:rsidRPr="00711475">
        <w:rPr>
          <w:rFonts w:asciiTheme="minorHAnsi" w:hAnsiTheme="minorHAnsi" w:cstheme="minorHAnsi"/>
          <w:color w:val="002060"/>
          <w:szCs w:val="24"/>
          <w:lang w:bidi="ar-SA"/>
        </w:rPr>
        <w:t>recommends</w:t>
      </w:r>
      <w:commentRangeEnd w:id="218"/>
      <w:r w:rsidR="00587101">
        <w:rPr>
          <w:rStyle w:val="CommentReference"/>
        </w:rPr>
        <w:commentReference w:id="218"/>
      </w:r>
      <w:r w:rsidRPr="00711475">
        <w:rPr>
          <w:rFonts w:asciiTheme="minorHAnsi" w:hAnsiTheme="minorHAnsi" w:cstheme="minorHAnsi"/>
          <w:color w:val="002060"/>
          <w:szCs w:val="24"/>
          <w:lang w:bidi="ar-SA"/>
        </w:rPr>
        <w:t xml:space="preserve"> that </w:t>
      </w:r>
      <w:r w:rsidR="0032234F">
        <w:rPr>
          <w:rFonts w:asciiTheme="minorHAnsi" w:hAnsiTheme="minorHAnsi" w:cstheme="minorHAnsi"/>
          <w:color w:val="002060"/>
          <w:szCs w:val="24"/>
          <w:lang w:bidi="ar-SA"/>
        </w:rPr>
        <w:t>student is</w:t>
      </w:r>
      <w:r w:rsidRPr="00711475">
        <w:rPr>
          <w:rFonts w:asciiTheme="minorHAnsi" w:hAnsiTheme="minorHAnsi" w:cstheme="minorHAnsi"/>
          <w:color w:val="002060"/>
          <w:szCs w:val="24"/>
          <w:lang w:bidi="ar-SA"/>
        </w:rPr>
        <w:t xml:space="preserve"> expected to arrive in US </w:t>
      </w:r>
      <w:r w:rsidRPr="0032234F">
        <w:rPr>
          <w:rFonts w:asciiTheme="minorHAnsi" w:hAnsiTheme="minorHAnsi" w:cstheme="minorHAnsi"/>
          <w:color w:val="002060"/>
          <w:szCs w:val="24"/>
          <w:u w:val="single"/>
          <w:lang w:bidi="ar-SA"/>
        </w:rPr>
        <w:t xml:space="preserve">within </w:t>
      </w:r>
      <w:r w:rsidRPr="00711475">
        <w:rPr>
          <w:rFonts w:asciiTheme="minorHAnsi" w:hAnsiTheme="minorHAnsi" w:cstheme="minorHAnsi"/>
          <w:color w:val="002060"/>
          <w:szCs w:val="24"/>
          <w:lang w:bidi="ar-SA"/>
        </w:rPr>
        <w:t>add/drop deadline.</w:t>
      </w:r>
    </w:p>
    <w:p w14:paraId="20828558" w14:textId="01EE08BF" w:rsidR="00C70EB5" w:rsidRPr="00711475" w:rsidRDefault="00C70EB5">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First, student will have to work with their academic advisor and each of the professors for their classes to grant permission to arrive </w:t>
      </w:r>
      <w:commentRangeStart w:id="219"/>
      <w:r w:rsidRPr="00711475">
        <w:rPr>
          <w:rFonts w:asciiTheme="minorHAnsi" w:hAnsiTheme="minorHAnsi" w:cstheme="minorHAnsi"/>
          <w:color w:val="002060"/>
          <w:szCs w:val="24"/>
          <w:lang w:bidi="ar-SA"/>
        </w:rPr>
        <w:t>late</w:t>
      </w:r>
      <w:commentRangeEnd w:id="219"/>
      <w:r w:rsidR="00464E53">
        <w:rPr>
          <w:rStyle w:val="CommentReference"/>
        </w:rPr>
        <w:commentReference w:id="219"/>
      </w:r>
      <w:r w:rsidRPr="00711475">
        <w:rPr>
          <w:rFonts w:asciiTheme="minorHAnsi" w:hAnsiTheme="minorHAnsi" w:cstheme="minorHAnsi"/>
          <w:color w:val="002060"/>
          <w:szCs w:val="24"/>
          <w:lang w:bidi="ar-SA"/>
        </w:rPr>
        <w:t xml:space="preserve">. </w:t>
      </w:r>
    </w:p>
    <w:p w14:paraId="4A423977" w14:textId="2DB2B180" w:rsidR="00C70EB5" w:rsidRPr="00711475" w:rsidRDefault="00C70EB5">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ISSS office will help accommodate student’s late arrival after </w:t>
      </w:r>
      <w:proofErr w:type="gramStart"/>
      <w:r w:rsidRPr="00711475">
        <w:rPr>
          <w:rFonts w:asciiTheme="minorHAnsi" w:hAnsiTheme="minorHAnsi" w:cstheme="minorHAnsi"/>
          <w:color w:val="002060"/>
          <w:szCs w:val="24"/>
          <w:lang w:bidi="ar-SA"/>
        </w:rPr>
        <w:t>they will</w:t>
      </w:r>
      <w:proofErr w:type="gramEnd"/>
      <w:r w:rsidRPr="00711475">
        <w:rPr>
          <w:rFonts w:asciiTheme="minorHAnsi" w:hAnsiTheme="minorHAnsi" w:cstheme="minorHAnsi"/>
          <w:color w:val="002060"/>
          <w:szCs w:val="24"/>
          <w:lang w:bidi="ar-SA"/>
        </w:rPr>
        <w:t xml:space="preserve"> receive permission from the academic unit</w:t>
      </w:r>
      <w:r w:rsidR="0032234F">
        <w:rPr>
          <w:rFonts w:asciiTheme="minorHAnsi" w:hAnsiTheme="minorHAnsi" w:cstheme="minorHAnsi"/>
          <w:color w:val="002060"/>
          <w:szCs w:val="24"/>
          <w:lang w:bidi="ar-SA"/>
        </w:rPr>
        <w:t>/professors</w:t>
      </w:r>
      <w:r w:rsidRPr="00711475">
        <w:rPr>
          <w:rFonts w:asciiTheme="minorHAnsi" w:hAnsiTheme="minorHAnsi" w:cstheme="minorHAnsi"/>
          <w:color w:val="002060"/>
          <w:szCs w:val="24"/>
          <w:lang w:bidi="ar-SA"/>
        </w:rPr>
        <w:t xml:space="preserve">. </w:t>
      </w:r>
    </w:p>
    <w:p w14:paraId="69A3626B" w14:textId="5D4E0F2A" w:rsidR="00C70EB5" w:rsidRDefault="00C70EB5">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After receiving the academic approval, </w:t>
      </w:r>
      <w:proofErr w:type="gramStart"/>
      <w:r w:rsidRPr="00711475">
        <w:rPr>
          <w:rFonts w:asciiTheme="minorHAnsi" w:hAnsiTheme="minorHAnsi" w:cstheme="minorHAnsi"/>
          <w:color w:val="002060"/>
          <w:szCs w:val="24"/>
          <w:lang w:bidi="ar-SA"/>
        </w:rPr>
        <w:t>student</w:t>
      </w:r>
      <w:proofErr w:type="gramEnd"/>
      <w:r w:rsidRPr="00711475">
        <w:rPr>
          <w:rFonts w:asciiTheme="minorHAnsi" w:hAnsiTheme="minorHAnsi" w:cstheme="minorHAnsi"/>
          <w:color w:val="002060"/>
          <w:szCs w:val="24"/>
          <w:lang w:bidi="ar-SA"/>
        </w:rPr>
        <w:t xml:space="preserve"> should let us know the exact date of travel. </w:t>
      </w:r>
    </w:p>
    <w:p w14:paraId="16A8982D" w14:textId="71D48043" w:rsidR="00C83440" w:rsidRPr="00711475" w:rsidRDefault="00C83440">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C83440">
        <w:rPr>
          <w:rFonts w:asciiTheme="minorHAnsi" w:hAnsiTheme="minorHAnsi" w:cstheme="minorHAnsi"/>
          <w:color w:val="002060"/>
          <w:szCs w:val="24"/>
          <w:lang w:bidi="ar-SA"/>
        </w:rPr>
        <w:lastRenderedPageBreak/>
        <w:t xml:space="preserve">ISSS does not need to obtain permission from professors. The only permission that ISSS needs is from academic </w:t>
      </w:r>
      <w:commentRangeStart w:id="220"/>
      <w:r w:rsidRPr="00C83440">
        <w:rPr>
          <w:rFonts w:asciiTheme="minorHAnsi" w:hAnsiTheme="minorHAnsi" w:cstheme="minorHAnsi"/>
          <w:color w:val="002060"/>
          <w:szCs w:val="24"/>
          <w:lang w:bidi="ar-SA"/>
        </w:rPr>
        <w:t>advisors</w:t>
      </w:r>
      <w:commentRangeEnd w:id="220"/>
      <w:r w:rsidR="006A55FC">
        <w:rPr>
          <w:rStyle w:val="CommentReference"/>
        </w:rPr>
        <w:commentReference w:id="220"/>
      </w:r>
      <w:r>
        <w:rPr>
          <w:rFonts w:asciiTheme="minorHAnsi" w:hAnsiTheme="minorHAnsi" w:cstheme="minorHAnsi"/>
          <w:color w:val="002060"/>
          <w:szCs w:val="24"/>
          <w:lang w:bidi="ar-SA"/>
        </w:rPr>
        <w:t>.</w:t>
      </w:r>
    </w:p>
    <w:p w14:paraId="3C039B0E" w14:textId="00498141" w:rsidR="00C70EB5" w:rsidRDefault="00C70EB5">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ISSS will change the start date of the I-20 and send the new </w:t>
      </w:r>
      <w:r w:rsidR="0032234F" w:rsidRPr="0032234F">
        <w:rPr>
          <w:rFonts w:asciiTheme="minorHAnsi" w:hAnsiTheme="minorHAnsi" w:cstheme="minorHAnsi"/>
          <w:color w:val="002060"/>
          <w:szCs w:val="24"/>
          <w:u w:val="single"/>
          <w:lang w:bidi="ar-SA"/>
        </w:rPr>
        <w:t xml:space="preserve">electronic </w:t>
      </w:r>
      <w:r w:rsidRPr="0032234F">
        <w:rPr>
          <w:rFonts w:asciiTheme="minorHAnsi" w:hAnsiTheme="minorHAnsi" w:cstheme="minorHAnsi"/>
          <w:color w:val="002060"/>
          <w:szCs w:val="24"/>
          <w:u w:val="single"/>
          <w:lang w:bidi="ar-SA"/>
        </w:rPr>
        <w:t xml:space="preserve">I-20 to </w:t>
      </w:r>
      <w:proofErr w:type="gramStart"/>
      <w:r w:rsidRPr="0032234F">
        <w:rPr>
          <w:rFonts w:asciiTheme="minorHAnsi" w:hAnsiTheme="minorHAnsi" w:cstheme="minorHAnsi"/>
          <w:color w:val="002060"/>
          <w:szCs w:val="24"/>
          <w:u w:val="single"/>
          <w:lang w:bidi="ar-SA"/>
        </w:rPr>
        <w:t>student</w:t>
      </w:r>
      <w:proofErr w:type="gramEnd"/>
      <w:r w:rsidRPr="0032234F">
        <w:rPr>
          <w:rFonts w:asciiTheme="minorHAnsi" w:hAnsiTheme="minorHAnsi" w:cstheme="minorHAnsi"/>
          <w:color w:val="002060"/>
          <w:szCs w:val="24"/>
          <w:u w:val="single"/>
          <w:lang w:bidi="ar-SA"/>
        </w:rPr>
        <w:t>.</w:t>
      </w:r>
      <w:r w:rsidRPr="00711475">
        <w:rPr>
          <w:rFonts w:asciiTheme="minorHAnsi" w:hAnsiTheme="minorHAnsi" w:cstheme="minorHAnsi"/>
          <w:color w:val="002060"/>
          <w:szCs w:val="24"/>
          <w:lang w:bidi="ar-SA"/>
        </w:rPr>
        <w:t xml:space="preserve"> </w:t>
      </w:r>
    </w:p>
    <w:p w14:paraId="1EF05848" w14:textId="5B0C53FC" w:rsidR="00C83440" w:rsidRPr="00711475" w:rsidRDefault="00C83440">
      <w:pPr>
        <w:keepLines w:val="0"/>
        <w:numPr>
          <w:ilvl w:val="0"/>
          <w:numId w:val="72"/>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C83440">
        <w:rPr>
          <w:rFonts w:asciiTheme="minorHAnsi" w:hAnsiTheme="minorHAnsi" w:cstheme="minorHAnsi"/>
          <w:color w:val="002060"/>
          <w:szCs w:val="24"/>
          <w:lang w:bidi="ar-SA"/>
        </w:rPr>
        <w:t xml:space="preserve">ISSS will monitor </w:t>
      </w:r>
      <w:proofErr w:type="gramStart"/>
      <w:r w:rsidRPr="00C83440">
        <w:rPr>
          <w:rFonts w:asciiTheme="minorHAnsi" w:hAnsiTheme="minorHAnsi" w:cstheme="minorHAnsi"/>
          <w:color w:val="002060"/>
          <w:szCs w:val="24"/>
          <w:lang w:bidi="ar-SA"/>
        </w:rPr>
        <w:t>students</w:t>
      </w:r>
      <w:proofErr w:type="gramEnd"/>
      <w:r w:rsidRPr="00C83440">
        <w:rPr>
          <w:rFonts w:asciiTheme="minorHAnsi" w:hAnsiTheme="minorHAnsi" w:cstheme="minorHAnsi"/>
          <w:color w:val="002060"/>
          <w:szCs w:val="24"/>
          <w:lang w:bidi="ar-SA"/>
        </w:rPr>
        <w:t xml:space="preserve"> entrance in U.S. and will follow up for further </w:t>
      </w:r>
      <w:commentRangeStart w:id="221"/>
      <w:r w:rsidRPr="00C83440">
        <w:rPr>
          <w:rFonts w:asciiTheme="minorHAnsi" w:hAnsiTheme="minorHAnsi" w:cstheme="minorHAnsi"/>
          <w:color w:val="002060"/>
          <w:szCs w:val="24"/>
          <w:lang w:bidi="ar-SA"/>
        </w:rPr>
        <w:t>advising</w:t>
      </w:r>
      <w:commentRangeEnd w:id="221"/>
      <w:r w:rsidR="006A55FC">
        <w:rPr>
          <w:rStyle w:val="CommentReference"/>
        </w:rPr>
        <w:commentReference w:id="221"/>
      </w:r>
    </w:p>
    <w:p w14:paraId="71604F69" w14:textId="4D330AF1" w:rsidR="00C70EB5" w:rsidRPr="0032234F" w:rsidRDefault="00C70EB5" w:rsidP="00C70EB5">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b/>
          <w:bCs/>
          <w:color w:val="002060"/>
          <w:szCs w:val="24"/>
          <w:lang w:bidi="ar-SA"/>
        </w:rPr>
      </w:pPr>
      <w:r w:rsidRPr="0032234F">
        <w:rPr>
          <w:rFonts w:asciiTheme="minorHAnsi" w:hAnsiTheme="minorHAnsi" w:cstheme="minorHAnsi"/>
          <w:b/>
          <w:bCs/>
          <w:color w:val="002060"/>
          <w:szCs w:val="24"/>
          <w:u w:val="single"/>
          <w:lang w:bidi="ar-SA"/>
        </w:rPr>
        <w:t>Late arrival issues during the AU hybrid modality</w:t>
      </w:r>
      <w:r w:rsidR="0032234F">
        <w:rPr>
          <w:rFonts w:asciiTheme="minorHAnsi" w:hAnsiTheme="minorHAnsi" w:cstheme="minorHAnsi"/>
          <w:b/>
          <w:bCs/>
          <w:color w:val="002060"/>
          <w:szCs w:val="24"/>
          <w:u w:val="single"/>
          <w:lang w:bidi="ar-SA"/>
        </w:rPr>
        <w:t xml:space="preserve"> taken from ISSS director’s email</w:t>
      </w:r>
      <w:r w:rsidRPr="0032234F">
        <w:rPr>
          <w:rFonts w:asciiTheme="minorHAnsi" w:hAnsiTheme="minorHAnsi" w:cstheme="minorHAnsi"/>
          <w:b/>
          <w:bCs/>
          <w:color w:val="002060"/>
          <w:szCs w:val="24"/>
          <w:u w:val="single"/>
          <w:lang w:bidi="ar-SA"/>
        </w:rPr>
        <w:t>:</w:t>
      </w:r>
      <w:r w:rsidRPr="0032234F">
        <w:rPr>
          <w:rFonts w:asciiTheme="minorHAnsi" w:hAnsiTheme="minorHAnsi" w:cstheme="minorHAnsi"/>
          <w:b/>
          <w:bCs/>
          <w:color w:val="002060"/>
          <w:szCs w:val="24"/>
          <w:lang w:bidi="ar-SA"/>
        </w:rPr>
        <w:t xml:space="preserve"> </w:t>
      </w:r>
    </w:p>
    <w:p w14:paraId="16D35B7E" w14:textId="204E7014" w:rsidR="00C70EB5" w:rsidRPr="00711475" w:rsidRDefault="00C70EB5">
      <w:pPr>
        <w:keepLines w:val="0"/>
        <w:numPr>
          <w:ilvl w:val="0"/>
          <w:numId w:val="73"/>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Because new students can enter the U.S. only if they have physically</w:t>
      </w:r>
      <w:commentRangeStart w:id="222"/>
      <w:r w:rsidRPr="007F2F09">
        <w:rPr>
          <w:rFonts w:asciiTheme="minorHAnsi" w:hAnsiTheme="minorHAnsi" w:cstheme="minorHAnsi"/>
          <w:color w:val="002060"/>
          <w:szCs w:val="24"/>
          <w:lang w:bidi="ar-SA"/>
        </w:rPr>
        <w:t xml:space="preserve"> </w:t>
      </w:r>
      <w:commentRangeEnd w:id="222"/>
      <w:r w:rsidR="007F2F09">
        <w:rPr>
          <w:rStyle w:val="CommentReference"/>
        </w:rPr>
        <w:commentReference w:id="222"/>
      </w:r>
      <w:r w:rsidRPr="00711475">
        <w:rPr>
          <w:rFonts w:asciiTheme="minorHAnsi" w:hAnsiTheme="minorHAnsi" w:cstheme="minorHAnsi"/>
          <w:color w:val="002060"/>
          <w:szCs w:val="24"/>
          <w:u w:val="single"/>
          <w:lang w:bidi="ar-SA"/>
        </w:rPr>
        <w:t>in person classes</w:t>
      </w:r>
      <w:r w:rsidRPr="00711475">
        <w:rPr>
          <w:rFonts w:asciiTheme="minorHAnsi" w:hAnsiTheme="minorHAnsi" w:cstheme="minorHAnsi"/>
          <w:color w:val="002060"/>
          <w:szCs w:val="24"/>
          <w:lang w:bidi="ar-SA"/>
        </w:rPr>
        <w:t xml:space="preserve">, arriving late will conflict with the in-person option. Therefore, a strong, written academic argument is needed for the POE if they are not here by the time school starts, or at least by the last day of add/drop. This should include how they have maintained the in-person course requirements from </w:t>
      </w:r>
      <w:commentRangeStart w:id="223"/>
      <w:r w:rsidRPr="00711475">
        <w:rPr>
          <w:rFonts w:asciiTheme="minorHAnsi" w:hAnsiTheme="minorHAnsi" w:cstheme="minorHAnsi"/>
          <w:color w:val="002060"/>
          <w:szCs w:val="24"/>
          <w:lang w:bidi="ar-SA"/>
        </w:rPr>
        <w:t>abroad</w:t>
      </w:r>
      <w:commentRangeEnd w:id="223"/>
      <w:r w:rsidR="001F74EB">
        <w:rPr>
          <w:rStyle w:val="CommentReference"/>
        </w:rPr>
        <w:commentReference w:id="223"/>
      </w:r>
      <w:r w:rsidRPr="00711475">
        <w:rPr>
          <w:rFonts w:asciiTheme="minorHAnsi" w:hAnsiTheme="minorHAnsi" w:cstheme="minorHAnsi"/>
          <w:color w:val="002060"/>
          <w:szCs w:val="24"/>
          <w:lang w:bidi="ar-SA"/>
        </w:rPr>
        <w:t xml:space="preserve">.  </w:t>
      </w:r>
    </w:p>
    <w:p w14:paraId="4569BD6D" w14:textId="0B77BCEB" w:rsidR="00C70EB5" w:rsidRPr="00711475" w:rsidRDefault="001F74EB">
      <w:pPr>
        <w:keepLines w:val="0"/>
        <w:numPr>
          <w:ilvl w:val="0"/>
          <w:numId w:val="73"/>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commentRangeStart w:id="224"/>
      <w:r>
        <w:rPr>
          <w:rFonts w:asciiTheme="minorHAnsi" w:hAnsiTheme="minorHAnsi" w:cstheme="minorHAnsi"/>
          <w:color w:val="002060"/>
          <w:szCs w:val="24"/>
          <w:lang w:bidi="ar-SA"/>
        </w:rPr>
        <w:t>F</w:t>
      </w:r>
      <w:r w:rsidR="00C70EB5" w:rsidRPr="00711475">
        <w:rPr>
          <w:rFonts w:asciiTheme="minorHAnsi" w:hAnsiTheme="minorHAnsi" w:cstheme="minorHAnsi"/>
          <w:color w:val="002060"/>
          <w:szCs w:val="24"/>
          <w:lang w:bidi="ar-SA"/>
        </w:rPr>
        <w:t xml:space="preserve">or immigration purposes, students are required to be </w:t>
      </w:r>
      <w:proofErr w:type="gramStart"/>
      <w:r w:rsidR="00C70EB5" w:rsidRPr="00711475">
        <w:rPr>
          <w:rFonts w:asciiTheme="minorHAnsi" w:hAnsiTheme="minorHAnsi" w:cstheme="minorHAnsi"/>
          <w:color w:val="002060"/>
          <w:szCs w:val="24"/>
          <w:lang w:bidi="ar-SA"/>
        </w:rPr>
        <w:t xml:space="preserve">registered </w:t>
      </w:r>
      <w:r w:rsidR="00C70EB5" w:rsidRPr="00711475">
        <w:rPr>
          <w:rFonts w:asciiTheme="minorHAnsi" w:hAnsiTheme="minorHAnsi" w:cstheme="minorHAnsi"/>
          <w:color w:val="002060"/>
          <w:szCs w:val="24"/>
          <w:u w:val="single"/>
          <w:lang w:bidi="ar-SA"/>
        </w:rPr>
        <w:t>and maintain full</w:t>
      </w:r>
      <w:r>
        <w:rPr>
          <w:rFonts w:asciiTheme="minorHAnsi" w:hAnsiTheme="minorHAnsi" w:cstheme="minorHAnsi"/>
          <w:color w:val="002060"/>
          <w:szCs w:val="24"/>
          <w:u w:val="single"/>
          <w:lang w:bidi="ar-SA"/>
        </w:rPr>
        <w:t>-</w:t>
      </w:r>
      <w:r w:rsidR="00C70EB5" w:rsidRPr="00711475">
        <w:rPr>
          <w:rFonts w:asciiTheme="minorHAnsi" w:hAnsiTheme="minorHAnsi" w:cstheme="minorHAnsi"/>
          <w:color w:val="002060"/>
          <w:szCs w:val="24"/>
          <w:u w:val="single"/>
          <w:lang w:bidi="ar-SA"/>
        </w:rPr>
        <w:t xml:space="preserve">time enrollment at all </w:t>
      </w:r>
      <w:r w:rsidR="0032234F" w:rsidRPr="00711475">
        <w:rPr>
          <w:rFonts w:asciiTheme="minorHAnsi" w:hAnsiTheme="minorHAnsi" w:cstheme="minorHAnsi"/>
          <w:color w:val="002060"/>
          <w:szCs w:val="24"/>
          <w:u w:val="single"/>
          <w:lang w:bidi="ar-SA"/>
        </w:rPr>
        <w:t>times</w:t>
      </w:r>
      <w:proofErr w:type="gramEnd"/>
      <w:r w:rsidR="0032234F" w:rsidRPr="00711475">
        <w:rPr>
          <w:rFonts w:asciiTheme="minorHAnsi" w:hAnsiTheme="minorHAnsi" w:cstheme="minorHAnsi"/>
          <w:color w:val="002060"/>
          <w:szCs w:val="24"/>
          <w:lang w:bidi="ar-SA"/>
        </w:rPr>
        <w:t xml:space="preserve"> and</w:t>
      </w:r>
      <w:r w:rsidR="00C70EB5" w:rsidRPr="00711475">
        <w:rPr>
          <w:rFonts w:asciiTheme="minorHAnsi" w:hAnsiTheme="minorHAnsi" w:cstheme="minorHAnsi"/>
          <w:color w:val="002060"/>
          <w:szCs w:val="24"/>
          <w:lang w:bidi="ar-SA"/>
        </w:rPr>
        <w:t xml:space="preserve"> missing more than two classes can cause academic issues/dismissal later, which can cause falling out of the immigration status, we highly recommend late arrival beyond add and droop deadline. </w:t>
      </w:r>
      <w:commentRangeEnd w:id="224"/>
      <w:r w:rsidR="00C95E32">
        <w:rPr>
          <w:rStyle w:val="CommentReference"/>
        </w:rPr>
        <w:commentReference w:id="224"/>
      </w:r>
    </w:p>
    <w:p w14:paraId="0494D179" w14:textId="77777777" w:rsidR="00C70EB5" w:rsidRPr="00711475" w:rsidRDefault="00C70EB5">
      <w:pPr>
        <w:keepLines w:val="0"/>
        <w:numPr>
          <w:ilvl w:val="0"/>
          <w:numId w:val="73"/>
        </w:numP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rPr>
          <w:rFonts w:asciiTheme="minorHAnsi" w:hAnsiTheme="minorHAnsi" w:cstheme="minorHAnsi"/>
          <w:color w:val="002060"/>
          <w:szCs w:val="24"/>
          <w:lang w:bidi="ar-SA"/>
        </w:rPr>
      </w:pPr>
      <w:r w:rsidRPr="00711475">
        <w:rPr>
          <w:rFonts w:asciiTheme="minorHAnsi" w:hAnsiTheme="minorHAnsi" w:cstheme="minorHAnsi"/>
          <w:color w:val="002060"/>
          <w:szCs w:val="24"/>
          <w:lang w:bidi="ar-SA"/>
        </w:rPr>
        <w:t xml:space="preserve">In addition, arriving after the start date raises red flags at the POE, the Port of Entry officer may deny entrance to the student. Each POE and each ICE officer may have </w:t>
      </w:r>
      <w:proofErr w:type="gramStart"/>
      <w:r w:rsidRPr="00711475">
        <w:rPr>
          <w:rFonts w:asciiTheme="minorHAnsi" w:hAnsiTheme="minorHAnsi" w:cstheme="minorHAnsi"/>
          <w:color w:val="002060"/>
          <w:szCs w:val="24"/>
          <w:lang w:bidi="ar-SA"/>
        </w:rPr>
        <w:t>different</w:t>
      </w:r>
      <w:proofErr w:type="gramEnd"/>
      <w:r w:rsidRPr="00711475">
        <w:rPr>
          <w:rFonts w:asciiTheme="minorHAnsi" w:hAnsiTheme="minorHAnsi" w:cstheme="minorHAnsi"/>
          <w:color w:val="002060"/>
          <w:szCs w:val="24"/>
          <w:lang w:bidi="ar-SA"/>
        </w:rPr>
        <w:t xml:space="preserve"> approach to things. So, late arrivals will always have higher risks at the POE.</w:t>
      </w:r>
    </w:p>
    <w:p w14:paraId="1116A576" w14:textId="77777777" w:rsidR="00D36EFA" w:rsidRPr="00D36EFA" w:rsidRDefault="00D36EFA" w:rsidP="00C70EB5">
      <w:pPr>
        <w:pStyle w:val="Normal2"/>
        <w:ind w:left="0"/>
      </w:pPr>
    </w:p>
    <w:p w14:paraId="28FF1597" w14:textId="77777777" w:rsidR="00D36EFA" w:rsidRPr="00D36EFA" w:rsidRDefault="00D36EFA" w:rsidP="00D36EFA">
      <w:pPr>
        <w:pStyle w:val="Normal2"/>
      </w:pPr>
    </w:p>
    <w:p w14:paraId="389D3D13" w14:textId="77777777" w:rsidR="00100D12" w:rsidRPr="0020394C" w:rsidRDefault="00100D12" w:rsidP="00100D12"/>
    <w:p w14:paraId="3C08BD62" w14:textId="33F7249E" w:rsidR="00C96953" w:rsidRDefault="00C96953"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noProof/>
        </w:rPr>
      </w:pPr>
      <w:bookmarkStart w:id="225" w:name="_Toc77246684"/>
      <w:r>
        <w:rPr>
          <w:noProof/>
        </w:rPr>
        <w:lastRenderedPageBreak/>
        <w:t xml:space="preserve">Visa &amp; </w:t>
      </w:r>
      <w:r w:rsidR="009B2CB8">
        <w:rPr>
          <w:noProof/>
        </w:rPr>
        <w:t>Immigration Registration</w:t>
      </w:r>
      <w:bookmarkEnd w:id="225"/>
    </w:p>
    <w:p w14:paraId="2B449C70" w14:textId="2F1DB64E" w:rsidR="00864E3D" w:rsidRDefault="00864E3D" w:rsidP="009D3569">
      <w:pPr>
        <w:tabs>
          <w:tab w:val="clear" w:pos="851"/>
          <w:tab w:val="clear" w:pos="1701"/>
          <w:tab w:val="clear" w:pos="2552"/>
          <w:tab w:val="clear" w:pos="3402"/>
          <w:tab w:val="clear" w:pos="4253"/>
          <w:tab w:val="clear" w:pos="5103"/>
          <w:tab w:val="clear" w:pos="5954"/>
          <w:tab w:val="clear" w:pos="6804"/>
          <w:tab w:val="clear" w:pos="7655"/>
          <w:tab w:val="left" w:pos="5715"/>
        </w:tabs>
        <w:rPr>
          <w:b/>
          <w:bCs/>
          <w:caps/>
          <w:noProof/>
          <w:kern w:val="28"/>
          <w:sz w:val="28"/>
          <w:szCs w:val="33"/>
        </w:rPr>
      </w:pPr>
    </w:p>
    <w:p w14:paraId="411DF340" w14:textId="719038BB" w:rsidR="00864E3D" w:rsidRPr="00864E3D" w:rsidRDefault="00864E3D" w:rsidP="00B65AA4">
      <w:pPr>
        <w:pStyle w:val="Heading2"/>
      </w:pPr>
      <w:bookmarkStart w:id="226" w:name="_Toc77246685"/>
      <w:r>
        <w:t xml:space="preserve">5.1 </w:t>
      </w:r>
      <w:r w:rsidR="00FE48F2">
        <w:t>Visa</w:t>
      </w:r>
      <w:r>
        <w:t xml:space="preserve"> &amp; </w:t>
      </w:r>
      <w:r w:rsidR="0096490F">
        <w:t>Advising Flowchart</w:t>
      </w:r>
      <w:bookmarkEnd w:id="226"/>
    </w:p>
    <w:p w14:paraId="3509AA01" w14:textId="64133C6A" w:rsidR="00864E3D" w:rsidRPr="00890E56" w:rsidRDefault="00864E3D" w:rsidP="00864E3D">
      <w:pPr>
        <w:spacing w:after="0"/>
      </w:pPr>
      <w:r>
        <w:rPr>
          <w:noProof/>
        </w:rPr>
        <mc:AlternateContent>
          <mc:Choice Requires="wps">
            <w:drawing>
              <wp:anchor distT="0" distB="0" distL="114300" distR="114300" simplePos="0" relativeHeight="251658327" behindDoc="0" locked="0" layoutInCell="1" allowOverlap="1" wp14:anchorId="661523E2" wp14:editId="3FFEE5CB">
                <wp:simplePos x="0" y="0"/>
                <wp:positionH relativeFrom="column">
                  <wp:posOffset>4600575</wp:posOffset>
                </wp:positionH>
                <wp:positionV relativeFrom="paragraph">
                  <wp:posOffset>2277745</wp:posOffset>
                </wp:positionV>
                <wp:extent cx="2181225" cy="1069340"/>
                <wp:effectExtent l="9525" t="10795" r="9525" b="5715"/>
                <wp:wrapNone/>
                <wp:docPr id="478" name="Rectangle: Rounded Corners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1069340"/>
                        </a:xfrm>
                        <a:prstGeom prst="roundRect">
                          <a:avLst>
                            <a:gd name="adj" fmla="val 16667"/>
                          </a:avLst>
                        </a:prstGeom>
                        <a:solidFill>
                          <a:srgbClr val="FFFFFF"/>
                        </a:solidFill>
                        <a:ln w="9525">
                          <a:solidFill>
                            <a:srgbClr val="000000"/>
                          </a:solidFill>
                          <a:round/>
                          <a:headEnd/>
                          <a:tailEnd/>
                        </a:ln>
                      </wps:spPr>
                      <wps:txbx>
                        <w:txbxContent>
                          <w:p w14:paraId="5615C01B" w14:textId="384977F1" w:rsidR="00864E3D" w:rsidRPr="00751500" w:rsidRDefault="00864E3D" w:rsidP="00864E3D">
                            <w:pPr>
                              <w:pStyle w:val="NoSpacing"/>
                              <w:jc w:val="center"/>
                              <w:rPr>
                                <w:color w:val="1F3864" w:themeColor="accent1" w:themeShade="80"/>
                              </w:rPr>
                            </w:pPr>
                            <w:r w:rsidRPr="00751500">
                              <w:rPr>
                                <w:color w:val="1F3864" w:themeColor="accent1" w:themeShade="80"/>
                              </w:rPr>
                              <w:t xml:space="preserve">Student enters U.S. for mandatory ISSS orientation, or by the </w:t>
                            </w:r>
                            <w:r w:rsidR="009B5367">
                              <w:rPr>
                                <w:color w:val="1F3864" w:themeColor="accent1" w:themeShade="80"/>
                              </w:rPr>
                              <w:t>start</w:t>
                            </w:r>
                            <w:r w:rsidRPr="00751500">
                              <w:rPr>
                                <w:color w:val="1F3864" w:themeColor="accent1" w:themeShade="80"/>
                              </w:rPr>
                              <w:t xml:space="preserve"> date of I-20/DS-2019 and registers for an ISSS make-up </w:t>
                            </w:r>
                            <w:r w:rsidR="0032234F" w:rsidRPr="00751500">
                              <w:rPr>
                                <w:color w:val="1F3864" w:themeColor="accent1" w:themeShade="80"/>
                              </w:rPr>
                              <w:t>session.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1523E2" id="Rectangle: Rounded Corners 478" o:spid="_x0000_s1150" style="position:absolute;margin-left:362.25pt;margin-top:179.35pt;width:171.75pt;height:84.2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">
                <v:textbox>
                  <w:txbxContent>
                    <w:p w14:paraId="5615C01B" w14:textId="384977F1" w:rsidR="00864E3D" w:rsidRPr="00751500" w:rsidRDefault="00864E3D" w:rsidP="00864E3D">
                      <w:pPr>
                        <w:pStyle w:val="NoSpacing"/>
                        <w:jc w:val="center"/>
                        <w:rPr>
                          <w:color w:val="1F3864" w:themeColor="accent1" w:themeShade="80"/>
                        </w:rPr>
                      </w:pPr>
                      <w:r w:rsidRPr="00751500">
                        <w:rPr>
                          <w:color w:val="1F3864" w:themeColor="accent1" w:themeShade="80"/>
                        </w:rPr>
                        <w:t xml:space="preserve">Student enters U.S. for mandatory ISSS orientation, or by the </w:t>
                      </w:r>
                      <w:r w:rsidR="009B5367">
                        <w:rPr>
                          <w:color w:val="1F3864" w:themeColor="accent1" w:themeShade="80"/>
                        </w:rPr>
                        <w:t>start</w:t>
                      </w:r>
                      <w:r w:rsidRPr="00751500">
                        <w:rPr>
                          <w:color w:val="1F3864" w:themeColor="accent1" w:themeShade="80"/>
                        </w:rPr>
                        <w:t xml:space="preserve"> date of I-20/DS-2019 and registers for an ISSS make-up </w:t>
                      </w:r>
                      <w:r w:rsidR="0032234F" w:rsidRPr="00751500">
                        <w:rPr>
                          <w:color w:val="1F3864" w:themeColor="accent1" w:themeShade="80"/>
                        </w:rPr>
                        <w:t>session.</w:t>
                      </w:r>
                    </w:p>
                  </w:txbxContent>
                </v:textbox>
              </v:roundrect>
            </w:pict>
          </mc:Fallback>
        </mc:AlternateContent>
      </w:r>
      <w:r>
        <w:rPr>
          <w:noProof/>
        </w:rPr>
        <mc:AlternateContent>
          <mc:Choice Requires="wps">
            <w:drawing>
              <wp:anchor distT="0" distB="0" distL="114300" distR="114300" simplePos="0" relativeHeight="251658356" behindDoc="0" locked="0" layoutInCell="1" allowOverlap="1" wp14:anchorId="4E8862C0" wp14:editId="752AC90C">
                <wp:simplePos x="0" y="0"/>
                <wp:positionH relativeFrom="column">
                  <wp:posOffset>5715000</wp:posOffset>
                </wp:positionH>
                <wp:positionV relativeFrom="paragraph">
                  <wp:posOffset>3347085</wp:posOffset>
                </wp:positionV>
                <wp:extent cx="0" cy="161925"/>
                <wp:effectExtent l="57150" t="13335" r="57150" b="15240"/>
                <wp:wrapNone/>
                <wp:docPr id="476" name="Straight Arrow Connector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2FE8EA5" id="Straight Arrow Connector 476" o:spid="_x0000_s1026" type="#_x0000_t32" style="position:absolute;margin-left:450pt;margin-top:263.55pt;width:0;height:12.7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54" behindDoc="0" locked="0" layoutInCell="1" allowOverlap="1" wp14:anchorId="1CFDB688" wp14:editId="0395AC6F">
                <wp:simplePos x="0" y="0"/>
                <wp:positionH relativeFrom="column">
                  <wp:posOffset>2524125</wp:posOffset>
                </wp:positionH>
                <wp:positionV relativeFrom="paragraph">
                  <wp:posOffset>2552700</wp:posOffset>
                </wp:positionV>
                <wp:extent cx="1038225" cy="0"/>
                <wp:effectExtent l="19050" t="57150" r="9525" b="57150"/>
                <wp:wrapNone/>
                <wp:docPr id="475" name="Straight Arrow Connector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8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BDF652E" id="Straight Arrow Connector 475" o:spid="_x0000_s1026" type="#_x0000_t32" style="position:absolute;margin-left:198.75pt;margin-top:201pt;width:81.75pt;height:0;flip:x;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">
                <v:stroke endarrow="block"/>
              </v:shape>
            </w:pict>
          </mc:Fallback>
        </mc:AlternateContent>
      </w:r>
      <w:r>
        <w:rPr>
          <w:noProof/>
        </w:rPr>
        <mc:AlternateContent>
          <mc:Choice Requires="wps">
            <w:drawing>
              <wp:anchor distT="0" distB="0" distL="114300" distR="114300" simplePos="0" relativeHeight="251658353" behindDoc="0" locked="0" layoutInCell="1" allowOverlap="1" wp14:anchorId="3E51FC07" wp14:editId="262C1105">
                <wp:simplePos x="0" y="0"/>
                <wp:positionH relativeFrom="column">
                  <wp:posOffset>4238625</wp:posOffset>
                </wp:positionH>
                <wp:positionV relativeFrom="paragraph">
                  <wp:posOffset>2552700</wp:posOffset>
                </wp:positionV>
                <wp:extent cx="361950" cy="0"/>
                <wp:effectExtent l="9525" t="57150" r="19050" b="57150"/>
                <wp:wrapNone/>
                <wp:docPr id="474" name="Straight Arrow Connector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05DC1B9" id="Straight Arrow Connector 474" o:spid="_x0000_s1026" type="#_x0000_t32" style="position:absolute;margin-left:333.75pt;margin-top:201pt;width:28.5pt;height:0;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">
                <v:stroke endarrow="block"/>
              </v:shape>
            </w:pict>
          </mc:Fallback>
        </mc:AlternateContent>
      </w:r>
      <w:r>
        <w:rPr>
          <w:noProof/>
        </w:rPr>
        <mc:AlternateContent>
          <mc:Choice Requires="wps">
            <w:drawing>
              <wp:anchor distT="0" distB="0" distL="114300" distR="114300" simplePos="0" relativeHeight="251658352" behindDoc="0" locked="0" layoutInCell="1" allowOverlap="1" wp14:anchorId="7A54D8A6" wp14:editId="6674B40C">
                <wp:simplePos x="0" y="0"/>
                <wp:positionH relativeFrom="column">
                  <wp:posOffset>2314575</wp:posOffset>
                </wp:positionH>
                <wp:positionV relativeFrom="paragraph">
                  <wp:posOffset>7028815</wp:posOffset>
                </wp:positionV>
                <wp:extent cx="0" cy="161925"/>
                <wp:effectExtent l="57150" t="8890" r="57150" b="19685"/>
                <wp:wrapNone/>
                <wp:docPr id="473" name="Straight Arrow Connector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3656CF0" id="Straight Arrow Connector 473" o:spid="_x0000_s1026" type="#_x0000_t32" style="position:absolute;margin-left:182.25pt;margin-top:553.45pt;width:0;height:12.7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50" behindDoc="0" locked="0" layoutInCell="1" allowOverlap="1" wp14:anchorId="5D93DE26" wp14:editId="7AC7127A">
                <wp:simplePos x="0" y="0"/>
                <wp:positionH relativeFrom="column">
                  <wp:posOffset>3019425</wp:posOffset>
                </wp:positionH>
                <wp:positionV relativeFrom="paragraph">
                  <wp:posOffset>4001135</wp:posOffset>
                </wp:positionV>
                <wp:extent cx="876300" cy="447675"/>
                <wp:effectExtent l="9525" t="10160" r="38100" b="56515"/>
                <wp:wrapNone/>
                <wp:docPr id="471" name="Straight Arrow Connector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447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FE46FD3" id="Straight Arrow Connector 471" o:spid="_x0000_s1026" type="#_x0000_t32" style="position:absolute;margin-left:237.75pt;margin-top:315.05pt;width:69pt;height:35.2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">
                <v:stroke endarrow="block"/>
              </v:shape>
            </w:pict>
          </mc:Fallback>
        </mc:AlternateContent>
      </w:r>
      <w:r>
        <w:rPr>
          <w:noProof/>
        </w:rPr>
        <mc:AlternateContent>
          <mc:Choice Requires="wps">
            <w:drawing>
              <wp:anchor distT="0" distB="0" distL="114300" distR="114300" simplePos="0" relativeHeight="251658349" behindDoc="0" locked="0" layoutInCell="1" allowOverlap="1" wp14:anchorId="78CDE9BD" wp14:editId="74870491">
                <wp:simplePos x="0" y="0"/>
                <wp:positionH relativeFrom="column">
                  <wp:posOffset>3895725</wp:posOffset>
                </wp:positionH>
                <wp:positionV relativeFrom="paragraph">
                  <wp:posOffset>4772660</wp:posOffset>
                </wp:positionV>
                <wp:extent cx="0" cy="161925"/>
                <wp:effectExtent l="57150" t="10160" r="57150" b="18415"/>
                <wp:wrapNone/>
                <wp:docPr id="470" name="Straight Arrow Connector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303C478" id="Straight Arrow Connector 470" o:spid="_x0000_s1026" type="#_x0000_t32" style="position:absolute;margin-left:306.75pt;margin-top:375.8pt;width:0;height:12.7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48" behindDoc="0" locked="0" layoutInCell="1" allowOverlap="1" wp14:anchorId="4EF42324" wp14:editId="31ED37EB">
                <wp:simplePos x="0" y="0"/>
                <wp:positionH relativeFrom="column">
                  <wp:posOffset>3895725</wp:posOffset>
                </wp:positionH>
                <wp:positionV relativeFrom="paragraph">
                  <wp:posOffset>5591810</wp:posOffset>
                </wp:positionV>
                <wp:extent cx="0" cy="161925"/>
                <wp:effectExtent l="57150" t="10160" r="57150" b="18415"/>
                <wp:wrapNone/>
                <wp:docPr id="469" name="Straight Arrow Connector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FD0722B" id="Straight Arrow Connector 469" o:spid="_x0000_s1026" type="#_x0000_t32" style="position:absolute;margin-left:306.75pt;margin-top:440.3pt;width:0;height:12.7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45" behindDoc="0" locked="0" layoutInCell="1" allowOverlap="1" wp14:anchorId="0B0A64EB" wp14:editId="707B1CEB">
                <wp:simplePos x="0" y="0"/>
                <wp:positionH relativeFrom="column">
                  <wp:posOffset>2314575</wp:posOffset>
                </wp:positionH>
                <wp:positionV relativeFrom="paragraph">
                  <wp:posOffset>5458460</wp:posOffset>
                </wp:positionV>
                <wp:extent cx="0" cy="161925"/>
                <wp:effectExtent l="57150" t="10160" r="57150" b="18415"/>
                <wp:wrapNone/>
                <wp:docPr id="466" name="Straight Arrow Connector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77DA3A2" id="Straight Arrow Connector 466" o:spid="_x0000_s1026" type="#_x0000_t32" style="position:absolute;margin-left:182.25pt;margin-top:429.8pt;width:0;height:12.7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44" behindDoc="0" locked="0" layoutInCell="1" allowOverlap="1" wp14:anchorId="0BCF36B0" wp14:editId="61616561">
                <wp:simplePos x="0" y="0"/>
                <wp:positionH relativeFrom="column">
                  <wp:posOffset>2314575</wp:posOffset>
                </wp:positionH>
                <wp:positionV relativeFrom="paragraph">
                  <wp:posOffset>4286885</wp:posOffset>
                </wp:positionV>
                <wp:extent cx="0" cy="161925"/>
                <wp:effectExtent l="57150" t="10160" r="57150" b="18415"/>
                <wp:wrapNone/>
                <wp:docPr id="465" name="Straight Arrow Connector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9A2E0D5" id="Straight Arrow Connector 465" o:spid="_x0000_s1026" type="#_x0000_t32" style="position:absolute;margin-left:182.25pt;margin-top:337.55pt;width:0;height:12.7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43" behindDoc="0" locked="0" layoutInCell="1" allowOverlap="1" wp14:anchorId="509316F6" wp14:editId="5BDA50FA">
                <wp:simplePos x="0" y="0"/>
                <wp:positionH relativeFrom="column">
                  <wp:posOffset>628650</wp:posOffset>
                </wp:positionH>
                <wp:positionV relativeFrom="paragraph">
                  <wp:posOffset>7296785</wp:posOffset>
                </wp:positionV>
                <wp:extent cx="0" cy="161925"/>
                <wp:effectExtent l="57150" t="10160" r="57150" b="18415"/>
                <wp:wrapNone/>
                <wp:docPr id="464" name="Straight Arrow Connector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568790E" id="Straight Arrow Connector 464" o:spid="_x0000_s1026" type="#_x0000_t32" style="position:absolute;margin-left:49.5pt;margin-top:574.55pt;width:0;height:12.7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41" behindDoc="0" locked="0" layoutInCell="1" allowOverlap="1" wp14:anchorId="3781B1BF" wp14:editId="6BC22E0A">
                <wp:simplePos x="0" y="0"/>
                <wp:positionH relativeFrom="column">
                  <wp:posOffset>1609725</wp:posOffset>
                </wp:positionH>
                <wp:positionV relativeFrom="paragraph">
                  <wp:posOffset>5620385</wp:posOffset>
                </wp:positionV>
                <wp:extent cx="1409700" cy="1408430"/>
                <wp:effectExtent l="9525" t="10160" r="9525" b="10160"/>
                <wp:wrapNone/>
                <wp:docPr id="462" name="Rectangle: Rounded Corners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408430"/>
                        </a:xfrm>
                        <a:prstGeom prst="roundRect">
                          <a:avLst>
                            <a:gd name="adj" fmla="val 16667"/>
                          </a:avLst>
                        </a:prstGeom>
                        <a:solidFill>
                          <a:srgbClr val="FFFFFF"/>
                        </a:solidFill>
                        <a:ln w="9525">
                          <a:solidFill>
                            <a:srgbClr val="000000"/>
                          </a:solidFill>
                          <a:round/>
                          <a:headEnd/>
                          <a:tailEnd/>
                        </a:ln>
                      </wps:spPr>
                      <wps:txbx>
                        <w:txbxContent>
                          <w:p w14:paraId="6D31A43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ISSS determines if admissions </w:t>
                            </w:r>
                            <w:proofErr w:type="gramStart"/>
                            <w:r w:rsidRPr="00751500">
                              <w:rPr>
                                <w:color w:val="1F3864" w:themeColor="accent1" w:themeShade="80"/>
                              </w:rPr>
                              <w:t>needs</w:t>
                            </w:r>
                            <w:proofErr w:type="gramEnd"/>
                            <w:r w:rsidRPr="00751500">
                              <w:rPr>
                                <w:color w:val="1F3864" w:themeColor="accent1" w:themeShade="80"/>
                              </w:rPr>
                              <w:t xml:space="preserve"> to send a new online PIIRF, and logs the deferral in the ISSIS log entry or in SEVIS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81B1BF" id="Rectangle: Rounded Corners 462" o:spid="_x0000_s1151" style="position:absolute;margin-left:126.75pt;margin-top:442.55pt;width:111pt;height:110.9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">
                <v:textbox>
                  <w:txbxContent>
                    <w:p w14:paraId="6D31A43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ISSS determines if admissions needs to send a new online PIIRF, and logs the deferral in the ISSIS log entry or in SEVIS </w:t>
                      </w:r>
                    </w:p>
                  </w:txbxContent>
                </v:textbox>
              </v:roundrect>
            </w:pict>
          </mc:Fallback>
        </mc:AlternateContent>
      </w:r>
      <w:r>
        <w:rPr>
          <w:noProof/>
        </w:rPr>
        <mc:AlternateContent>
          <mc:Choice Requires="wps">
            <w:drawing>
              <wp:anchor distT="0" distB="0" distL="114300" distR="114300" simplePos="0" relativeHeight="251658339" behindDoc="0" locked="0" layoutInCell="1" allowOverlap="1" wp14:anchorId="4F274F31" wp14:editId="37C36108">
                <wp:simplePos x="0" y="0"/>
                <wp:positionH relativeFrom="column">
                  <wp:posOffset>3200400</wp:posOffset>
                </wp:positionH>
                <wp:positionV relativeFrom="paragraph">
                  <wp:posOffset>4448810</wp:posOffset>
                </wp:positionV>
                <wp:extent cx="1409700" cy="333375"/>
                <wp:effectExtent l="9525" t="10160" r="9525" b="8890"/>
                <wp:wrapNone/>
                <wp:docPr id="460" name="Rectangle: Rounded Corners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333375"/>
                        </a:xfrm>
                        <a:prstGeom prst="roundRect">
                          <a:avLst>
                            <a:gd name="adj" fmla="val 16667"/>
                          </a:avLst>
                        </a:prstGeom>
                        <a:solidFill>
                          <a:srgbClr val="FFFFFF"/>
                        </a:solidFill>
                        <a:ln w="9525">
                          <a:solidFill>
                            <a:srgbClr val="000000"/>
                          </a:solidFill>
                          <a:round/>
                          <a:headEnd/>
                          <a:tailEnd/>
                        </a:ln>
                      </wps:spPr>
                      <wps:txbx>
                        <w:txbxContent>
                          <w:p w14:paraId="54F180AF" w14:textId="77777777" w:rsidR="00864E3D" w:rsidRPr="00751500" w:rsidRDefault="00864E3D" w:rsidP="00864E3D">
                            <w:pPr>
                              <w:pStyle w:val="NoSpacing"/>
                              <w:jc w:val="center"/>
                              <w:rPr>
                                <w:color w:val="1F3864" w:themeColor="accent1" w:themeShade="80"/>
                              </w:rPr>
                            </w:pPr>
                            <w:r w:rsidRPr="00751500">
                              <w:rPr>
                                <w:color w:val="1F3864" w:themeColor="accent1" w:themeShade="80"/>
                              </w:rPr>
                              <w:t>Deferral Denied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274F31" id="Rectangle: Rounded Corners 460" o:spid="_x0000_s1152" style="position:absolute;margin-left:252pt;margin-top:350.3pt;width:111pt;height:26.2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">
                <v:textbox>
                  <w:txbxContent>
                    <w:p w14:paraId="54F180AF" w14:textId="77777777" w:rsidR="00864E3D" w:rsidRPr="00751500" w:rsidRDefault="00864E3D" w:rsidP="00864E3D">
                      <w:pPr>
                        <w:pStyle w:val="NoSpacing"/>
                        <w:jc w:val="center"/>
                        <w:rPr>
                          <w:color w:val="1F3864" w:themeColor="accent1" w:themeShade="80"/>
                        </w:rPr>
                      </w:pPr>
                      <w:r w:rsidRPr="00751500">
                        <w:rPr>
                          <w:color w:val="1F3864" w:themeColor="accent1" w:themeShade="80"/>
                        </w:rPr>
                        <w:t>Deferral Denied</w:t>
                      </w:r>
                    </w:p>
                  </w:txbxContent>
                </v:textbox>
              </v:roundrect>
            </w:pict>
          </mc:Fallback>
        </mc:AlternateContent>
      </w:r>
      <w:r>
        <w:rPr>
          <w:noProof/>
        </w:rPr>
        <mc:AlternateContent>
          <mc:Choice Requires="wps">
            <w:drawing>
              <wp:anchor distT="0" distB="0" distL="114300" distR="114300" simplePos="0" relativeHeight="251658338" behindDoc="0" locked="0" layoutInCell="1" allowOverlap="1" wp14:anchorId="1077D0A5" wp14:editId="7514BDD4">
                <wp:simplePos x="0" y="0"/>
                <wp:positionH relativeFrom="column">
                  <wp:posOffset>1914525</wp:posOffset>
                </wp:positionH>
                <wp:positionV relativeFrom="paragraph">
                  <wp:posOffset>3277235</wp:posOffset>
                </wp:positionV>
                <wp:extent cx="400050" cy="361950"/>
                <wp:effectExtent l="9525" t="10160" r="47625" b="46990"/>
                <wp:wrapNone/>
                <wp:docPr id="459" name="Straight Arrow Connector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361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8D014D4" id="Straight Arrow Connector 459" o:spid="_x0000_s1026" type="#_x0000_t32" style="position:absolute;margin-left:150.75pt;margin-top:258.05pt;width:31.5pt;height:28.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">
                <v:stroke endarrow="block"/>
              </v:shape>
            </w:pict>
          </mc:Fallback>
        </mc:AlternateContent>
      </w:r>
      <w:r>
        <w:rPr>
          <w:noProof/>
        </w:rPr>
        <mc:AlternateContent>
          <mc:Choice Requires="wps">
            <w:drawing>
              <wp:anchor distT="0" distB="0" distL="114300" distR="114300" simplePos="0" relativeHeight="251658337" behindDoc="0" locked="0" layoutInCell="1" allowOverlap="1" wp14:anchorId="1A013279" wp14:editId="01A3698B">
                <wp:simplePos x="0" y="0"/>
                <wp:positionH relativeFrom="column">
                  <wp:posOffset>628650</wp:posOffset>
                </wp:positionH>
                <wp:positionV relativeFrom="paragraph">
                  <wp:posOffset>3277235</wp:posOffset>
                </wp:positionV>
                <wp:extent cx="323850" cy="361950"/>
                <wp:effectExtent l="47625" t="10160" r="9525" b="46990"/>
                <wp:wrapNone/>
                <wp:docPr id="458" name="Straight Arrow Connector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361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5A0E6F4" id="Straight Arrow Connector 458" o:spid="_x0000_s1026" type="#_x0000_t32" style="position:absolute;margin-left:49.5pt;margin-top:258.05pt;width:25.5pt;height:28.5pt;flip:x;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">
                <v:stroke endarrow="block"/>
              </v:shape>
            </w:pict>
          </mc:Fallback>
        </mc:AlternateContent>
      </w:r>
      <w:r>
        <w:rPr>
          <w:noProof/>
        </w:rPr>
        <mc:AlternateContent>
          <mc:Choice Requires="wps">
            <w:drawing>
              <wp:anchor distT="0" distB="0" distL="114300" distR="114300" simplePos="0" relativeHeight="251658336" behindDoc="0" locked="0" layoutInCell="1" allowOverlap="1" wp14:anchorId="286F2175" wp14:editId="5E306519">
                <wp:simplePos x="0" y="0"/>
                <wp:positionH relativeFrom="column">
                  <wp:posOffset>628650</wp:posOffset>
                </wp:positionH>
                <wp:positionV relativeFrom="paragraph">
                  <wp:posOffset>6277610</wp:posOffset>
                </wp:positionV>
                <wp:extent cx="0" cy="161925"/>
                <wp:effectExtent l="57150" t="10160" r="57150" b="18415"/>
                <wp:wrapNone/>
                <wp:docPr id="457" name="Straight Arrow Connector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0F94631" id="Straight Arrow Connector 457" o:spid="_x0000_s1026" type="#_x0000_t32" style="position:absolute;margin-left:49.5pt;margin-top:494.3pt;width:0;height:12.7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34" behindDoc="0" locked="0" layoutInCell="1" allowOverlap="1" wp14:anchorId="70352608" wp14:editId="551893A7">
                <wp:simplePos x="0" y="0"/>
                <wp:positionH relativeFrom="column">
                  <wp:posOffset>628650</wp:posOffset>
                </wp:positionH>
                <wp:positionV relativeFrom="paragraph">
                  <wp:posOffset>4695190</wp:posOffset>
                </wp:positionV>
                <wp:extent cx="635" cy="201295"/>
                <wp:effectExtent l="57150" t="8890" r="56515" b="18415"/>
                <wp:wrapNone/>
                <wp:docPr id="455" name="Straight Arrow Connector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01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79085E7" id="Straight Arrow Connector 455" o:spid="_x0000_s1026" type="#_x0000_t32" style="position:absolute;margin-left:49.5pt;margin-top:369.7pt;width:.05pt;height:15.8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">
                <v:stroke endarrow="block"/>
              </v:shape>
            </w:pict>
          </mc:Fallback>
        </mc:AlternateContent>
      </w:r>
      <w:r>
        <w:rPr>
          <w:noProof/>
        </w:rPr>
        <mc:AlternateContent>
          <mc:Choice Requires="wps">
            <w:drawing>
              <wp:anchor distT="0" distB="0" distL="114300" distR="114300" simplePos="0" relativeHeight="251658332" behindDoc="0" locked="0" layoutInCell="1" allowOverlap="1" wp14:anchorId="199A0C97" wp14:editId="0C673BC8">
                <wp:simplePos x="0" y="0"/>
                <wp:positionH relativeFrom="column">
                  <wp:posOffset>1609725</wp:posOffset>
                </wp:positionH>
                <wp:positionV relativeFrom="paragraph">
                  <wp:posOffset>3639185</wp:posOffset>
                </wp:positionV>
                <wp:extent cx="1409700" cy="647700"/>
                <wp:effectExtent l="9525" t="10160" r="9525" b="8890"/>
                <wp:wrapNone/>
                <wp:docPr id="453" name="Rectangle: Rounded Corners 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647700"/>
                        </a:xfrm>
                        <a:prstGeom prst="roundRect">
                          <a:avLst>
                            <a:gd name="adj" fmla="val 16667"/>
                          </a:avLst>
                        </a:prstGeom>
                        <a:solidFill>
                          <a:srgbClr val="FFFFFF"/>
                        </a:solidFill>
                        <a:ln w="9525">
                          <a:solidFill>
                            <a:srgbClr val="000000"/>
                          </a:solidFill>
                          <a:round/>
                          <a:headEnd/>
                          <a:tailEnd/>
                        </a:ln>
                      </wps:spPr>
                      <wps:txbx>
                        <w:txbxContent>
                          <w:p w14:paraId="7BE1456F" w14:textId="77777777" w:rsidR="00864E3D" w:rsidRPr="00751500" w:rsidRDefault="00864E3D" w:rsidP="00864E3D">
                            <w:pPr>
                              <w:pStyle w:val="NoSpacing"/>
                              <w:jc w:val="center"/>
                              <w:rPr>
                                <w:color w:val="1F3864" w:themeColor="accent1" w:themeShade="80"/>
                                <w:u w:val="single"/>
                              </w:rPr>
                            </w:pPr>
                            <w:r w:rsidRPr="00751500">
                              <w:rPr>
                                <w:color w:val="1F3864" w:themeColor="accent1" w:themeShade="80"/>
                                <w:u w:val="single"/>
                              </w:rPr>
                              <w:t>DEFERRAL</w:t>
                            </w:r>
                          </w:p>
                          <w:p w14:paraId="0C31B661" w14:textId="77777777" w:rsidR="00864E3D" w:rsidRPr="00751500" w:rsidRDefault="00864E3D" w:rsidP="00864E3D">
                            <w:pPr>
                              <w:pStyle w:val="NoSpacing"/>
                              <w:jc w:val="center"/>
                              <w:rPr>
                                <w:color w:val="1F3864" w:themeColor="accent1" w:themeShade="80"/>
                              </w:rPr>
                            </w:pPr>
                            <w:r w:rsidRPr="00751500">
                              <w:rPr>
                                <w:color w:val="1F3864" w:themeColor="accent1" w:themeShade="80"/>
                              </w:rPr>
                              <w:t>Admissions Approves or Denies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9A0C97" id="Rectangle: Rounded Corners 453" o:spid="_x0000_s1153" style="position:absolute;margin-left:126.75pt;margin-top:286.55pt;width:111pt;height:51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">
                <v:textbox>
                  <w:txbxContent>
                    <w:p w14:paraId="7BE1456F" w14:textId="77777777" w:rsidR="00864E3D" w:rsidRPr="00751500" w:rsidRDefault="00864E3D" w:rsidP="00864E3D">
                      <w:pPr>
                        <w:pStyle w:val="NoSpacing"/>
                        <w:jc w:val="center"/>
                        <w:rPr>
                          <w:color w:val="1F3864" w:themeColor="accent1" w:themeShade="80"/>
                          <w:u w:val="single"/>
                        </w:rPr>
                      </w:pPr>
                      <w:r w:rsidRPr="00751500">
                        <w:rPr>
                          <w:color w:val="1F3864" w:themeColor="accent1" w:themeShade="80"/>
                          <w:u w:val="single"/>
                        </w:rPr>
                        <w:t>DEFERRAL</w:t>
                      </w:r>
                    </w:p>
                    <w:p w14:paraId="0C31B661" w14:textId="77777777" w:rsidR="00864E3D" w:rsidRPr="00751500" w:rsidRDefault="00864E3D" w:rsidP="00864E3D">
                      <w:pPr>
                        <w:pStyle w:val="NoSpacing"/>
                        <w:jc w:val="center"/>
                        <w:rPr>
                          <w:color w:val="1F3864" w:themeColor="accent1" w:themeShade="80"/>
                        </w:rPr>
                      </w:pPr>
                      <w:r w:rsidRPr="00751500">
                        <w:rPr>
                          <w:color w:val="1F3864" w:themeColor="accent1" w:themeShade="80"/>
                        </w:rPr>
                        <w:t>Admissions Approves or Denies</w:t>
                      </w:r>
                    </w:p>
                  </w:txbxContent>
                </v:textbox>
              </v:roundrect>
            </w:pict>
          </mc:Fallback>
        </mc:AlternateContent>
      </w:r>
      <w:r>
        <w:rPr>
          <w:noProof/>
        </w:rPr>
        <mc:AlternateContent>
          <mc:Choice Requires="wps">
            <w:drawing>
              <wp:anchor distT="0" distB="0" distL="114300" distR="114300" simplePos="0" relativeHeight="251658331" behindDoc="0" locked="0" layoutInCell="1" allowOverlap="1" wp14:anchorId="7DBAE41C" wp14:editId="4706BA0A">
                <wp:simplePos x="0" y="0"/>
                <wp:positionH relativeFrom="column">
                  <wp:posOffset>-66675</wp:posOffset>
                </wp:positionH>
                <wp:positionV relativeFrom="paragraph">
                  <wp:posOffset>3639185</wp:posOffset>
                </wp:positionV>
                <wp:extent cx="1409700" cy="1056005"/>
                <wp:effectExtent l="9525" t="10160" r="9525" b="10160"/>
                <wp:wrapNone/>
                <wp:docPr id="452" name="Rectangle: Rounded Corners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056005"/>
                        </a:xfrm>
                        <a:prstGeom prst="roundRect">
                          <a:avLst>
                            <a:gd name="adj" fmla="val 16667"/>
                          </a:avLst>
                        </a:prstGeom>
                        <a:solidFill>
                          <a:srgbClr val="FFFFFF"/>
                        </a:solidFill>
                        <a:ln w="9525">
                          <a:solidFill>
                            <a:srgbClr val="000000"/>
                          </a:solidFill>
                          <a:round/>
                          <a:headEnd/>
                          <a:tailEnd/>
                        </a:ln>
                      </wps:spPr>
                      <wps:txbx>
                        <w:txbxContent>
                          <w:p w14:paraId="0D94C497" w14:textId="77777777" w:rsidR="00864E3D" w:rsidRPr="00751500" w:rsidRDefault="00864E3D" w:rsidP="00864E3D">
                            <w:pPr>
                              <w:pStyle w:val="NoSpacing"/>
                              <w:jc w:val="center"/>
                              <w:rPr>
                                <w:color w:val="1F3864" w:themeColor="accent1" w:themeShade="80"/>
                                <w:u w:val="single"/>
                              </w:rPr>
                            </w:pPr>
                            <w:r w:rsidRPr="00751500">
                              <w:rPr>
                                <w:color w:val="1F3864" w:themeColor="accent1" w:themeShade="80"/>
                                <w:u w:val="single"/>
                              </w:rPr>
                              <w:t>LATE ARRIVAL</w:t>
                            </w:r>
                          </w:p>
                          <w:p w14:paraId="1F4686D6"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Academic advisor, professors, or unit determine late arrival </w:t>
                            </w:r>
                            <w:proofErr w:type="gramStart"/>
                            <w:r w:rsidRPr="00751500">
                              <w:rPr>
                                <w:color w:val="1F3864" w:themeColor="accent1" w:themeShade="80"/>
                              </w:rPr>
                              <w:t>date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BAE41C" id="Rectangle: Rounded Corners 452" o:spid="_x0000_s1154" style="position:absolute;margin-left:-5.25pt;margin-top:286.55pt;width:111pt;height:83.1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">
                <v:textbox>
                  <w:txbxContent>
                    <w:p w14:paraId="0D94C497" w14:textId="77777777" w:rsidR="00864E3D" w:rsidRPr="00751500" w:rsidRDefault="00864E3D" w:rsidP="00864E3D">
                      <w:pPr>
                        <w:pStyle w:val="NoSpacing"/>
                        <w:jc w:val="center"/>
                        <w:rPr>
                          <w:color w:val="1F3864" w:themeColor="accent1" w:themeShade="80"/>
                          <w:u w:val="single"/>
                        </w:rPr>
                      </w:pPr>
                      <w:r w:rsidRPr="00751500">
                        <w:rPr>
                          <w:color w:val="1F3864" w:themeColor="accent1" w:themeShade="80"/>
                          <w:u w:val="single"/>
                        </w:rPr>
                        <w:t>LATE ARRIVAL</w:t>
                      </w:r>
                    </w:p>
                    <w:p w14:paraId="1F4686D6" w14:textId="77777777" w:rsidR="00864E3D" w:rsidRPr="00751500" w:rsidRDefault="00864E3D" w:rsidP="00864E3D">
                      <w:pPr>
                        <w:pStyle w:val="NoSpacing"/>
                        <w:jc w:val="center"/>
                        <w:rPr>
                          <w:color w:val="1F3864" w:themeColor="accent1" w:themeShade="80"/>
                        </w:rPr>
                      </w:pPr>
                      <w:r w:rsidRPr="00751500">
                        <w:rPr>
                          <w:color w:val="1F3864" w:themeColor="accent1" w:themeShade="80"/>
                        </w:rPr>
                        <w:t>Academic advisor, professors, or unit determine late arrival date</w:t>
                      </w:r>
                    </w:p>
                  </w:txbxContent>
                </v:textbox>
              </v:roundrect>
            </w:pict>
          </mc:Fallback>
        </mc:AlternateContent>
      </w:r>
      <w:r>
        <w:rPr>
          <w:noProof/>
        </w:rPr>
        <mc:AlternateContent>
          <mc:Choice Requires="wps">
            <w:drawing>
              <wp:anchor distT="0" distB="0" distL="114300" distR="114300" simplePos="0" relativeHeight="251658330" behindDoc="0" locked="0" layoutInCell="1" allowOverlap="1" wp14:anchorId="49959CB1" wp14:editId="557D67DF">
                <wp:simplePos x="0" y="0"/>
                <wp:positionH relativeFrom="column">
                  <wp:posOffset>1419225</wp:posOffset>
                </wp:positionH>
                <wp:positionV relativeFrom="paragraph">
                  <wp:posOffset>2047240</wp:posOffset>
                </wp:positionV>
                <wp:extent cx="0" cy="161925"/>
                <wp:effectExtent l="57150" t="8890" r="57150" b="19685"/>
                <wp:wrapNone/>
                <wp:docPr id="451" name="Straight Arrow Connector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2AD337B" id="Straight Arrow Connector 451" o:spid="_x0000_s1026" type="#_x0000_t32" style="position:absolute;margin-left:111.75pt;margin-top:161.2pt;width:0;height:12.7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29" behindDoc="0" locked="0" layoutInCell="1" allowOverlap="1" wp14:anchorId="6EF0367F" wp14:editId="2C806A5E">
                <wp:simplePos x="0" y="0"/>
                <wp:positionH relativeFrom="column">
                  <wp:posOffset>295275</wp:posOffset>
                </wp:positionH>
                <wp:positionV relativeFrom="paragraph">
                  <wp:posOffset>2209165</wp:posOffset>
                </wp:positionV>
                <wp:extent cx="2228850" cy="1068070"/>
                <wp:effectExtent l="9525" t="8890" r="9525" b="8890"/>
                <wp:wrapNone/>
                <wp:docPr id="450" name="Rectangle: Rounded Corners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1068070"/>
                        </a:xfrm>
                        <a:prstGeom prst="roundRect">
                          <a:avLst>
                            <a:gd name="adj" fmla="val 16667"/>
                          </a:avLst>
                        </a:prstGeom>
                        <a:solidFill>
                          <a:srgbClr val="FFFFFF"/>
                        </a:solidFill>
                        <a:ln w="9525">
                          <a:solidFill>
                            <a:srgbClr val="000000"/>
                          </a:solidFill>
                          <a:round/>
                          <a:headEnd/>
                          <a:tailEnd/>
                        </a:ln>
                      </wps:spPr>
                      <wps:txbx>
                        <w:txbxContent>
                          <w:p w14:paraId="39C712C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requests late arrival or deferral. For Graduate, notify admissions. For Freshmen, notify Kristina Thompson for the academic advisors and housing.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F0367F" id="Rectangle: Rounded Corners 450" o:spid="_x0000_s1155" style="position:absolute;margin-left:23.25pt;margin-top:173.95pt;width:175.5pt;height:84.1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">
                <v:textbox>
                  <w:txbxContent>
                    <w:p w14:paraId="39C712C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requests late arrival or deferral. For Graduate, notify admissions. For Freshmen, notify Kristina Thompson for the academic advisors and housing.</w:t>
                      </w:r>
                    </w:p>
                  </w:txbxContent>
                </v:textbox>
              </v:roundrect>
            </w:pict>
          </mc:Fallback>
        </mc:AlternateContent>
      </w:r>
      <w:r>
        <w:rPr>
          <w:noProof/>
        </w:rPr>
        <mc:AlternateContent>
          <mc:Choice Requires="wps">
            <w:drawing>
              <wp:anchor distT="0" distB="0" distL="114300" distR="114300" simplePos="0" relativeHeight="251658326" behindDoc="0" locked="0" layoutInCell="1" allowOverlap="1" wp14:anchorId="7EA90E31" wp14:editId="327B51D3">
                <wp:simplePos x="0" y="0"/>
                <wp:positionH relativeFrom="column">
                  <wp:posOffset>3019425</wp:posOffset>
                </wp:positionH>
                <wp:positionV relativeFrom="paragraph">
                  <wp:posOffset>2209165</wp:posOffset>
                </wp:positionV>
                <wp:extent cx="0" cy="590550"/>
                <wp:effectExtent l="57150" t="8890" r="57150" b="19685"/>
                <wp:wrapNone/>
                <wp:docPr id="448" name="Straight Arrow Connector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7F47EEA" id="Straight Arrow Connector 448" o:spid="_x0000_s1026" type="#_x0000_t32" style="position:absolute;margin-left:237.75pt;margin-top:173.95pt;width:0;height:46.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">
                <v:stroke endarrow="block"/>
              </v:shape>
            </w:pict>
          </mc:Fallback>
        </mc:AlternateContent>
      </w:r>
      <w:r>
        <w:rPr>
          <w:noProof/>
        </w:rPr>
        <mc:AlternateContent>
          <mc:Choice Requires="wps">
            <w:drawing>
              <wp:anchor distT="0" distB="0" distL="114300" distR="114300" simplePos="0" relativeHeight="251658323" behindDoc="0" locked="0" layoutInCell="1" allowOverlap="1" wp14:anchorId="2B538586" wp14:editId="469D1972">
                <wp:simplePos x="0" y="0"/>
                <wp:positionH relativeFrom="column">
                  <wp:posOffset>5695950</wp:posOffset>
                </wp:positionH>
                <wp:positionV relativeFrom="paragraph">
                  <wp:posOffset>2047240</wp:posOffset>
                </wp:positionV>
                <wp:extent cx="0" cy="230505"/>
                <wp:effectExtent l="57150" t="8890" r="57150" b="17780"/>
                <wp:wrapNone/>
                <wp:docPr id="445" name="Straight Arrow Connector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0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F37401A" id="Straight Arrow Connector 445" o:spid="_x0000_s1026" type="#_x0000_t32" style="position:absolute;margin-left:448.5pt;margin-top:161.2pt;width:0;height:18.1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658322" behindDoc="0" locked="0" layoutInCell="1" allowOverlap="1" wp14:anchorId="3D52FAFD" wp14:editId="15B47299">
                <wp:simplePos x="0" y="0"/>
                <wp:positionH relativeFrom="column">
                  <wp:posOffset>3505200</wp:posOffset>
                </wp:positionH>
                <wp:positionV relativeFrom="paragraph">
                  <wp:posOffset>1541145</wp:posOffset>
                </wp:positionV>
                <wp:extent cx="0" cy="210820"/>
                <wp:effectExtent l="57150" t="7620" r="57150" b="19685"/>
                <wp:wrapNone/>
                <wp:docPr id="444" name="Straight Arrow Connector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DB9E52B" id="Straight Arrow Connector 444" o:spid="_x0000_s1026" type="#_x0000_t32" style="position:absolute;margin-left:276pt;margin-top:121.35pt;width:0;height:16.6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">
                <v:stroke endarrow="block"/>
              </v:shape>
            </w:pict>
          </mc:Fallback>
        </mc:AlternateContent>
      </w:r>
      <w:r>
        <w:rPr>
          <w:noProof/>
        </w:rPr>
        <mc:AlternateContent>
          <mc:Choice Requires="wps">
            <w:drawing>
              <wp:anchor distT="0" distB="0" distL="114300" distR="114300" simplePos="0" relativeHeight="251658321" behindDoc="0" locked="0" layoutInCell="1" allowOverlap="1" wp14:anchorId="7167B966" wp14:editId="3E3516B2">
                <wp:simplePos x="0" y="0"/>
                <wp:positionH relativeFrom="column">
                  <wp:posOffset>5133975</wp:posOffset>
                </wp:positionH>
                <wp:positionV relativeFrom="paragraph">
                  <wp:posOffset>1541145</wp:posOffset>
                </wp:positionV>
                <wp:extent cx="514350" cy="210820"/>
                <wp:effectExtent l="9525" t="7620" r="38100" b="57785"/>
                <wp:wrapNone/>
                <wp:docPr id="443" name="Straight Arrow Connector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210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A7955C0" id="Straight Arrow Connector 443" o:spid="_x0000_s1026" type="#_x0000_t32" style="position:absolute;margin-left:404.25pt;margin-top:121.35pt;width:40.5pt;height:16.6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">
                <v:stroke endarrow="block"/>
              </v:shape>
            </w:pict>
          </mc:Fallback>
        </mc:AlternateContent>
      </w:r>
      <w:r>
        <w:rPr>
          <w:noProof/>
        </w:rPr>
        <mc:AlternateContent>
          <mc:Choice Requires="wps">
            <w:drawing>
              <wp:anchor distT="0" distB="0" distL="114300" distR="114300" simplePos="0" relativeHeight="251658320" behindDoc="0" locked="0" layoutInCell="1" allowOverlap="1" wp14:anchorId="48A944CB" wp14:editId="0439F33D">
                <wp:simplePos x="0" y="0"/>
                <wp:positionH relativeFrom="column">
                  <wp:posOffset>1476375</wp:posOffset>
                </wp:positionH>
                <wp:positionV relativeFrom="paragraph">
                  <wp:posOffset>1541145</wp:posOffset>
                </wp:positionV>
                <wp:extent cx="466725" cy="210820"/>
                <wp:effectExtent l="38100" t="7620" r="9525" b="57785"/>
                <wp:wrapNone/>
                <wp:docPr id="442" name="Straight Arrow Connector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210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2C9B075" id="Straight Arrow Connector 442" o:spid="_x0000_s1026" type="#_x0000_t32" style="position:absolute;margin-left:116.25pt;margin-top:121.35pt;width:36.75pt;height:16.6pt;flip:x;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">
                <v:stroke endarrow="block"/>
              </v:shape>
            </w:pict>
          </mc:Fallback>
        </mc:AlternateContent>
      </w:r>
      <w:r>
        <w:rPr>
          <w:noProof/>
        </w:rPr>
        <mc:AlternateContent>
          <mc:Choice Requires="wps">
            <w:drawing>
              <wp:anchor distT="0" distB="0" distL="114300" distR="114300" simplePos="0" relativeHeight="251658318" behindDoc="0" locked="0" layoutInCell="1" allowOverlap="1" wp14:anchorId="26462581" wp14:editId="644CB7A7">
                <wp:simplePos x="0" y="0"/>
                <wp:positionH relativeFrom="column">
                  <wp:posOffset>4972050</wp:posOffset>
                </wp:positionH>
                <wp:positionV relativeFrom="paragraph">
                  <wp:posOffset>1752600</wp:posOffset>
                </wp:positionV>
                <wp:extent cx="1409700" cy="295275"/>
                <wp:effectExtent l="9525" t="9525" r="9525" b="9525"/>
                <wp:wrapNone/>
                <wp:docPr id="440" name="Rectangle: Rounded Corners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295275"/>
                        </a:xfrm>
                        <a:prstGeom prst="roundRect">
                          <a:avLst>
                            <a:gd name="adj" fmla="val 16667"/>
                          </a:avLst>
                        </a:prstGeom>
                        <a:solidFill>
                          <a:srgbClr val="FFFFFF"/>
                        </a:solidFill>
                        <a:ln w="9525">
                          <a:solidFill>
                            <a:srgbClr val="000000"/>
                          </a:solidFill>
                          <a:round/>
                          <a:headEnd/>
                          <a:tailEnd/>
                        </a:ln>
                      </wps:spPr>
                      <wps:txbx>
                        <w:txbxContent>
                          <w:p w14:paraId="1FB2EC4A" w14:textId="77777777" w:rsidR="00864E3D" w:rsidRPr="00751500" w:rsidRDefault="00864E3D" w:rsidP="00864E3D">
                            <w:pPr>
                              <w:jc w:val="center"/>
                              <w:rPr>
                                <w:color w:val="1F3864" w:themeColor="accent1" w:themeShade="80"/>
                              </w:rPr>
                            </w:pPr>
                            <w:r w:rsidRPr="00751500">
                              <w:rPr>
                                <w:color w:val="1F3864" w:themeColor="accent1" w:themeShade="80"/>
                              </w:rPr>
                              <w:t>Visa Issued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462581" id="Rectangle: Rounded Corners 440" o:spid="_x0000_s1156" style="position:absolute;margin-left:391.5pt;margin-top:138pt;width:111pt;height:23.2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">
                <v:textbox>
                  <w:txbxContent>
                    <w:p w14:paraId="1FB2EC4A" w14:textId="77777777" w:rsidR="00864E3D" w:rsidRPr="00751500" w:rsidRDefault="00864E3D" w:rsidP="00864E3D">
                      <w:pPr>
                        <w:jc w:val="center"/>
                        <w:rPr>
                          <w:color w:val="1F3864" w:themeColor="accent1" w:themeShade="80"/>
                        </w:rPr>
                      </w:pPr>
                      <w:r w:rsidRPr="00751500">
                        <w:rPr>
                          <w:color w:val="1F3864" w:themeColor="accent1" w:themeShade="80"/>
                        </w:rPr>
                        <w:t>Visa Issued</w:t>
                      </w:r>
                    </w:p>
                  </w:txbxContent>
                </v:textbox>
              </v:roundrect>
            </w:pict>
          </mc:Fallback>
        </mc:AlternateContent>
      </w:r>
      <w:r>
        <w:rPr>
          <w:noProof/>
        </w:rPr>
        <mc:AlternateContent>
          <mc:Choice Requires="wps">
            <w:drawing>
              <wp:anchor distT="0" distB="0" distL="114300" distR="114300" simplePos="0" relativeHeight="251658317" behindDoc="0" locked="0" layoutInCell="1" allowOverlap="1" wp14:anchorId="2BF14682" wp14:editId="4D417C5C">
                <wp:simplePos x="0" y="0"/>
                <wp:positionH relativeFrom="column">
                  <wp:posOffset>762000</wp:posOffset>
                </wp:positionH>
                <wp:positionV relativeFrom="paragraph">
                  <wp:posOffset>1751965</wp:posOffset>
                </wp:positionV>
                <wp:extent cx="1409700" cy="295275"/>
                <wp:effectExtent l="9525" t="8890" r="9525" b="10160"/>
                <wp:wrapNone/>
                <wp:docPr id="439" name="Rectangle: Rounded Corners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295275"/>
                        </a:xfrm>
                        <a:prstGeom prst="roundRect">
                          <a:avLst>
                            <a:gd name="adj" fmla="val 16667"/>
                          </a:avLst>
                        </a:prstGeom>
                        <a:solidFill>
                          <a:srgbClr val="FFFFFF"/>
                        </a:solidFill>
                        <a:ln w="9525">
                          <a:solidFill>
                            <a:srgbClr val="000000"/>
                          </a:solidFill>
                          <a:round/>
                          <a:headEnd/>
                          <a:tailEnd/>
                        </a:ln>
                      </wps:spPr>
                      <wps:txbx>
                        <w:txbxContent>
                          <w:p w14:paraId="0AD404B3" w14:textId="77777777" w:rsidR="00864E3D" w:rsidRPr="00751500" w:rsidRDefault="00864E3D" w:rsidP="00864E3D">
                            <w:pPr>
                              <w:jc w:val="center"/>
                              <w:rPr>
                                <w:color w:val="1F3864" w:themeColor="accent1" w:themeShade="80"/>
                              </w:rPr>
                            </w:pPr>
                            <w:r w:rsidRPr="00751500">
                              <w:rPr>
                                <w:color w:val="1F3864" w:themeColor="accent1" w:themeShade="80"/>
                              </w:rPr>
                              <w:t>Visa Delayed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F14682" id="Rectangle: Rounded Corners 439" o:spid="_x0000_s1157" style="position:absolute;margin-left:60pt;margin-top:137.95pt;width:111pt;height:23.2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">
                <v:textbox>
                  <w:txbxContent>
                    <w:p w14:paraId="0AD404B3" w14:textId="77777777" w:rsidR="00864E3D" w:rsidRPr="00751500" w:rsidRDefault="00864E3D" w:rsidP="00864E3D">
                      <w:pPr>
                        <w:jc w:val="center"/>
                        <w:rPr>
                          <w:color w:val="1F3864" w:themeColor="accent1" w:themeShade="80"/>
                        </w:rPr>
                      </w:pPr>
                      <w:r w:rsidRPr="00751500">
                        <w:rPr>
                          <w:color w:val="1F3864" w:themeColor="accent1" w:themeShade="80"/>
                        </w:rPr>
                        <w:t>Visa Delayed</w:t>
                      </w:r>
                    </w:p>
                  </w:txbxContent>
                </v:textbox>
              </v:roundrect>
            </w:pict>
          </mc:Fallback>
        </mc:AlternateContent>
      </w:r>
      <w:r>
        <w:rPr>
          <w:noProof/>
        </w:rPr>
        <mc:AlternateContent>
          <mc:Choice Requires="wps">
            <w:drawing>
              <wp:anchor distT="0" distB="0" distL="114300" distR="114300" simplePos="0" relativeHeight="251658316" behindDoc="0" locked="0" layoutInCell="1" allowOverlap="1" wp14:anchorId="1979A3AB" wp14:editId="4DC65897">
                <wp:simplePos x="0" y="0"/>
                <wp:positionH relativeFrom="column">
                  <wp:posOffset>3505200</wp:posOffset>
                </wp:positionH>
                <wp:positionV relativeFrom="paragraph">
                  <wp:posOffset>998855</wp:posOffset>
                </wp:positionV>
                <wp:extent cx="0" cy="161925"/>
                <wp:effectExtent l="57150" t="8255" r="57150" b="20320"/>
                <wp:wrapNone/>
                <wp:docPr id="438" name="Straight Arrow Connector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5DEF043" id="Straight Arrow Connector 438" o:spid="_x0000_s1026" type="#_x0000_t32" style="position:absolute;margin-left:276pt;margin-top:78.65pt;width:0;height:12.7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15" behindDoc="0" locked="0" layoutInCell="1" allowOverlap="1" wp14:anchorId="1281E989" wp14:editId="05B00BEE">
                <wp:simplePos x="0" y="0"/>
                <wp:positionH relativeFrom="column">
                  <wp:posOffset>3505200</wp:posOffset>
                </wp:positionH>
                <wp:positionV relativeFrom="paragraph">
                  <wp:posOffset>436245</wp:posOffset>
                </wp:positionV>
                <wp:extent cx="0" cy="161925"/>
                <wp:effectExtent l="57150" t="7620" r="57150" b="20955"/>
                <wp:wrapNone/>
                <wp:docPr id="437" name="Straight Arrow Connector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10A2170" id="Straight Arrow Connector 437" o:spid="_x0000_s1026" type="#_x0000_t32" style="position:absolute;margin-left:276pt;margin-top:34.35pt;width:0;height:12.7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14" behindDoc="0" locked="0" layoutInCell="1" allowOverlap="1" wp14:anchorId="2C266B9D" wp14:editId="191CECAB">
                <wp:simplePos x="0" y="0"/>
                <wp:positionH relativeFrom="column">
                  <wp:posOffset>1552575</wp:posOffset>
                </wp:positionH>
                <wp:positionV relativeFrom="paragraph">
                  <wp:posOffset>1160145</wp:posOffset>
                </wp:positionV>
                <wp:extent cx="3990975" cy="381000"/>
                <wp:effectExtent l="9525" t="7620" r="9525" b="11430"/>
                <wp:wrapNone/>
                <wp:docPr id="436" name="Rectangle: Rounded Corners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0975" cy="381000"/>
                        </a:xfrm>
                        <a:prstGeom prst="roundRect">
                          <a:avLst>
                            <a:gd name="adj" fmla="val 16667"/>
                          </a:avLst>
                        </a:prstGeom>
                        <a:solidFill>
                          <a:srgbClr val="FFFFFF"/>
                        </a:solidFill>
                        <a:ln w="9525">
                          <a:solidFill>
                            <a:srgbClr val="000000"/>
                          </a:solidFill>
                          <a:round/>
                          <a:headEnd/>
                          <a:tailEnd/>
                        </a:ln>
                      </wps:spPr>
                      <wps:txbx>
                        <w:txbxContent>
                          <w:p w14:paraId="5BB9624A"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Applies for Student Visa at U.S. Consulate/Embassy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266B9D" id="Rectangle: Rounded Corners 436" o:spid="_x0000_s1158" style="position:absolute;margin-left:122.25pt;margin-top:91.35pt;width:314.25pt;height:30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">
                <v:textbox>
                  <w:txbxContent>
                    <w:p w14:paraId="5BB9624A"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Applies for Student Visa at U.S. Consulate/Embassy</w:t>
                      </w:r>
                    </w:p>
                  </w:txbxContent>
                </v:textbox>
              </v:roundrect>
            </w:pict>
          </mc:Fallback>
        </mc:AlternateContent>
      </w:r>
      <w:r>
        <w:rPr>
          <w:noProof/>
        </w:rPr>
        <mc:AlternateContent>
          <mc:Choice Requires="wps">
            <w:drawing>
              <wp:anchor distT="0" distB="0" distL="114300" distR="114300" simplePos="0" relativeHeight="251658313" behindDoc="0" locked="0" layoutInCell="1" allowOverlap="1" wp14:anchorId="36F9E6A3" wp14:editId="37E9A2F2">
                <wp:simplePos x="0" y="0"/>
                <wp:positionH relativeFrom="column">
                  <wp:posOffset>1552575</wp:posOffset>
                </wp:positionH>
                <wp:positionV relativeFrom="paragraph">
                  <wp:posOffset>626745</wp:posOffset>
                </wp:positionV>
                <wp:extent cx="3990975" cy="372110"/>
                <wp:effectExtent l="9525" t="7620" r="9525" b="10795"/>
                <wp:wrapNone/>
                <wp:docPr id="435" name="Rectangle: Rounded Corners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0975" cy="372110"/>
                        </a:xfrm>
                        <a:prstGeom prst="roundRect">
                          <a:avLst>
                            <a:gd name="adj" fmla="val 16667"/>
                          </a:avLst>
                        </a:prstGeom>
                        <a:solidFill>
                          <a:srgbClr val="FFFFFF"/>
                        </a:solidFill>
                        <a:ln w="9525">
                          <a:solidFill>
                            <a:srgbClr val="000000"/>
                          </a:solidFill>
                          <a:round/>
                          <a:headEnd/>
                          <a:tailEnd/>
                        </a:ln>
                      </wps:spPr>
                      <wps:txbx>
                        <w:txbxContent>
                          <w:p w14:paraId="0353E201"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Pays SEVIS Fee &amp; Schedules Visa Appointment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F9E6A3" id="Rectangle: Rounded Corners 435" o:spid="_x0000_s1159" style="position:absolute;margin-left:122.25pt;margin-top:49.35pt;width:314.25pt;height:29.3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">
                <v:textbox>
                  <w:txbxContent>
                    <w:p w14:paraId="0353E201"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Pays SEVIS Fee &amp; Schedules Visa Appointment</w:t>
                      </w:r>
                    </w:p>
                  </w:txbxContent>
                </v:textbox>
              </v:roundrect>
            </w:pict>
          </mc:Fallback>
        </mc:AlternateContent>
      </w:r>
      <w:r>
        <w:rPr>
          <w:noProof/>
        </w:rPr>
        <mc:AlternateContent>
          <mc:Choice Requires="wps">
            <w:drawing>
              <wp:anchor distT="0" distB="0" distL="114300" distR="114300" simplePos="0" relativeHeight="251658312" behindDoc="0" locked="0" layoutInCell="1" allowOverlap="1" wp14:anchorId="437D87E1" wp14:editId="5F40116E">
                <wp:simplePos x="0" y="0"/>
                <wp:positionH relativeFrom="column">
                  <wp:posOffset>1552575</wp:posOffset>
                </wp:positionH>
                <wp:positionV relativeFrom="paragraph">
                  <wp:posOffset>55245</wp:posOffset>
                </wp:positionV>
                <wp:extent cx="3990975" cy="381000"/>
                <wp:effectExtent l="9525" t="7620" r="9525" b="11430"/>
                <wp:wrapNone/>
                <wp:docPr id="434" name="Rectangle: Rounded Corners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90975" cy="381000"/>
                        </a:xfrm>
                        <a:prstGeom prst="roundRect">
                          <a:avLst>
                            <a:gd name="adj" fmla="val 16667"/>
                          </a:avLst>
                        </a:prstGeom>
                        <a:solidFill>
                          <a:srgbClr val="FFFFFF"/>
                        </a:solidFill>
                        <a:ln w="9525">
                          <a:solidFill>
                            <a:srgbClr val="000000"/>
                          </a:solidFill>
                          <a:round/>
                          <a:headEnd/>
                          <a:tailEnd/>
                        </a:ln>
                      </wps:spPr>
                      <wps:txbx>
                        <w:txbxContent>
                          <w:p w14:paraId="7D856AA4"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Student receives I-20/DS-2019 Packet in the </w:t>
                            </w:r>
                            <w:proofErr w:type="gramStart"/>
                            <w:r w:rsidRPr="00751500">
                              <w:rPr>
                                <w:color w:val="1F3864" w:themeColor="accent1" w:themeShade="80"/>
                              </w:rPr>
                              <w:t>mail</w:t>
                            </w:r>
                            <w:proofErr w:type="gramEnd"/>
                          </w:p>
                          <w:p w14:paraId="4C5E67AA" w14:textId="77777777" w:rsidR="00116911" w:rsidRDefault="0011691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7D87E1" id="Rectangle: Rounded Corners 434" o:spid="_x0000_s1160" style="position:absolute;margin-left:122.25pt;margin-top:4.35pt;width:314.25pt;height:30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">
                <v:textbox>
                  <w:txbxContent>
                    <w:p w14:paraId="7D856AA4" w14:textId="77777777" w:rsidR="00864E3D" w:rsidRPr="00751500" w:rsidRDefault="00864E3D" w:rsidP="00864E3D">
                      <w:pPr>
                        <w:pStyle w:val="NoSpacing"/>
                        <w:jc w:val="center"/>
                        <w:rPr>
                          <w:color w:val="1F3864" w:themeColor="accent1" w:themeShade="80"/>
                        </w:rPr>
                      </w:pPr>
                      <w:r w:rsidRPr="00751500">
                        <w:rPr>
                          <w:color w:val="1F3864" w:themeColor="accent1" w:themeShade="80"/>
                        </w:rPr>
                        <w:t>Student receives I-20/DS-2019 Packet in the mail</w:t>
                      </w:r>
                    </w:p>
                    <w:p w14:paraId="4C5E67AA" w14:textId="77777777" w:rsidR="00116911" w:rsidRDefault="00116911"/>
                  </w:txbxContent>
                </v:textbox>
              </v:roundrect>
            </w:pict>
          </mc:Fallback>
        </mc:AlternateContent>
      </w:r>
    </w:p>
    <w:p w14:paraId="4ECBB457" w14:textId="77777777" w:rsidR="00864E3D" w:rsidRPr="002D0148" w:rsidRDefault="00864E3D" w:rsidP="00864E3D"/>
    <w:p w14:paraId="77D24E7C" w14:textId="77777777" w:rsidR="00864E3D" w:rsidRPr="002D0148" w:rsidRDefault="00864E3D" w:rsidP="00864E3D">
      <w:pPr>
        <w:pStyle w:val="NoSpacing"/>
      </w:pPr>
    </w:p>
    <w:p w14:paraId="5A19E5EE" w14:textId="5DDAC975" w:rsidR="00864E3D" w:rsidRDefault="0058682F" w:rsidP="00864E3D">
      <w:pPr>
        <w:rPr>
          <w:rFonts w:asciiTheme="majorHAnsi" w:eastAsiaTheme="majorEastAsia" w:hAnsiTheme="majorHAnsi" w:cstheme="majorBidi"/>
          <w:b/>
          <w:bCs/>
          <w:color w:val="4472C4" w:themeColor="accent1"/>
          <w:sz w:val="26"/>
          <w:u w:val="single"/>
        </w:rPr>
      </w:pPr>
      <w:r>
        <w:rPr>
          <w:noProof/>
        </w:rPr>
        <mc:AlternateContent>
          <mc:Choice Requires="wps">
            <w:drawing>
              <wp:anchor distT="0" distB="0" distL="114300" distR="114300" simplePos="0" relativeHeight="251658340" behindDoc="0" locked="0" layoutInCell="1" allowOverlap="1" wp14:anchorId="04DCADE7" wp14:editId="74B64432">
                <wp:simplePos x="0" y="0"/>
                <wp:positionH relativeFrom="column">
                  <wp:posOffset>1587500</wp:posOffset>
                </wp:positionH>
                <wp:positionV relativeFrom="paragraph">
                  <wp:posOffset>3717925</wp:posOffset>
                </wp:positionV>
                <wp:extent cx="1476375" cy="1054100"/>
                <wp:effectExtent l="0" t="0" r="28575" b="12700"/>
                <wp:wrapNone/>
                <wp:docPr id="461" name="Rectangle: Rounded Corners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1054100"/>
                        </a:xfrm>
                        <a:prstGeom prst="roundRect">
                          <a:avLst>
                            <a:gd name="adj" fmla="val 16667"/>
                          </a:avLst>
                        </a:prstGeom>
                        <a:solidFill>
                          <a:srgbClr val="FFFFFF"/>
                        </a:solidFill>
                        <a:ln w="9525">
                          <a:solidFill>
                            <a:srgbClr val="000000"/>
                          </a:solidFill>
                          <a:round/>
                          <a:headEnd/>
                          <a:tailEnd/>
                        </a:ln>
                      </wps:spPr>
                      <wps:txbx>
                        <w:txbxContent>
                          <w:p w14:paraId="74A651EA"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Deferral Approved. </w:t>
                            </w:r>
                          </w:p>
                          <w:p w14:paraId="2BA17E70" w14:textId="53CED2DC" w:rsidR="00864E3D" w:rsidRPr="00751500" w:rsidRDefault="00864E3D" w:rsidP="00864E3D">
                            <w:pPr>
                              <w:pStyle w:val="NoSpacing"/>
                              <w:jc w:val="center"/>
                              <w:rPr>
                                <w:color w:val="1F3864" w:themeColor="accent1" w:themeShade="80"/>
                              </w:rPr>
                            </w:pPr>
                            <w:r w:rsidRPr="00751500">
                              <w:rPr>
                                <w:color w:val="1F3864" w:themeColor="accent1" w:themeShade="80"/>
                              </w:rPr>
                              <w:t xml:space="preserve">Admissions updates </w:t>
                            </w:r>
                            <w:r w:rsidR="0058682F">
                              <w:rPr>
                                <w:color w:val="1F3864" w:themeColor="accent1" w:themeShade="80"/>
                              </w:rPr>
                              <w:t>Colleague</w:t>
                            </w:r>
                            <w:r w:rsidRPr="00751500">
                              <w:rPr>
                                <w:color w:val="1F3864" w:themeColor="accent1" w:themeShade="80"/>
                              </w:rPr>
                              <w:t xml:space="preserve"> with new semester and notifies </w:t>
                            </w:r>
                            <w:proofErr w:type="gramStart"/>
                            <w:r w:rsidRPr="00751500">
                              <w:rPr>
                                <w:color w:val="1F3864" w:themeColor="accent1" w:themeShade="80"/>
                              </w:rPr>
                              <w:t>ISSS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CADE7" id="Rectangle: Rounded Corners 461" o:spid="_x0000_s1161" style="position:absolute;margin-left:125pt;margin-top:292.75pt;width:116.25pt;height:83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">
                <v:textbox>
                  <w:txbxContent>
                    <w:p w14:paraId="74A651EA"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Deferral Approved. </w:t>
                      </w:r>
                    </w:p>
                    <w:p w14:paraId="2BA17E70" w14:textId="53CED2DC" w:rsidR="00864E3D" w:rsidRPr="00751500" w:rsidRDefault="00864E3D" w:rsidP="00864E3D">
                      <w:pPr>
                        <w:pStyle w:val="NoSpacing"/>
                        <w:jc w:val="center"/>
                        <w:rPr>
                          <w:color w:val="1F3864" w:themeColor="accent1" w:themeShade="80"/>
                        </w:rPr>
                      </w:pPr>
                      <w:r w:rsidRPr="00751500">
                        <w:rPr>
                          <w:color w:val="1F3864" w:themeColor="accent1" w:themeShade="80"/>
                        </w:rPr>
                        <w:t xml:space="preserve">Admissions updates </w:t>
                      </w:r>
                      <w:r w:rsidR="0058682F">
                        <w:rPr>
                          <w:color w:val="1F3864" w:themeColor="accent1" w:themeShade="80"/>
                        </w:rPr>
                        <w:t>Colleague</w:t>
                      </w:r>
                      <w:r w:rsidRPr="00751500">
                        <w:rPr>
                          <w:color w:val="1F3864" w:themeColor="accent1" w:themeShade="80"/>
                        </w:rPr>
                        <w:t xml:space="preserve"> with new semester and notifies ISSS</w:t>
                      </w:r>
                    </w:p>
                  </w:txbxContent>
                </v:textbox>
              </v:roundrect>
            </w:pict>
          </mc:Fallback>
        </mc:AlternateContent>
      </w:r>
      <w:r w:rsidR="000651D8">
        <w:rPr>
          <w:noProof/>
        </w:rPr>
        <mc:AlternateContent>
          <mc:Choice Requires="wps">
            <w:drawing>
              <wp:anchor distT="0" distB="0" distL="114300" distR="114300" simplePos="0" relativeHeight="251658335" behindDoc="0" locked="0" layoutInCell="1" allowOverlap="1" wp14:anchorId="5E84A4B6" wp14:editId="0FB1B925">
                <wp:simplePos x="0" y="0"/>
                <wp:positionH relativeFrom="column">
                  <wp:posOffset>-66675</wp:posOffset>
                </wp:positionH>
                <wp:positionV relativeFrom="paragraph">
                  <wp:posOffset>5747385</wp:posOffset>
                </wp:positionV>
                <wp:extent cx="1409700" cy="980440"/>
                <wp:effectExtent l="0" t="0" r="19050" b="10160"/>
                <wp:wrapNone/>
                <wp:docPr id="456" name="Rectangle: Rounded Corners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980440"/>
                        </a:xfrm>
                        <a:prstGeom prst="roundRect">
                          <a:avLst>
                            <a:gd name="adj" fmla="val 16667"/>
                          </a:avLst>
                        </a:prstGeom>
                        <a:solidFill>
                          <a:srgbClr val="FFFFFF"/>
                        </a:solidFill>
                        <a:ln w="9525">
                          <a:solidFill>
                            <a:srgbClr val="000000"/>
                          </a:solidFill>
                          <a:round/>
                          <a:headEnd/>
                          <a:tailEnd/>
                        </a:ln>
                      </wps:spPr>
                      <wps:txbx>
                        <w:txbxContent>
                          <w:p w14:paraId="4534F90A" w14:textId="64DCD5C1" w:rsidR="00864E3D" w:rsidRPr="00751500" w:rsidRDefault="00864E3D" w:rsidP="00864E3D">
                            <w:pPr>
                              <w:pStyle w:val="NoSpacing"/>
                              <w:jc w:val="center"/>
                              <w:rPr>
                                <w:color w:val="1F3864" w:themeColor="accent1" w:themeShade="80"/>
                              </w:rPr>
                            </w:pPr>
                            <w:r w:rsidRPr="00751500">
                              <w:rPr>
                                <w:color w:val="1F3864" w:themeColor="accent1" w:themeShade="80"/>
                              </w:rPr>
                              <w:t xml:space="preserve">Student arrives by late start date and registers for an ISSS </w:t>
                            </w:r>
                            <w:r w:rsidR="000651D8">
                              <w:rPr>
                                <w:color w:val="1F3864" w:themeColor="accent1" w:themeShade="80"/>
                              </w:rPr>
                              <w:t xml:space="preserve">orientation </w:t>
                            </w:r>
                            <w:r w:rsidRPr="00751500">
                              <w:rPr>
                                <w:color w:val="1F3864" w:themeColor="accent1" w:themeShade="80"/>
                              </w:rPr>
                              <w:t xml:space="preserve">make-up </w:t>
                            </w:r>
                            <w:proofErr w:type="gramStart"/>
                            <w:r w:rsidRPr="00751500">
                              <w:rPr>
                                <w:color w:val="1F3864" w:themeColor="accent1" w:themeShade="80"/>
                              </w:rPr>
                              <w:t>session</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84A4B6" id="Rectangle: Rounded Corners 456" o:spid="_x0000_s1162" style="position:absolute;margin-left:-5.25pt;margin-top:452.55pt;width:111pt;height:77.2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">
                <v:textbox>
                  <w:txbxContent>
                    <w:p w14:paraId="4534F90A" w14:textId="64DCD5C1" w:rsidR="00864E3D" w:rsidRPr="00751500" w:rsidRDefault="00864E3D" w:rsidP="00864E3D">
                      <w:pPr>
                        <w:pStyle w:val="NoSpacing"/>
                        <w:jc w:val="center"/>
                        <w:rPr>
                          <w:color w:val="1F3864" w:themeColor="accent1" w:themeShade="80"/>
                        </w:rPr>
                      </w:pPr>
                      <w:r w:rsidRPr="00751500">
                        <w:rPr>
                          <w:color w:val="1F3864" w:themeColor="accent1" w:themeShade="80"/>
                        </w:rPr>
                        <w:t xml:space="preserve">Student arrives by late start date and registers for an ISSS </w:t>
                      </w:r>
                      <w:r w:rsidR="000651D8">
                        <w:rPr>
                          <w:color w:val="1F3864" w:themeColor="accent1" w:themeShade="80"/>
                        </w:rPr>
                        <w:t xml:space="preserve">orientation </w:t>
                      </w:r>
                      <w:r w:rsidRPr="00751500">
                        <w:rPr>
                          <w:color w:val="1F3864" w:themeColor="accent1" w:themeShade="80"/>
                        </w:rPr>
                        <w:t>make-up session</w:t>
                      </w:r>
                    </w:p>
                  </w:txbxContent>
                </v:textbox>
              </v:roundrect>
            </w:pict>
          </mc:Fallback>
        </mc:AlternateContent>
      </w:r>
      <w:r w:rsidR="000651D8">
        <w:rPr>
          <w:noProof/>
        </w:rPr>
        <mc:AlternateContent>
          <mc:Choice Requires="wps">
            <w:drawing>
              <wp:anchor distT="0" distB="0" distL="114300" distR="114300" simplePos="0" relativeHeight="251658333" behindDoc="0" locked="0" layoutInCell="1" allowOverlap="1" wp14:anchorId="381F08C0" wp14:editId="2D9A8A5D">
                <wp:simplePos x="0" y="0"/>
                <wp:positionH relativeFrom="column">
                  <wp:posOffset>-66675</wp:posOffset>
                </wp:positionH>
                <wp:positionV relativeFrom="paragraph">
                  <wp:posOffset>4204335</wp:posOffset>
                </wp:positionV>
                <wp:extent cx="1409700" cy="1399540"/>
                <wp:effectExtent l="0" t="0" r="19050" b="10160"/>
                <wp:wrapNone/>
                <wp:docPr id="454" name="Rectangle: Rounded Corners 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399540"/>
                        </a:xfrm>
                        <a:prstGeom prst="roundRect">
                          <a:avLst>
                            <a:gd name="adj" fmla="val 16667"/>
                          </a:avLst>
                        </a:prstGeom>
                        <a:solidFill>
                          <a:srgbClr val="FFFFFF"/>
                        </a:solidFill>
                        <a:ln w="9525">
                          <a:solidFill>
                            <a:srgbClr val="000000"/>
                          </a:solidFill>
                          <a:round/>
                          <a:headEnd/>
                          <a:tailEnd/>
                        </a:ln>
                      </wps:spPr>
                      <wps:txbx>
                        <w:txbxContent>
                          <w:p w14:paraId="47D5A233"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ISSS advisor updates ISSIS/SEVIS &amp; issues a new I-20 with new start date or issues a late arrival </w:t>
                            </w:r>
                            <w:proofErr w:type="gramStart"/>
                            <w:r w:rsidRPr="00751500">
                              <w:rPr>
                                <w:color w:val="1F3864" w:themeColor="accent1" w:themeShade="80"/>
                              </w:rPr>
                              <w:t>letter</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1F08C0" id="Rectangle: Rounded Corners 454" o:spid="_x0000_s1163" style="position:absolute;margin-left:-5.25pt;margin-top:331.05pt;width:111pt;height:110.2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">
                <v:textbox>
                  <w:txbxContent>
                    <w:p w14:paraId="47D5A233" w14:textId="77777777" w:rsidR="00864E3D" w:rsidRPr="00751500" w:rsidRDefault="00864E3D" w:rsidP="00864E3D">
                      <w:pPr>
                        <w:pStyle w:val="NoSpacing"/>
                        <w:jc w:val="center"/>
                        <w:rPr>
                          <w:color w:val="1F3864" w:themeColor="accent1" w:themeShade="80"/>
                        </w:rPr>
                      </w:pPr>
                      <w:r w:rsidRPr="00751500">
                        <w:rPr>
                          <w:color w:val="1F3864" w:themeColor="accent1" w:themeShade="80"/>
                        </w:rPr>
                        <w:t>ISSS advisor updates ISSIS/SEVIS &amp; issues a new I-20 with new start date or issues a late arrival letter</w:t>
                      </w:r>
                    </w:p>
                  </w:txbxContent>
                </v:textbox>
              </v:roundrect>
            </w:pict>
          </mc:Fallback>
        </mc:AlternateContent>
      </w:r>
      <w:r w:rsidR="00751500">
        <w:rPr>
          <w:noProof/>
        </w:rPr>
        <mc:AlternateContent>
          <mc:Choice Requires="wps">
            <w:drawing>
              <wp:anchor distT="0" distB="0" distL="114300" distR="114300" simplePos="0" relativeHeight="251658342" behindDoc="0" locked="0" layoutInCell="1" allowOverlap="1" wp14:anchorId="24EB42B1" wp14:editId="136D1C10">
                <wp:simplePos x="0" y="0"/>
                <wp:positionH relativeFrom="column">
                  <wp:posOffset>400050</wp:posOffset>
                </wp:positionH>
                <wp:positionV relativeFrom="paragraph">
                  <wp:posOffset>6762750</wp:posOffset>
                </wp:positionV>
                <wp:extent cx="590550" cy="313690"/>
                <wp:effectExtent l="0" t="0" r="19050" b="10160"/>
                <wp:wrapNone/>
                <wp:docPr id="463" name="Rectangle: Rounded Corners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313690"/>
                        </a:xfrm>
                        <a:prstGeom prst="roundRect">
                          <a:avLst>
                            <a:gd name="adj" fmla="val 16667"/>
                          </a:avLst>
                        </a:prstGeom>
                        <a:solidFill>
                          <a:srgbClr val="FFFFFF"/>
                        </a:solidFill>
                        <a:ln w="9525">
                          <a:solidFill>
                            <a:srgbClr val="000000"/>
                          </a:solidFill>
                          <a:round/>
                          <a:headEnd/>
                          <a:tailEnd/>
                        </a:ln>
                      </wps:spPr>
                      <wps:txbx>
                        <w:txbxContent>
                          <w:p w14:paraId="580951B9"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EB42B1" id="Rectangle: Rounded Corners 463" o:spid="_x0000_s1164" style="position:absolute;margin-left:31.5pt;margin-top:532.5pt;width:46.5pt;height:24.7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">
                <v:textbox>
                  <w:txbxContent>
                    <w:p w14:paraId="580951B9"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v:textbox>
              </v:roundrect>
            </w:pict>
          </mc:Fallback>
        </mc:AlternateContent>
      </w:r>
      <w:r w:rsidR="00751500">
        <w:rPr>
          <w:noProof/>
        </w:rPr>
        <mc:AlternateContent>
          <mc:Choice Requires="wps">
            <w:drawing>
              <wp:anchor distT="0" distB="0" distL="114300" distR="114300" simplePos="0" relativeHeight="251658347" behindDoc="0" locked="0" layoutInCell="1" allowOverlap="1" wp14:anchorId="7EFB24FF" wp14:editId="37AAE3AD">
                <wp:simplePos x="0" y="0"/>
                <wp:positionH relativeFrom="column">
                  <wp:posOffset>3667124</wp:posOffset>
                </wp:positionH>
                <wp:positionV relativeFrom="paragraph">
                  <wp:posOffset>5058410</wp:posOffset>
                </wp:positionV>
                <wp:extent cx="504825" cy="332740"/>
                <wp:effectExtent l="0" t="0" r="28575" b="10160"/>
                <wp:wrapNone/>
                <wp:docPr id="468" name="Rectangle: Rounded Corners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332740"/>
                        </a:xfrm>
                        <a:prstGeom prst="roundRect">
                          <a:avLst>
                            <a:gd name="adj" fmla="val 16667"/>
                          </a:avLst>
                        </a:prstGeom>
                        <a:solidFill>
                          <a:srgbClr val="FFFFFF"/>
                        </a:solidFill>
                        <a:ln w="9525">
                          <a:solidFill>
                            <a:srgbClr val="000000"/>
                          </a:solidFill>
                          <a:round/>
                          <a:headEnd/>
                          <a:tailEnd/>
                        </a:ln>
                      </wps:spPr>
                      <wps:txbx>
                        <w:txbxContent>
                          <w:p w14:paraId="0F71DD60"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FB24FF" id="Rectangle: Rounded Corners 468" o:spid="_x0000_s1165" style="position:absolute;margin-left:288.75pt;margin-top:398.3pt;width:39.75pt;height:26.2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">
                <v:textbox>
                  <w:txbxContent>
                    <w:p w14:paraId="0F71DD60"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v:textbox>
              </v:roundrect>
            </w:pict>
          </mc:Fallback>
        </mc:AlternateContent>
      </w:r>
      <w:r w:rsidR="00751500">
        <w:rPr>
          <w:noProof/>
        </w:rPr>
        <mc:AlternateContent>
          <mc:Choice Requires="wps">
            <w:drawing>
              <wp:anchor distT="0" distB="0" distL="114300" distR="114300" simplePos="0" relativeHeight="251658346" behindDoc="0" locked="0" layoutInCell="1" allowOverlap="1" wp14:anchorId="0E66D91A" wp14:editId="6D379AF3">
                <wp:simplePos x="0" y="0"/>
                <wp:positionH relativeFrom="column">
                  <wp:posOffset>3200400</wp:posOffset>
                </wp:positionH>
                <wp:positionV relativeFrom="paragraph">
                  <wp:posOffset>4239260</wp:posOffset>
                </wp:positionV>
                <wp:extent cx="1409700" cy="675640"/>
                <wp:effectExtent l="0" t="0" r="19050" b="10160"/>
                <wp:wrapNone/>
                <wp:docPr id="467" name="Rectangle: Rounded Corners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675640"/>
                        </a:xfrm>
                        <a:prstGeom prst="roundRect">
                          <a:avLst>
                            <a:gd name="adj" fmla="val 16667"/>
                          </a:avLst>
                        </a:prstGeom>
                        <a:solidFill>
                          <a:srgbClr val="FFFFFF"/>
                        </a:solidFill>
                        <a:ln w="9525">
                          <a:solidFill>
                            <a:srgbClr val="000000"/>
                          </a:solidFill>
                          <a:round/>
                          <a:headEnd/>
                          <a:tailEnd/>
                        </a:ln>
                      </wps:spPr>
                      <wps:txbx>
                        <w:txbxContent>
                          <w:p w14:paraId="0F0F36F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I-20/DS-2019 Cancelled (if one was issued)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66D91A" id="Rectangle: Rounded Corners 467" o:spid="_x0000_s1166" style="position:absolute;margin-left:252pt;margin-top:333.8pt;width:111pt;height:53.2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">
                <v:textbox>
                  <w:txbxContent>
                    <w:p w14:paraId="0F0F36FD" w14:textId="77777777" w:rsidR="00864E3D" w:rsidRPr="00751500" w:rsidRDefault="00864E3D" w:rsidP="00864E3D">
                      <w:pPr>
                        <w:pStyle w:val="NoSpacing"/>
                        <w:jc w:val="center"/>
                        <w:rPr>
                          <w:color w:val="1F3864" w:themeColor="accent1" w:themeShade="80"/>
                        </w:rPr>
                      </w:pPr>
                      <w:r w:rsidRPr="00751500">
                        <w:rPr>
                          <w:color w:val="1F3864" w:themeColor="accent1" w:themeShade="80"/>
                        </w:rPr>
                        <w:t>I-20/DS-2019 Cancelled (if one was issued)</w:t>
                      </w:r>
                    </w:p>
                  </w:txbxContent>
                </v:textbox>
              </v:roundrect>
            </w:pict>
          </mc:Fallback>
        </mc:AlternateContent>
      </w:r>
      <w:r w:rsidR="00751500">
        <w:rPr>
          <w:noProof/>
        </w:rPr>
        <mc:AlternateContent>
          <mc:Choice Requires="wps">
            <w:drawing>
              <wp:anchor distT="0" distB="0" distL="114300" distR="114300" simplePos="0" relativeHeight="251658328" behindDoc="0" locked="0" layoutInCell="1" allowOverlap="1" wp14:anchorId="73FD826C" wp14:editId="30C263EE">
                <wp:simplePos x="0" y="0"/>
                <wp:positionH relativeFrom="column">
                  <wp:posOffset>2314575</wp:posOffset>
                </wp:positionH>
                <wp:positionV relativeFrom="paragraph">
                  <wp:posOffset>2495550</wp:posOffset>
                </wp:positionV>
                <wp:extent cx="523875" cy="448310"/>
                <wp:effectExtent l="38100" t="0" r="28575" b="66040"/>
                <wp:wrapNone/>
                <wp:docPr id="449" name="Straight Arrow Connector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3875" cy="448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8910F4F" id="Straight Arrow Connector 449" o:spid="_x0000_s1026" type="#_x0000_t32" style="position:absolute;margin-left:182.25pt;margin-top:196.5pt;width:41.25pt;height:35.3pt;flip:x;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">
                <v:stroke endarrow="block"/>
              </v:shape>
            </w:pict>
          </mc:Fallback>
        </mc:AlternateContent>
      </w:r>
      <w:r w:rsidR="00751500">
        <w:rPr>
          <w:noProof/>
        </w:rPr>
        <mc:AlternateContent>
          <mc:Choice Requires="wps">
            <w:drawing>
              <wp:anchor distT="0" distB="0" distL="114300" distR="114300" simplePos="0" relativeHeight="251658319" behindDoc="0" locked="0" layoutInCell="1" allowOverlap="1" wp14:anchorId="2886C665" wp14:editId="6E2E6086">
                <wp:simplePos x="0" y="0"/>
                <wp:positionH relativeFrom="column">
                  <wp:posOffset>2781300</wp:posOffset>
                </wp:positionH>
                <wp:positionV relativeFrom="paragraph">
                  <wp:posOffset>1057275</wp:posOffset>
                </wp:positionV>
                <wp:extent cx="1562100" cy="514350"/>
                <wp:effectExtent l="0" t="0" r="19050" b="19050"/>
                <wp:wrapNone/>
                <wp:docPr id="441" name="Rectangle: Rounded Corners 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514350"/>
                        </a:xfrm>
                        <a:prstGeom prst="roundRect">
                          <a:avLst>
                            <a:gd name="adj" fmla="val 16667"/>
                          </a:avLst>
                        </a:prstGeom>
                        <a:solidFill>
                          <a:srgbClr val="FFFFFF"/>
                        </a:solidFill>
                        <a:ln w="9525">
                          <a:solidFill>
                            <a:srgbClr val="000000"/>
                          </a:solidFill>
                          <a:round/>
                          <a:headEnd/>
                          <a:tailEnd/>
                        </a:ln>
                      </wps:spPr>
                      <wps:txbx>
                        <w:txbxContent>
                          <w:p w14:paraId="3255DB96" w14:textId="77777777" w:rsidR="00864E3D" w:rsidRPr="00751500" w:rsidRDefault="00864E3D" w:rsidP="00864E3D">
                            <w:pPr>
                              <w:pStyle w:val="NoSpacing"/>
                              <w:jc w:val="center"/>
                              <w:rPr>
                                <w:color w:val="1F3864" w:themeColor="accent1" w:themeShade="80"/>
                              </w:rPr>
                            </w:pPr>
                            <w:r w:rsidRPr="00751500">
                              <w:rPr>
                                <w:color w:val="1F3864" w:themeColor="accent1" w:themeShade="80"/>
                              </w:rPr>
                              <w:t>Visa Denied</w:t>
                            </w:r>
                          </w:p>
                          <w:p w14:paraId="22D5C776" w14:textId="77777777" w:rsidR="00864E3D" w:rsidRPr="00751500" w:rsidRDefault="00864E3D" w:rsidP="00864E3D">
                            <w:pPr>
                              <w:jc w:val="center"/>
                              <w:rPr>
                                <w:color w:val="1F3864" w:themeColor="accent1" w:themeShade="80"/>
                              </w:rPr>
                            </w:pPr>
                            <w:r w:rsidRPr="00751500">
                              <w:rPr>
                                <w:color w:val="1F3864" w:themeColor="accent1" w:themeShade="80"/>
                              </w:rPr>
                              <w:t>Student Re-Applies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86C665" id="Rectangle: Rounded Corners 441" o:spid="_x0000_s1167" style="position:absolute;margin-left:219pt;margin-top:83.25pt;width:123pt;height:40.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">
                <v:textbox>
                  <w:txbxContent>
                    <w:p w14:paraId="3255DB96" w14:textId="77777777" w:rsidR="00864E3D" w:rsidRPr="00751500" w:rsidRDefault="00864E3D" w:rsidP="00864E3D">
                      <w:pPr>
                        <w:pStyle w:val="NoSpacing"/>
                        <w:jc w:val="center"/>
                        <w:rPr>
                          <w:color w:val="1F3864" w:themeColor="accent1" w:themeShade="80"/>
                        </w:rPr>
                      </w:pPr>
                      <w:r w:rsidRPr="00751500">
                        <w:rPr>
                          <w:color w:val="1F3864" w:themeColor="accent1" w:themeShade="80"/>
                        </w:rPr>
                        <w:t>Visa Denied</w:t>
                      </w:r>
                    </w:p>
                    <w:p w14:paraId="22D5C776" w14:textId="77777777" w:rsidR="00864E3D" w:rsidRPr="00751500" w:rsidRDefault="00864E3D" w:rsidP="00864E3D">
                      <w:pPr>
                        <w:jc w:val="center"/>
                        <w:rPr>
                          <w:color w:val="1F3864" w:themeColor="accent1" w:themeShade="80"/>
                        </w:rPr>
                      </w:pPr>
                      <w:r w:rsidRPr="00751500">
                        <w:rPr>
                          <w:color w:val="1F3864" w:themeColor="accent1" w:themeShade="80"/>
                        </w:rPr>
                        <w:t>Student Re-Applies</w:t>
                      </w:r>
                    </w:p>
                  </w:txbxContent>
                </v:textbox>
              </v:roundrect>
            </w:pict>
          </mc:Fallback>
        </mc:AlternateContent>
      </w:r>
      <w:r w:rsidR="00864E3D">
        <w:rPr>
          <w:noProof/>
        </w:rPr>
        <mc:AlternateContent>
          <mc:Choice Requires="wps">
            <w:drawing>
              <wp:anchor distT="0" distB="0" distL="114300" distR="114300" simplePos="0" relativeHeight="251658351" behindDoc="0" locked="0" layoutInCell="1" allowOverlap="1" wp14:anchorId="6C7524C9" wp14:editId="421CD06D">
                <wp:simplePos x="0" y="0"/>
                <wp:positionH relativeFrom="column">
                  <wp:posOffset>1609724</wp:posOffset>
                </wp:positionH>
                <wp:positionV relativeFrom="paragraph">
                  <wp:posOffset>6495415</wp:posOffset>
                </wp:positionV>
                <wp:extent cx="1552575" cy="505460"/>
                <wp:effectExtent l="0" t="0" r="28575" b="27940"/>
                <wp:wrapNone/>
                <wp:docPr id="472" name="Rectangle: Rounded Corners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505460"/>
                        </a:xfrm>
                        <a:prstGeom prst="roundRect">
                          <a:avLst>
                            <a:gd name="adj" fmla="val 16667"/>
                          </a:avLst>
                        </a:prstGeom>
                        <a:solidFill>
                          <a:srgbClr val="FFFFFF"/>
                        </a:solidFill>
                        <a:ln w="9525">
                          <a:solidFill>
                            <a:srgbClr val="000000"/>
                          </a:solidFill>
                          <a:round/>
                          <a:headEnd/>
                          <a:tailEnd/>
                        </a:ln>
                      </wps:spPr>
                      <wps:txbx>
                        <w:txbxContent>
                          <w:p w14:paraId="5B1180D5" w14:textId="77777777" w:rsidR="00864E3D" w:rsidRPr="00751500" w:rsidRDefault="00864E3D" w:rsidP="00864E3D">
                            <w:pPr>
                              <w:pStyle w:val="NoSpacing"/>
                              <w:jc w:val="center"/>
                              <w:rPr>
                                <w:color w:val="1F3864" w:themeColor="accent1" w:themeShade="80"/>
                              </w:rPr>
                            </w:pPr>
                            <w:r w:rsidRPr="00751500">
                              <w:rPr>
                                <w:color w:val="1F3864" w:themeColor="accent1" w:themeShade="80"/>
                              </w:rPr>
                              <w:t xml:space="preserve">ISSS process delayed until next </w:t>
                            </w:r>
                            <w:proofErr w:type="gramStart"/>
                            <w:r w:rsidRPr="00751500">
                              <w:rPr>
                                <w:color w:val="1F3864" w:themeColor="accent1" w:themeShade="80"/>
                              </w:rPr>
                              <w:t>cycle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7524C9" id="Rectangle: Rounded Corners 472" o:spid="_x0000_s1168" style="position:absolute;margin-left:126.75pt;margin-top:511.45pt;width:122.25pt;height:39.8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">
                <v:textbox>
                  <w:txbxContent>
                    <w:p w14:paraId="5B1180D5" w14:textId="77777777" w:rsidR="00864E3D" w:rsidRPr="00751500" w:rsidRDefault="00864E3D" w:rsidP="00864E3D">
                      <w:pPr>
                        <w:pStyle w:val="NoSpacing"/>
                        <w:jc w:val="center"/>
                        <w:rPr>
                          <w:color w:val="1F3864" w:themeColor="accent1" w:themeShade="80"/>
                        </w:rPr>
                      </w:pPr>
                      <w:r w:rsidRPr="00751500">
                        <w:rPr>
                          <w:color w:val="1F3864" w:themeColor="accent1" w:themeShade="80"/>
                        </w:rPr>
                        <w:t>ISSS process delayed until next cycle</w:t>
                      </w:r>
                    </w:p>
                  </w:txbxContent>
                </v:textbox>
              </v:roundrect>
            </w:pict>
          </mc:Fallback>
        </mc:AlternateContent>
      </w:r>
      <w:r w:rsidR="00864E3D">
        <w:rPr>
          <w:noProof/>
        </w:rPr>
        <mc:AlternateContent>
          <mc:Choice Requires="wps">
            <w:drawing>
              <wp:anchor distT="0" distB="0" distL="114300" distR="114300" simplePos="0" relativeHeight="251658355" behindDoc="0" locked="0" layoutInCell="1" allowOverlap="1" wp14:anchorId="4674BAF5" wp14:editId="2004D9F8">
                <wp:simplePos x="0" y="0"/>
                <wp:positionH relativeFrom="column">
                  <wp:posOffset>5486399</wp:posOffset>
                </wp:positionH>
                <wp:positionV relativeFrom="paragraph">
                  <wp:posOffset>2816225</wp:posOffset>
                </wp:positionV>
                <wp:extent cx="561975" cy="415290"/>
                <wp:effectExtent l="0" t="0" r="28575" b="22860"/>
                <wp:wrapNone/>
                <wp:docPr id="477" name="Rectangle: Rounded Corners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415290"/>
                        </a:xfrm>
                        <a:prstGeom prst="roundRect">
                          <a:avLst>
                            <a:gd name="adj" fmla="val 16667"/>
                          </a:avLst>
                        </a:prstGeom>
                        <a:solidFill>
                          <a:srgbClr val="FFFFFF"/>
                        </a:solidFill>
                        <a:ln w="9525">
                          <a:solidFill>
                            <a:srgbClr val="000000"/>
                          </a:solidFill>
                          <a:round/>
                          <a:headEnd/>
                          <a:tailEnd/>
                        </a:ln>
                      </wps:spPr>
                      <wps:txbx>
                        <w:txbxContent>
                          <w:p w14:paraId="2F0FC68B"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74BAF5" id="Rectangle: Rounded Corners 477" o:spid="_x0000_s1169" style="position:absolute;margin-left:6in;margin-top:221.75pt;width:44.25pt;height:32.7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">
                <v:textbox>
                  <w:txbxContent>
                    <w:p w14:paraId="2F0FC68B" w14:textId="77777777" w:rsidR="00864E3D" w:rsidRPr="00751500" w:rsidRDefault="00864E3D" w:rsidP="00864E3D">
                      <w:pPr>
                        <w:jc w:val="center"/>
                        <w:rPr>
                          <w:color w:val="1F3864" w:themeColor="accent1" w:themeShade="80"/>
                        </w:rPr>
                      </w:pPr>
                      <w:r w:rsidRPr="00751500">
                        <w:rPr>
                          <w:color w:val="1F3864" w:themeColor="accent1" w:themeShade="80"/>
                        </w:rPr>
                        <w:t>END</w:t>
                      </w:r>
                    </w:p>
                  </w:txbxContent>
                </v:textbox>
              </v:roundrect>
            </w:pict>
          </mc:Fallback>
        </mc:AlternateContent>
      </w:r>
      <w:r w:rsidR="00864E3D">
        <w:rPr>
          <w:noProof/>
        </w:rPr>
        <mc:AlternateContent>
          <mc:Choice Requires="wps">
            <w:drawing>
              <wp:anchor distT="0" distB="0" distL="114300" distR="114300" simplePos="0" relativeHeight="251658325" behindDoc="0" locked="0" layoutInCell="1" allowOverlap="1" wp14:anchorId="1BD45229" wp14:editId="784CB9A8">
                <wp:simplePos x="0" y="0"/>
                <wp:positionH relativeFrom="column">
                  <wp:posOffset>3562350</wp:posOffset>
                </wp:positionH>
                <wp:positionV relativeFrom="paragraph">
                  <wp:posOffset>1697990</wp:posOffset>
                </wp:positionV>
                <wp:extent cx="800100" cy="381000"/>
                <wp:effectExtent l="0" t="0" r="19050" b="19050"/>
                <wp:wrapNone/>
                <wp:docPr id="447" name="Rectangle: Rounded Corners 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81000"/>
                        </a:xfrm>
                        <a:prstGeom prst="roundRect">
                          <a:avLst>
                            <a:gd name="adj" fmla="val 16667"/>
                          </a:avLst>
                        </a:prstGeom>
                        <a:solidFill>
                          <a:srgbClr val="FFFFFF"/>
                        </a:solidFill>
                        <a:ln w="9525">
                          <a:solidFill>
                            <a:srgbClr val="000000"/>
                          </a:solidFill>
                          <a:round/>
                          <a:headEnd/>
                          <a:tailEnd/>
                        </a:ln>
                      </wps:spPr>
                      <wps:txbx>
                        <w:txbxContent>
                          <w:p w14:paraId="48CE9703" w14:textId="77777777" w:rsidR="00864E3D" w:rsidRPr="00751500" w:rsidRDefault="00864E3D" w:rsidP="00864E3D">
                            <w:pPr>
                              <w:jc w:val="center"/>
                              <w:rPr>
                                <w:color w:val="1F3864" w:themeColor="accent1" w:themeShade="80"/>
                              </w:rPr>
                            </w:pPr>
                            <w:r w:rsidRPr="00751500">
                              <w:rPr>
                                <w:color w:val="1F3864" w:themeColor="accent1" w:themeShade="80"/>
                              </w:rPr>
                              <w:t>Granted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D45229" id="Rectangle: Rounded Corners 447" o:spid="_x0000_s1170" style="position:absolute;margin-left:280.5pt;margin-top:133.7pt;width:63pt;height:30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">
                <v:textbox>
                  <w:txbxContent>
                    <w:p w14:paraId="48CE9703" w14:textId="77777777" w:rsidR="00864E3D" w:rsidRPr="00751500" w:rsidRDefault="00864E3D" w:rsidP="00864E3D">
                      <w:pPr>
                        <w:jc w:val="center"/>
                        <w:rPr>
                          <w:color w:val="1F3864" w:themeColor="accent1" w:themeShade="80"/>
                        </w:rPr>
                      </w:pPr>
                      <w:r w:rsidRPr="00751500">
                        <w:rPr>
                          <w:color w:val="1F3864" w:themeColor="accent1" w:themeShade="80"/>
                        </w:rPr>
                        <w:t>Granted</w:t>
                      </w:r>
                    </w:p>
                  </w:txbxContent>
                </v:textbox>
              </v:roundrect>
            </w:pict>
          </mc:Fallback>
        </mc:AlternateContent>
      </w:r>
      <w:r w:rsidR="00864E3D">
        <w:rPr>
          <w:noProof/>
        </w:rPr>
        <mc:AlternateContent>
          <mc:Choice Requires="wps">
            <w:drawing>
              <wp:anchor distT="0" distB="0" distL="114300" distR="114300" simplePos="0" relativeHeight="251658324" behindDoc="0" locked="0" layoutInCell="1" allowOverlap="1" wp14:anchorId="08FC3D40" wp14:editId="13E5F74B">
                <wp:simplePos x="0" y="0"/>
                <wp:positionH relativeFrom="column">
                  <wp:posOffset>2667000</wp:posOffset>
                </wp:positionH>
                <wp:positionV relativeFrom="paragraph">
                  <wp:posOffset>2106930</wp:posOffset>
                </wp:positionV>
                <wp:extent cx="714375" cy="343535"/>
                <wp:effectExtent l="0" t="0" r="28575" b="18415"/>
                <wp:wrapNone/>
                <wp:docPr id="446" name="Rectangle: Rounded Corners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343535"/>
                        </a:xfrm>
                        <a:prstGeom prst="roundRect">
                          <a:avLst>
                            <a:gd name="adj" fmla="val 16667"/>
                          </a:avLst>
                        </a:prstGeom>
                        <a:solidFill>
                          <a:srgbClr val="FFFFFF"/>
                        </a:solidFill>
                        <a:ln w="9525">
                          <a:solidFill>
                            <a:srgbClr val="000000"/>
                          </a:solidFill>
                          <a:round/>
                          <a:headEnd/>
                          <a:tailEnd/>
                        </a:ln>
                      </wps:spPr>
                      <wps:txbx>
                        <w:txbxContent>
                          <w:p w14:paraId="40FCA722" w14:textId="77777777" w:rsidR="00864E3D" w:rsidRPr="00751500" w:rsidRDefault="00864E3D" w:rsidP="00864E3D">
                            <w:pPr>
                              <w:jc w:val="center"/>
                              <w:rPr>
                                <w:color w:val="1F3864" w:themeColor="accent1" w:themeShade="80"/>
                              </w:rPr>
                            </w:pPr>
                            <w:r w:rsidRPr="00751500">
                              <w:rPr>
                                <w:color w:val="1F3864" w:themeColor="accent1" w:themeShade="80"/>
                              </w:rPr>
                              <w:t>Denied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FC3D40" id="Rectangle: Rounded Corners 446" o:spid="_x0000_s1171" style="position:absolute;margin-left:210pt;margin-top:165.9pt;width:56.25pt;height:27.0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">
                <v:textbox>
                  <w:txbxContent>
                    <w:p w14:paraId="40FCA722" w14:textId="77777777" w:rsidR="00864E3D" w:rsidRPr="00751500" w:rsidRDefault="00864E3D" w:rsidP="00864E3D">
                      <w:pPr>
                        <w:jc w:val="center"/>
                        <w:rPr>
                          <w:color w:val="1F3864" w:themeColor="accent1" w:themeShade="80"/>
                        </w:rPr>
                      </w:pPr>
                      <w:r w:rsidRPr="00751500">
                        <w:rPr>
                          <w:color w:val="1F3864" w:themeColor="accent1" w:themeShade="80"/>
                        </w:rPr>
                        <w:t>Denied</w:t>
                      </w:r>
                    </w:p>
                  </w:txbxContent>
                </v:textbox>
              </v:roundrect>
            </w:pict>
          </mc:Fallback>
        </mc:AlternateContent>
      </w:r>
      <w:r w:rsidR="00864E3D">
        <w:rPr>
          <w:u w:val="single"/>
        </w:rPr>
        <w:br w:type="page"/>
      </w:r>
      <w:commentRangeStart w:id="227"/>
      <w:commentRangeStart w:id="228"/>
      <w:commentRangeEnd w:id="227"/>
      <w:r>
        <w:rPr>
          <w:rStyle w:val="CommentReference"/>
        </w:rPr>
        <w:commentReference w:id="227"/>
      </w:r>
      <w:commentRangeEnd w:id="228"/>
      <w:r w:rsidR="00973A00">
        <w:rPr>
          <w:rStyle w:val="CommentReference"/>
        </w:rPr>
        <w:commentReference w:id="228"/>
      </w:r>
    </w:p>
    <w:p w14:paraId="426C76B8" w14:textId="739E788D" w:rsidR="000E7E34" w:rsidRDefault="00116911" w:rsidP="00B65AA4">
      <w:pPr>
        <w:pStyle w:val="Heading2"/>
      </w:pPr>
      <w:bookmarkStart w:id="229" w:name="_Toc77246686"/>
      <w:r>
        <w:lastRenderedPageBreak/>
        <w:t xml:space="preserve">5.2 </w:t>
      </w:r>
      <w:r w:rsidR="000E7E34">
        <w:t>Initial &amp; Transfer Student Registration and Validation Flowchart</w:t>
      </w:r>
      <w:bookmarkEnd w:id="229"/>
    </w:p>
    <w:p w14:paraId="16CF78C2" w14:textId="77777777" w:rsidR="00116911" w:rsidRPr="001A3AA2" w:rsidRDefault="00116911" w:rsidP="00116911">
      <w:pPr>
        <w:pStyle w:val="NoSpacing"/>
        <w:rPr>
          <w:color w:val="1F3864" w:themeColor="accent1" w:themeShade="80"/>
          <w:sz w:val="24"/>
          <w:szCs w:val="24"/>
        </w:rPr>
      </w:pPr>
      <w:r w:rsidRPr="001A3AA2">
        <w:rPr>
          <w:b/>
          <w:color w:val="1F3864" w:themeColor="accent1" w:themeShade="80"/>
          <w:sz w:val="24"/>
          <w:szCs w:val="24"/>
        </w:rPr>
        <w:t xml:space="preserve">Incoming international students are required to attend the mandatory International Student Orientation at the beginning of their first semester at American University. </w:t>
      </w:r>
      <w:r w:rsidRPr="001A3AA2">
        <w:rPr>
          <w:color w:val="1F3864" w:themeColor="accent1" w:themeShade="80"/>
          <w:sz w:val="24"/>
          <w:szCs w:val="24"/>
        </w:rPr>
        <w:t>The international student orientation program will include an immigration session and will instruct the students on how to complete the mandatory student registration and validation in the SEVIS immigration system.</w:t>
      </w:r>
    </w:p>
    <w:p w14:paraId="305858DC" w14:textId="77777777" w:rsidR="00116911" w:rsidRPr="001A3AA2" w:rsidRDefault="00116911" w:rsidP="00116911">
      <w:pPr>
        <w:pStyle w:val="NoSpacing"/>
        <w:rPr>
          <w:b/>
          <w:i/>
          <w:color w:val="1F3864" w:themeColor="accent1" w:themeShade="80"/>
          <w:sz w:val="24"/>
          <w:szCs w:val="24"/>
        </w:rPr>
      </w:pPr>
      <w:r w:rsidRPr="001A3AA2">
        <w:rPr>
          <w:b/>
          <w:i/>
          <w:color w:val="1F3864" w:themeColor="accent1" w:themeShade="80"/>
          <w:sz w:val="24"/>
          <w:szCs w:val="24"/>
        </w:rPr>
        <w:t xml:space="preserve">Failure to comply with this immigration requirement may jeopardize the student’s immigration </w:t>
      </w:r>
      <w:commentRangeStart w:id="230"/>
      <w:commentRangeStart w:id="231"/>
      <w:r w:rsidRPr="001A3AA2">
        <w:rPr>
          <w:b/>
          <w:i/>
          <w:color w:val="1F3864" w:themeColor="accent1" w:themeShade="80"/>
          <w:sz w:val="24"/>
          <w:szCs w:val="24"/>
        </w:rPr>
        <w:t>status</w:t>
      </w:r>
      <w:commentRangeEnd w:id="230"/>
      <w:r w:rsidR="001629CA">
        <w:rPr>
          <w:rStyle w:val="CommentReference"/>
          <w:rFonts w:ascii="Calibri" w:eastAsia="Times New Roman" w:hAnsi="Calibri" w:cs="Traditional Arabic"/>
          <w:lang w:bidi="ar-BH"/>
        </w:rPr>
        <w:commentReference w:id="230"/>
      </w:r>
      <w:commentRangeEnd w:id="231"/>
      <w:r w:rsidR="001629CA">
        <w:rPr>
          <w:rStyle w:val="CommentReference"/>
          <w:rFonts w:ascii="Calibri" w:eastAsia="Times New Roman" w:hAnsi="Calibri" w:cs="Traditional Arabic"/>
          <w:lang w:bidi="ar-BH"/>
        </w:rPr>
        <w:commentReference w:id="231"/>
      </w:r>
      <w:r w:rsidRPr="001A3AA2">
        <w:rPr>
          <w:b/>
          <w:i/>
          <w:color w:val="1F3864" w:themeColor="accent1" w:themeShade="80"/>
          <w:sz w:val="24"/>
          <w:szCs w:val="24"/>
        </w:rPr>
        <w:t>.</w:t>
      </w:r>
    </w:p>
    <w:p w14:paraId="4855B41B" w14:textId="77777777" w:rsidR="00116911" w:rsidRPr="001629BE" w:rsidRDefault="00116911" w:rsidP="00116911">
      <w:pPr>
        <w:pStyle w:val="NoSpacing"/>
        <w:rPr>
          <w:color w:val="C00000"/>
          <w:sz w:val="20"/>
          <w:szCs w:val="20"/>
        </w:rPr>
      </w:pPr>
      <w:r w:rsidRPr="001629BE">
        <w:rPr>
          <w:color w:val="C00000"/>
          <w:sz w:val="20"/>
          <w:szCs w:val="20"/>
          <w:u w:val="single"/>
        </w:rPr>
        <w:t>Requirements for Initial or Transfer SEVIS Student Registration and Validation</w:t>
      </w:r>
      <w:r w:rsidRPr="001629BE">
        <w:rPr>
          <w:color w:val="C00000"/>
          <w:sz w:val="20"/>
          <w:szCs w:val="20"/>
        </w:rPr>
        <w:t>:</w:t>
      </w:r>
    </w:p>
    <w:p w14:paraId="1AEB54E4" w14:textId="77777777" w:rsidR="00116911" w:rsidRPr="001629BE" w:rsidRDefault="00116911">
      <w:pPr>
        <w:pStyle w:val="NoSpacing"/>
        <w:numPr>
          <w:ilvl w:val="0"/>
          <w:numId w:val="74"/>
        </w:numPr>
        <w:rPr>
          <w:color w:val="C00000"/>
          <w:sz w:val="20"/>
          <w:szCs w:val="20"/>
        </w:rPr>
      </w:pPr>
      <w:r w:rsidRPr="001629BE">
        <w:rPr>
          <w:color w:val="C00000"/>
          <w:sz w:val="20"/>
          <w:szCs w:val="20"/>
        </w:rPr>
        <w:t>Clearance</w:t>
      </w:r>
    </w:p>
    <w:p w14:paraId="51246394" w14:textId="77777777" w:rsidR="00116911" w:rsidRPr="001629BE" w:rsidRDefault="00116911">
      <w:pPr>
        <w:pStyle w:val="NoSpacing"/>
        <w:numPr>
          <w:ilvl w:val="0"/>
          <w:numId w:val="74"/>
        </w:numPr>
        <w:rPr>
          <w:color w:val="C00000"/>
          <w:sz w:val="20"/>
          <w:szCs w:val="20"/>
        </w:rPr>
      </w:pPr>
      <w:r w:rsidRPr="001629BE">
        <w:rPr>
          <w:color w:val="C00000"/>
          <w:sz w:val="20"/>
          <w:szCs w:val="20"/>
        </w:rPr>
        <w:t>Check-in with valid address</w:t>
      </w:r>
    </w:p>
    <w:p w14:paraId="3F0B6AB9" w14:textId="35F0C57A" w:rsidR="00116911" w:rsidRDefault="00116911">
      <w:pPr>
        <w:pStyle w:val="NoSpacing"/>
        <w:numPr>
          <w:ilvl w:val="0"/>
          <w:numId w:val="74"/>
        </w:numPr>
      </w:pPr>
      <w:r w:rsidRPr="001629BE">
        <w:rPr>
          <w:color w:val="C00000"/>
          <w:sz w:val="20"/>
          <w:szCs w:val="20"/>
        </w:rPr>
        <w:t>Full-time Course</w:t>
      </w:r>
      <w:r>
        <w:rPr>
          <w:noProof/>
        </w:rPr>
        <mc:AlternateContent>
          <mc:Choice Requires="wps">
            <w:drawing>
              <wp:anchor distT="0" distB="0" distL="114300" distR="114300" simplePos="0" relativeHeight="251658357" behindDoc="0" locked="0" layoutInCell="1" allowOverlap="1" wp14:anchorId="6A8E7A3C" wp14:editId="056FB5EB">
                <wp:simplePos x="0" y="0"/>
                <wp:positionH relativeFrom="column">
                  <wp:posOffset>3372485</wp:posOffset>
                </wp:positionH>
                <wp:positionV relativeFrom="paragraph">
                  <wp:posOffset>3557270</wp:posOffset>
                </wp:positionV>
                <wp:extent cx="1370965" cy="342900"/>
                <wp:effectExtent l="635" t="0" r="0" b="3810"/>
                <wp:wrapNone/>
                <wp:docPr id="526"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96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2CC2FC" w14:textId="77777777" w:rsidR="00116911" w:rsidRDefault="00116911" w:rsidP="00116911">
                            <w:pPr>
                              <w:pStyle w:val="NoSpacing"/>
                              <w:jc w:val="both"/>
                              <w:rPr>
                                <w:sz w:val="16"/>
                                <w:szCs w:val="16"/>
                              </w:rPr>
                            </w:pPr>
                            <w:r>
                              <w:rPr>
                                <w:sz w:val="16"/>
                                <w:szCs w:val="16"/>
                              </w:rPr>
                              <w:t xml:space="preserve">If student still has not met </w:t>
                            </w:r>
                          </w:p>
                          <w:p w14:paraId="4F40F691" w14:textId="77777777" w:rsidR="00116911" w:rsidRPr="00D46347" w:rsidRDefault="00116911" w:rsidP="00116911">
                            <w:pPr>
                              <w:pStyle w:val="NoSpacing"/>
                              <w:jc w:val="both"/>
                              <w:rPr>
                                <w:sz w:val="16"/>
                                <w:szCs w:val="16"/>
                              </w:rPr>
                            </w:pPr>
                            <w:r>
                              <w:rPr>
                                <w:sz w:val="16"/>
                                <w:szCs w:val="16"/>
                              </w:rPr>
                              <w:t>all the requirements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E7A3C" id="Text Box 526" o:spid="_x0000_s1172" type="#_x0000_t202" style="position:absolute;left:0;text-align:left;margin-left:265.55pt;margin-top:280.1pt;width:107.95pt;height:27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" stroked="f">
                <v:textbox>
                  <w:txbxContent>
                    <w:p w14:paraId="0B2CC2FC" w14:textId="77777777" w:rsidR="00116911" w:rsidRDefault="00116911" w:rsidP="00116911">
                      <w:pPr>
                        <w:pStyle w:val="NoSpacing"/>
                        <w:jc w:val="both"/>
                        <w:rPr>
                          <w:sz w:val="16"/>
                          <w:szCs w:val="16"/>
                        </w:rPr>
                      </w:pPr>
                      <w:r>
                        <w:rPr>
                          <w:sz w:val="16"/>
                          <w:szCs w:val="16"/>
                        </w:rPr>
                        <w:t xml:space="preserve">If student still has not met </w:t>
                      </w:r>
                    </w:p>
                    <w:p w14:paraId="4F40F691" w14:textId="77777777" w:rsidR="00116911" w:rsidRPr="00D46347" w:rsidRDefault="00116911" w:rsidP="00116911">
                      <w:pPr>
                        <w:pStyle w:val="NoSpacing"/>
                        <w:jc w:val="both"/>
                        <w:rPr>
                          <w:sz w:val="16"/>
                          <w:szCs w:val="16"/>
                        </w:rPr>
                      </w:pPr>
                      <w:r>
                        <w:rPr>
                          <w:sz w:val="16"/>
                          <w:szCs w:val="16"/>
                        </w:rPr>
                        <w:t>all the requirements</w:t>
                      </w:r>
                    </w:p>
                  </w:txbxContent>
                </v:textbox>
              </v:shape>
            </w:pict>
          </mc:Fallback>
        </mc:AlternateContent>
      </w:r>
      <w:r>
        <w:rPr>
          <w:noProof/>
        </w:rPr>
        <mc:AlternateContent>
          <mc:Choice Requires="wps">
            <w:drawing>
              <wp:anchor distT="0" distB="0" distL="114300" distR="114300" simplePos="0" relativeHeight="251658377" behindDoc="0" locked="0" layoutInCell="1" allowOverlap="1" wp14:anchorId="10DCB928" wp14:editId="33035755">
                <wp:simplePos x="0" y="0"/>
                <wp:positionH relativeFrom="column">
                  <wp:posOffset>3419475</wp:posOffset>
                </wp:positionH>
                <wp:positionV relativeFrom="paragraph">
                  <wp:posOffset>3557270</wp:posOffset>
                </wp:positionV>
                <wp:extent cx="635" cy="352425"/>
                <wp:effectExtent l="57150" t="5715" r="56515" b="22860"/>
                <wp:wrapNone/>
                <wp:docPr id="525" name="Straight Arrow Connector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2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6D1B33C" id="Straight Arrow Connector 525" o:spid="_x0000_s1026" type="#_x0000_t32" style="position:absolute;margin-left:269.25pt;margin-top:280.1pt;width:.05pt;height:27.75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">
                <v:stroke endarrow="block"/>
              </v:shape>
            </w:pict>
          </mc:Fallback>
        </mc:AlternateContent>
      </w:r>
      <w:r>
        <w:rPr>
          <w:noProof/>
        </w:rPr>
        <mc:AlternateContent>
          <mc:Choice Requires="wps">
            <w:drawing>
              <wp:anchor distT="0" distB="0" distL="114300" distR="114300" simplePos="0" relativeHeight="251658404" behindDoc="0" locked="0" layoutInCell="1" allowOverlap="1" wp14:anchorId="7093447B" wp14:editId="2AFEA8CA">
                <wp:simplePos x="0" y="0"/>
                <wp:positionH relativeFrom="column">
                  <wp:posOffset>4191000</wp:posOffset>
                </wp:positionH>
                <wp:positionV relativeFrom="paragraph">
                  <wp:posOffset>1889760</wp:posOffset>
                </wp:positionV>
                <wp:extent cx="238125" cy="635"/>
                <wp:effectExtent l="19050" t="52705" r="9525" b="60960"/>
                <wp:wrapNone/>
                <wp:docPr id="524" name="Straight Arrow Connector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B2CF6B6" id="Straight Arrow Connector 524" o:spid="_x0000_s1026" type="#_x0000_t32" style="position:absolute;margin-left:330pt;margin-top:148.8pt;width:18.75pt;height:.05pt;flip:x;z-index:251658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658403" behindDoc="0" locked="0" layoutInCell="1" allowOverlap="1" wp14:anchorId="7838366B" wp14:editId="38AEF520">
                <wp:simplePos x="0" y="0"/>
                <wp:positionH relativeFrom="column">
                  <wp:posOffset>4200525</wp:posOffset>
                </wp:positionH>
                <wp:positionV relativeFrom="paragraph">
                  <wp:posOffset>2442210</wp:posOffset>
                </wp:positionV>
                <wp:extent cx="238125" cy="635"/>
                <wp:effectExtent l="19050" t="52705" r="9525" b="60960"/>
                <wp:wrapNone/>
                <wp:docPr id="523" name="Straight Arrow Connector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76EC355" id="Straight Arrow Connector 523" o:spid="_x0000_s1026" type="#_x0000_t32" style="position:absolute;margin-left:330.75pt;margin-top:192.3pt;width:18.75pt;height:.05pt;flip:x;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658401" behindDoc="0" locked="0" layoutInCell="1" allowOverlap="1" wp14:anchorId="6E12A257" wp14:editId="7D011D38">
                <wp:simplePos x="0" y="0"/>
                <wp:positionH relativeFrom="column">
                  <wp:posOffset>4429125</wp:posOffset>
                </wp:positionH>
                <wp:positionV relativeFrom="paragraph">
                  <wp:posOffset>1366520</wp:posOffset>
                </wp:positionV>
                <wp:extent cx="0" cy="1752600"/>
                <wp:effectExtent l="9525" t="5715" r="9525" b="13335"/>
                <wp:wrapNone/>
                <wp:docPr id="522" name="Straight Arrow Connector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52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887CCB8" id="Straight Arrow Connector 522" o:spid="_x0000_s1026" type="#_x0000_t32" style="position:absolute;margin-left:348.75pt;margin-top:107.6pt;width:0;height:138pt;z-index:2516584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"/>
            </w:pict>
          </mc:Fallback>
        </mc:AlternateContent>
      </w:r>
      <w:r>
        <w:rPr>
          <w:noProof/>
        </w:rPr>
        <mc:AlternateContent>
          <mc:Choice Requires="wps">
            <w:drawing>
              <wp:anchor distT="0" distB="0" distL="114300" distR="114300" simplePos="0" relativeHeight="251658402" behindDoc="0" locked="0" layoutInCell="1" allowOverlap="1" wp14:anchorId="59D114F2" wp14:editId="2ECAE48E">
                <wp:simplePos x="0" y="0"/>
                <wp:positionH relativeFrom="column">
                  <wp:posOffset>4191000</wp:posOffset>
                </wp:positionH>
                <wp:positionV relativeFrom="paragraph">
                  <wp:posOffset>3119120</wp:posOffset>
                </wp:positionV>
                <wp:extent cx="238125" cy="635"/>
                <wp:effectExtent l="19050" t="53340" r="9525" b="60325"/>
                <wp:wrapNone/>
                <wp:docPr id="521" name="Straight Arrow Connector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45BEBE6" id="Straight Arrow Connector 521" o:spid="_x0000_s1026" type="#_x0000_t32" style="position:absolute;margin-left:330pt;margin-top:245.6pt;width:18.75pt;height:.05pt;flip:x;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">
                <v:stroke endarrow="block"/>
              </v:shape>
            </w:pict>
          </mc:Fallback>
        </mc:AlternateContent>
      </w:r>
      <w:r>
        <w:rPr>
          <w:noProof/>
        </w:rPr>
        <mc:AlternateContent>
          <mc:Choice Requires="wps">
            <w:drawing>
              <wp:anchor distT="0" distB="0" distL="114300" distR="114300" simplePos="0" relativeHeight="251658380" behindDoc="0" locked="0" layoutInCell="1" allowOverlap="1" wp14:anchorId="172CED65" wp14:editId="31F0264C">
                <wp:simplePos x="0" y="0"/>
                <wp:positionH relativeFrom="column">
                  <wp:posOffset>2505075</wp:posOffset>
                </wp:positionH>
                <wp:positionV relativeFrom="paragraph">
                  <wp:posOffset>2728595</wp:posOffset>
                </wp:positionV>
                <wp:extent cx="1685925" cy="828675"/>
                <wp:effectExtent l="9525" t="5715" r="9525" b="13335"/>
                <wp:wrapNone/>
                <wp:docPr id="520" name="Rectangle: Rounded Corners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828675"/>
                        </a:xfrm>
                        <a:prstGeom prst="roundRect">
                          <a:avLst>
                            <a:gd name="adj" fmla="val 16667"/>
                          </a:avLst>
                        </a:prstGeom>
                        <a:solidFill>
                          <a:srgbClr val="FFFFFF"/>
                        </a:solidFill>
                        <a:ln w="9525">
                          <a:solidFill>
                            <a:srgbClr val="000000"/>
                          </a:solidFill>
                          <a:round/>
                          <a:headEnd/>
                          <a:tailEnd/>
                        </a:ln>
                      </wps:spPr>
                      <wps:txbx>
                        <w:txbxContent>
                          <w:p w14:paraId="5397D47E" w14:textId="77777777" w:rsidR="00116911" w:rsidRPr="006F3136" w:rsidRDefault="00116911" w:rsidP="00116911">
                            <w:pPr>
                              <w:pStyle w:val="NoSpacing"/>
                              <w:jc w:val="center"/>
                              <w:rPr>
                                <w:sz w:val="20"/>
                                <w:szCs w:val="20"/>
                              </w:rPr>
                            </w:pPr>
                            <w:r w:rsidRPr="006F3136">
                              <w:rPr>
                                <w:sz w:val="20"/>
                                <w:szCs w:val="20"/>
                              </w:rPr>
                              <w:t>Notify Admissions &amp; verify if student has deferred. Notify academic advisors if there is course enrollment.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2CED65" id="Rectangle: Rounded Corners 520" o:spid="_x0000_s1173" style="position:absolute;left:0;text-align:left;margin-left:197.25pt;margin-top:214.85pt;width:132.75pt;height:65.25pt;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">
                <v:textbox>
                  <w:txbxContent>
                    <w:p w14:paraId="5397D47E" w14:textId="77777777" w:rsidR="00116911" w:rsidRPr="006F3136" w:rsidRDefault="00116911" w:rsidP="00116911">
                      <w:pPr>
                        <w:pStyle w:val="NoSpacing"/>
                        <w:jc w:val="center"/>
                        <w:rPr>
                          <w:sz w:val="20"/>
                          <w:szCs w:val="20"/>
                        </w:rPr>
                      </w:pPr>
                      <w:r w:rsidRPr="006F3136">
                        <w:rPr>
                          <w:sz w:val="20"/>
                          <w:szCs w:val="20"/>
                        </w:rPr>
                        <w:t>Notify Admissions &amp; verify if student has deferred. Notify academic advisors if there is course enrollment.</w:t>
                      </w:r>
                    </w:p>
                  </w:txbxContent>
                </v:textbox>
              </v:roundrect>
            </w:pict>
          </mc:Fallback>
        </mc:AlternateContent>
      </w:r>
      <w:r>
        <w:rPr>
          <w:noProof/>
        </w:rPr>
        <mc:AlternateContent>
          <mc:Choice Requires="wps">
            <w:drawing>
              <wp:anchor distT="0" distB="0" distL="114300" distR="114300" simplePos="0" relativeHeight="251658379" behindDoc="0" locked="0" layoutInCell="1" allowOverlap="1" wp14:anchorId="47D3E38A" wp14:editId="290EA582">
                <wp:simplePos x="0" y="0"/>
                <wp:positionH relativeFrom="column">
                  <wp:posOffset>2505075</wp:posOffset>
                </wp:positionH>
                <wp:positionV relativeFrom="paragraph">
                  <wp:posOffset>1623695</wp:posOffset>
                </wp:positionV>
                <wp:extent cx="1685925" cy="504825"/>
                <wp:effectExtent l="9525" t="5715" r="9525" b="13335"/>
                <wp:wrapNone/>
                <wp:docPr id="519" name="Rectangle: Rounded Corners 5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504825"/>
                        </a:xfrm>
                        <a:prstGeom prst="roundRect">
                          <a:avLst>
                            <a:gd name="adj" fmla="val 16667"/>
                          </a:avLst>
                        </a:prstGeom>
                        <a:solidFill>
                          <a:srgbClr val="FFFFFF"/>
                        </a:solidFill>
                        <a:ln w="9525">
                          <a:solidFill>
                            <a:srgbClr val="000000"/>
                          </a:solidFill>
                          <a:round/>
                          <a:headEnd/>
                          <a:tailEnd/>
                        </a:ln>
                      </wps:spPr>
                      <wps:txbx>
                        <w:txbxContent>
                          <w:p w14:paraId="1390BFE8" w14:textId="63260E4D" w:rsidR="00116911" w:rsidRPr="006F3136" w:rsidRDefault="00116911" w:rsidP="00116911">
                            <w:pPr>
                              <w:pStyle w:val="NoSpacing"/>
                              <w:jc w:val="center"/>
                              <w:rPr>
                                <w:sz w:val="20"/>
                                <w:szCs w:val="20"/>
                              </w:rPr>
                            </w:pPr>
                            <w:r w:rsidRPr="006F3136">
                              <w:rPr>
                                <w:sz w:val="20"/>
                                <w:szCs w:val="20"/>
                              </w:rPr>
                              <w:t>Schedule emails to be sent to student</w:t>
                            </w:r>
                            <w:r w:rsidR="0032234F">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D3E38A" id="Rectangle: Rounded Corners 519" o:spid="_x0000_s1174" style="position:absolute;left:0;text-align:left;margin-left:197.25pt;margin-top:127.85pt;width:132.75pt;height:39.75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">
                <v:textbox>
                  <w:txbxContent>
                    <w:p w14:paraId="1390BFE8" w14:textId="63260E4D" w:rsidR="00116911" w:rsidRPr="006F3136" w:rsidRDefault="00116911" w:rsidP="00116911">
                      <w:pPr>
                        <w:pStyle w:val="NoSpacing"/>
                        <w:jc w:val="center"/>
                        <w:rPr>
                          <w:sz w:val="20"/>
                          <w:szCs w:val="20"/>
                        </w:rPr>
                      </w:pPr>
                      <w:r w:rsidRPr="006F3136">
                        <w:rPr>
                          <w:sz w:val="20"/>
                          <w:szCs w:val="20"/>
                        </w:rPr>
                        <w:t>Schedule emails to be sent to student</w:t>
                      </w:r>
                      <w:r w:rsidR="0032234F">
                        <w:rPr>
                          <w:sz w:val="20"/>
                          <w:szCs w:val="20"/>
                        </w:rPr>
                        <w:t>.</w:t>
                      </w:r>
                    </w:p>
                  </w:txbxContent>
                </v:textbox>
              </v:roundrect>
            </w:pict>
          </mc:Fallback>
        </mc:AlternateContent>
      </w:r>
      <w:r>
        <w:rPr>
          <w:noProof/>
        </w:rPr>
        <mc:AlternateContent>
          <mc:Choice Requires="wps">
            <w:drawing>
              <wp:anchor distT="0" distB="0" distL="114300" distR="114300" simplePos="0" relativeHeight="251658386" behindDoc="0" locked="0" layoutInCell="1" allowOverlap="1" wp14:anchorId="23BCECD8" wp14:editId="5DAE6E90">
                <wp:simplePos x="0" y="0"/>
                <wp:positionH relativeFrom="column">
                  <wp:posOffset>2505075</wp:posOffset>
                </wp:positionH>
                <wp:positionV relativeFrom="paragraph">
                  <wp:posOffset>3909695</wp:posOffset>
                </wp:positionV>
                <wp:extent cx="1685925" cy="314325"/>
                <wp:effectExtent l="9525" t="5715" r="9525" b="13335"/>
                <wp:wrapNone/>
                <wp:docPr id="518" name="Rectangle: Rounded Corners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14325"/>
                        </a:xfrm>
                        <a:prstGeom prst="roundRect">
                          <a:avLst>
                            <a:gd name="adj" fmla="val 16667"/>
                          </a:avLst>
                        </a:prstGeom>
                        <a:solidFill>
                          <a:srgbClr val="FFFFFF"/>
                        </a:solidFill>
                        <a:ln w="9525">
                          <a:solidFill>
                            <a:srgbClr val="000000"/>
                          </a:solidFill>
                          <a:round/>
                          <a:headEnd/>
                          <a:tailEnd/>
                        </a:ln>
                      </wps:spPr>
                      <wps:txbx>
                        <w:txbxContent>
                          <w:p w14:paraId="411D1444" w14:textId="77777777" w:rsidR="00116911" w:rsidRPr="001F4024" w:rsidRDefault="00116911" w:rsidP="00116911">
                            <w:pPr>
                              <w:jc w:val="center"/>
                              <w:rPr>
                                <w:sz w:val="20"/>
                                <w:szCs w:val="20"/>
                              </w:rPr>
                            </w:pPr>
                            <w:r>
                              <w:rPr>
                                <w:sz w:val="20"/>
                                <w:szCs w:val="20"/>
                              </w:rPr>
                              <w:t>Will the student defer?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BCECD8" id="Rectangle: Rounded Corners 518" o:spid="_x0000_s1175" style="position:absolute;left:0;text-align:left;margin-left:197.25pt;margin-top:307.85pt;width:132.75pt;height:24.7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">
                <v:textbox>
                  <w:txbxContent>
                    <w:p w14:paraId="411D1444" w14:textId="77777777" w:rsidR="00116911" w:rsidRPr="001F4024" w:rsidRDefault="00116911" w:rsidP="00116911">
                      <w:pPr>
                        <w:jc w:val="center"/>
                        <w:rPr>
                          <w:sz w:val="20"/>
                          <w:szCs w:val="20"/>
                        </w:rPr>
                      </w:pPr>
                      <w:r>
                        <w:rPr>
                          <w:sz w:val="20"/>
                          <w:szCs w:val="20"/>
                        </w:rPr>
                        <w:t>Will the student defer?</w:t>
                      </w:r>
                    </w:p>
                  </w:txbxContent>
                </v:textbox>
              </v:roundrect>
            </w:pict>
          </mc:Fallback>
        </mc:AlternateContent>
      </w:r>
      <w:r>
        <w:rPr>
          <w:noProof/>
        </w:rPr>
        <mc:AlternateContent>
          <mc:Choice Requires="wps">
            <w:drawing>
              <wp:anchor distT="0" distB="0" distL="114300" distR="114300" simplePos="0" relativeHeight="251658375" behindDoc="0" locked="0" layoutInCell="1" allowOverlap="1" wp14:anchorId="4A81D93F" wp14:editId="103282C3">
                <wp:simplePos x="0" y="0"/>
                <wp:positionH relativeFrom="column">
                  <wp:posOffset>2343150</wp:posOffset>
                </wp:positionH>
                <wp:positionV relativeFrom="paragraph">
                  <wp:posOffset>4087495</wp:posOffset>
                </wp:positionV>
                <wp:extent cx="161925" cy="0"/>
                <wp:effectExtent l="9525" t="59690" r="19050" b="54610"/>
                <wp:wrapNone/>
                <wp:docPr id="517" name="Straight Arrow Connector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F923450" id="Straight Arrow Connector 517" o:spid="_x0000_s1026" type="#_x0000_t32" style="position:absolute;margin-left:184.5pt;margin-top:321.85pt;width:12.75pt;height:0;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74" behindDoc="0" locked="0" layoutInCell="1" allowOverlap="1" wp14:anchorId="06EA02C9" wp14:editId="402CC29B">
                <wp:simplePos x="0" y="0"/>
                <wp:positionH relativeFrom="column">
                  <wp:posOffset>1819910</wp:posOffset>
                </wp:positionH>
                <wp:positionV relativeFrom="paragraph">
                  <wp:posOffset>2443480</wp:posOffset>
                </wp:positionV>
                <wp:extent cx="685165" cy="0"/>
                <wp:effectExtent l="19685" t="53975" r="9525" b="60325"/>
                <wp:wrapNone/>
                <wp:docPr id="516" name="Straight Arrow Connector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1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D82E116" id="Straight Arrow Connector 516" o:spid="_x0000_s1026" type="#_x0000_t32" style="position:absolute;margin-left:143.3pt;margin-top:192.4pt;width:53.95pt;height:0;flip:x;z-index:251658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">
                <v:stroke endarrow="block"/>
              </v:shape>
            </w:pict>
          </mc:Fallback>
        </mc:AlternateContent>
      </w:r>
      <w:r>
        <w:rPr>
          <w:noProof/>
        </w:rPr>
        <mc:AlternateContent>
          <mc:Choice Requires="wps">
            <w:drawing>
              <wp:anchor distT="0" distB="0" distL="114300" distR="114300" simplePos="0" relativeHeight="251658364" behindDoc="0" locked="0" layoutInCell="1" allowOverlap="1" wp14:anchorId="06DE557B" wp14:editId="6A59195D">
                <wp:simplePos x="0" y="0"/>
                <wp:positionH relativeFrom="column">
                  <wp:posOffset>2505075</wp:posOffset>
                </wp:positionH>
                <wp:positionV relativeFrom="paragraph">
                  <wp:posOffset>2204720</wp:posOffset>
                </wp:positionV>
                <wp:extent cx="1685925" cy="457200"/>
                <wp:effectExtent l="9525" t="5715" r="9525" b="13335"/>
                <wp:wrapNone/>
                <wp:docPr id="515" name="Rectangle: Rounded Corners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457200"/>
                        </a:xfrm>
                        <a:prstGeom prst="roundRect">
                          <a:avLst>
                            <a:gd name="adj" fmla="val 16667"/>
                          </a:avLst>
                        </a:prstGeom>
                        <a:solidFill>
                          <a:srgbClr val="FFFFFF"/>
                        </a:solidFill>
                        <a:ln w="9525">
                          <a:solidFill>
                            <a:srgbClr val="000000"/>
                          </a:solidFill>
                          <a:round/>
                          <a:headEnd/>
                          <a:tailEnd/>
                        </a:ln>
                      </wps:spPr>
                      <wps:txbx>
                        <w:txbxContent>
                          <w:p w14:paraId="5FA0D2AB" w14:textId="77777777" w:rsidR="00116911" w:rsidRPr="006F3136" w:rsidRDefault="00116911" w:rsidP="00116911">
                            <w:pPr>
                              <w:pStyle w:val="NoSpacing"/>
                              <w:jc w:val="center"/>
                              <w:rPr>
                                <w:sz w:val="20"/>
                                <w:szCs w:val="20"/>
                              </w:rPr>
                            </w:pPr>
                            <w:r w:rsidRPr="006F3136">
                              <w:rPr>
                                <w:sz w:val="20"/>
                                <w:szCs w:val="20"/>
                              </w:rPr>
                              <w:t>Audit Initial Student Registration, ISSIS &amp; SEVIS Initial Reports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DE557B" id="Rectangle: Rounded Corners 515" o:spid="_x0000_s1176" style="position:absolute;left:0;text-align:left;margin-left:197.25pt;margin-top:173.6pt;width:132.75pt;height:36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">
                <v:textbox>
                  <w:txbxContent>
                    <w:p w14:paraId="5FA0D2AB" w14:textId="77777777" w:rsidR="00116911" w:rsidRPr="006F3136" w:rsidRDefault="00116911" w:rsidP="00116911">
                      <w:pPr>
                        <w:pStyle w:val="NoSpacing"/>
                        <w:jc w:val="center"/>
                        <w:rPr>
                          <w:sz w:val="20"/>
                          <w:szCs w:val="20"/>
                        </w:rPr>
                      </w:pPr>
                      <w:r w:rsidRPr="006F3136">
                        <w:rPr>
                          <w:sz w:val="20"/>
                          <w:szCs w:val="20"/>
                        </w:rPr>
                        <w:t>Audit Initial Student Registration, ISSIS &amp; SEVIS Initial Reports</w:t>
                      </w:r>
                    </w:p>
                  </w:txbxContent>
                </v:textbox>
              </v:roundrect>
            </w:pict>
          </mc:Fallback>
        </mc:AlternateContent>
      </w:r>
      <w:r>
        <w:rPr>
          <w:noProof/>
        </w:rPr>
        <mc:AlternateContent>
          <mc:Choice Requires="wps">
            <w:drawing>
              <wp:anchor distT="0" distB="0" distL="114300" distR="114300" simplePos="0" relativeHeight="251658396" behindDoc="0" locked="0" layoutInCell="1" allowOverlap="1" wp14:anchorId="098384C7" wp14:editId="05D572B9">
                <wp:simplePos x="0" y="0"/>
                <wp:positionH relativeFrom="column">
                  <wp:posOffset>438150</wp:posOffset>
                </wp:positionH>
                <wp:positionV relativeFrom="paragraph">
                  <wp:posOffset>4957445</wp:posOffset>
                </wp:positionV>
                <wp:extent cx="238125" cy="0"/>
                <wp:effectExtent l="9525" t="53340" r="19050" b="60960"/>
                <wp:wrapNone/>
                <wp:docPr id="512" name="Straight Arrow Connector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9152BBD" id="Straight Arrow Connector 512" o:spid="_x0000_s1026" type="#_x0000_t32" style="position:absolute;margin-left:34.5pt;margin-top:390.35pt;width:18.75pt;height:0;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397" behindDoc="0" locked="0" layoutInCell="1" allowOverlap="1" wp14:anchorId="543FA130" wp14:editId="689ED974">
                <wp:simplePos x="0" y="0"/>
                <wp:positionH relativeFrom="column">
                  <wp:posOffset>447675</wp:posOffset>
                </wp:positionH>
                <wp:positionV relativeFrom="paragraph">
                  <wp:posOffset>5709920</wp:posOffset>
                </wp:positionV>
                <wp:extent cx="238125" cy="0"/>
                <wp:effectExtent l="9525" t="53340" r="19050" b="60960"/>
                <wp:wrapNone/>
                <wp:docPr id="511" name="Straight Arrow Connector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E5B488E" id="Straight Arrow Connector 511" o:spid="_x0000_s1026" type="#_x0000_t32" style="position:absolute;margin-left:35.25pt;margin-top:449.6pt;width:18.75pt;height:0;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376" behindDoc="0" locked="0" layoutInCell="1" allowOverlap="1" wp14:anchorId="2C12C39A" wp14:editId="7CCF2D21">
                <wp:simplePos x="0" y="0"/>
                <wp:positionH relativeFrom="column">
                  <wp:posOffset>438150</wp:posOffset>
                </wp:positionH>
                <wp:positionV relativeFrom="paragraph">
                  <wp:posOffset>4506595</wp:posOffset>
                </wp:positionV>
                <wp:extent cx="9525" cy="1965325"/>
                <wp:effectExtent l="9525" t="12065" r="9525" b="13335"/>
                <wp:wrapNone/>
                <wp:docPr id="510" name="Straight Arrow Connector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65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08DBE4B" id="Straight Arrow Connector 510" o:spid="_x0000_s1026" type="#_x0000_t32" style="position:absolute;margin-left:34.5pt;margin-top:354.85pt;width:.75pt;height:154.75pt;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"/>
            </w:pict>
          </mc:Fallback>
        </mc:AlternateContent>
      </w:r>
      <w:r>
        <w:rPr>
          <w:noProof/>
        </w:rPr>
        <mc:AlternateContent>
          <mc:Choice Requires="wps">
            <w:drawing>
              <wp:anchor distT="0" distB="0" distL="114300" distR="114300" simplePos="0" relativeHeight="251658398" behindDoc="0" locked="0" layoutInCell="1" allowOverlap="1" wp14:anchorId="3B3E058A" wp14:editId="31092476">
                <wp:simplePos x="0" y="0"/>
                <wp:positionH relativeFrom="column">
                  <wp:posOffset>447675</wp:posOffset>
                </wp:positionH>
                <wp:positionV relativeFrom="paragraph">
                  <wp:posOffset>6471920</wp:posOffset>
                </wp:positionV>
                <wp:extent cx="238125" cy="0"/>
                <wp:effectExtent l="9525" t="53340" r="19050" b="60960"/>
                <wp:wrapNone/>
                <wp:docPr id="509" name="Straight Arrow Connector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20A0AB6" id="Straight Arrow Connector 509" o:spid="_x0000_s1026" type="#_x0000_t32" style="position:absolute;margin-left:35.25pt;margin-top:509.6pt;width:18.75pt;height:0;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">
                <v:stroke endarrow="block"/>
              </v:shape>
            </w:pict>
          </mc:Fallback>
        </mc:AlternateContent>
      </w:r>
      <w:r>
        <w:rPr>
          <w:noProof/>
        </w:rPr>
        <mc:AlternateContent>
          <mc:Choice Requires="wps">
            <w:drawing>
              <wp:anchor distT="0" distB="0" distL="114300" distR="114300" simplePos="0" relativeHeight="251658395" behindDoc="0" locked="0" layoutInCell="1" allowOverlap="1" wp14:anchorId="7A5F8805" wp14:editId="3CA0F4A0">
                <wp:simplePos x="0" y="0"/>
                <wp:positionH relativeFrom="column">
                  <wp:posOffset>685800</wp:posOffset>
                </wp:positionH>
                <wp:positionV relativeFrom="paragraph">
                  <wp:posOffset>6071870</wp:posOffset>
                </wp:positionV>
                <wp:extent cx="1362075" cy="800100"/>
                <wp:effectExtent l="9525" t="5715" r="9525" b="13335"/>
                <wp:wrapNone/>
                <wp:docPr id="508" name="Rectangle: Rounded Corners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800100"/>
                        </a:xfrm>
                        <a:prstGeom prst="roundRect">
                          <a:avLst>
                            <a:gd name="adj" fmla="val 16667"/>
                          </a:avLst>
                        </a:prstGeom>
                        <a:solidFill>
                          <a:srgbClr val="FFFFFF"/>
                        </a:solidFill>
                        <a:ln w="9525">
                          <a:solidFill>
                            <a:srgbClr val="000000"/>
                          </a:solidFill>
                          <a:round/>
                          <a:headEnd/>
                          <a:tailEnd/>
                        </a:ln>
                      </wps:spPr>
                      <wps:txbx>
                        <w:txbxContent>
                          <w:p w14:paraId="3058D909" w14:textId="77777777" w:rsidR="00116911" w:rsidRPr="00F12AFB" w:rsidRDefault="00116911" w:rsidP="00116911">
                            <w:pPr>
                              <w:pStyle w:val="NoSpacing"/>
                              <w:jc w:val="center"/>
                              <w:rPr>
                                <w:sz w:val="20"/>
                                <w:szCs w:val="20"/>
                              </w:rPr>
                            </w:pPr>
                            <w:r w:rsidRPr="00F12AFB">
                              <w:rPr>
                                <w:sz w:val="20"/>
                                <w:szCs w:val="20"/>
                              </w:rPr>
                              <w:t xml:space="preserve">If neither, terminate in SEVIS after 30 days &amp; notify </w:t>
                            </w:r>
                            <w:proofErr w:type="gramStart"/>
                            <w:r w:rsidRPr="00F12AFB">
                              <w:rPr>
                                <w:sz w:val="20"/>
                                <w:szCs w:val="20"/>
                              </w:rPr>
                              <w:t>student</w:t>
                            </w:r>
                            <w:proofErr w:type="gramEnd"/>
                            <w:r w:rsidRPr="00F12AFB">
                              <w:rPr>
                                <w:sz w:val="20"/>
                                <w:szCs w:val="20"/>
                              </w:rPr>
                              <w:t xml:space="preserve"> by email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5F8805" id="Rectangle: Rounded Corners 508" o:spid="_x0000_s1177" style="position:absolute;left:0;text-align:left;margin-left:54pt;margin-top:478.1pt;width:107.25pt;height:63pt;z-index:251658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">
                <v:textbox>
                  <w:txbxContent>
                    <w:p w14:paraId="3058D909" w14:textId="77777777" w:rsidR="00116911" w:rsidRPr="00F12AFB" w:rsidRDefault="00116911" w:rsidP="00116911">
                      <w:pPr>
                        <w:pStyle w:val="NoSpacing"/>
                        <w:jc w:val="center"/>
                        <w:rPr>
                          <w:sz w:val="20"/>
                          <w:szCs w:val="20"/>
                        </w:rPr>
                      </w:pPr>
                      <w:r w:rsidRPr="00F12AFB">
                        <w:rPr>
                          <w:sz w:val="20"/>
                          <w:szCs w:val="20"/>
                        </w:rPr>
                        <w:t>If neither, terminate in SEVIS after 30 days &amp; notify student by email</w:t>
                      </w:r>
                    </w:p>
                  </w:txbxContent>
                </v:textbox>
              </v:roundrect>
            </w:pict>
          </mc:Fallback>
        </mc:AlternateContent>
      </w:r>
      <w:r>
        <w:rPr>
          <w:noProof/>
        </w:rPr>
        <mc:AlternateContent>
          <mc:Choice Requires="wps">
            <w:drawing>
              <wp:anchor distT="0" distB="0" distL="114300" distR="114300" simplePos="0" relativeHeight="251658394" behindDoc="0" locked="0" layoutInCell="1" allowOverlap="1" wp14:anchorId="0DAB5CEE" wp14:editId="0EE9DBC6">
                <wp:simplePos x="0" y="0"/>
                <wp:positionH relativeFrom="column">
                  <wp:posOffset>685800</wp:posOffset>
                </wp:positionH>
                <wp:positionV relativeFrom="paragraph">
                  <wp:posOffset>5338445</wp:posOffset>
                </wp:positionV>
                <wp:extent cx="1362075" cy="676275"/>
                <wp:effectExtent l="9525" t="5715" r="9525" b="13335"/>
                <wp:wrapNone/>
                <wp:docPr id="507" name="Rectangle: Rounded Corners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76275"/>
                        </a:xfrm>
                        <a:prstGeom prst="roundRect">
                          <a:avLst>
                            <a:gd name="adj" fmla="val 16667"/>
                          </a:avLst>
                        </a:prstGeom>
                        <a:solidFill>
                          <a:srgbClr val="FFFFFF"/>
                        </a:solidFill>
                        <a:ln w="9525">
                          <a:solidFill>
                            <a:srgbClr val="000000"/>
                          </a:solidFill>
                          <a:round/>
                          <a:headEnd/>
                          <a:tailEnd/>
                        </a:ln>
                      </wps:spPr>
                      <wps:txbx>
                        <w:txbxContent>
                          <w:p w14:paraId="7D7E45F7" w14:textId="77777777" w:rsidR="00116911" w:rsidRPr="00D46347" w:rsidRDefault="00116911" w:rsidP="00116911">
                            <w:pPr>
                              <w:jc w:val="center"/>
                              <w:rPr>
                                <w:sz w:val="20"/>
                                <w:szCs w:val="20"/>
                              </w:rPr>
                            </w:pPr>
                            <w:r w:rsidRPr="00606F2F">
                              <w:rPr>
                                <w:sz w:val="20"/>
                                <w:szCs w:val="20"/>
                              </w:rPr>
                              <w:t>If student</w:t>
                            </w:r>
                            <w:r>
                              <w:rPr>
                                <w:sz w:val="20"/>
                                <w:szCs w:val="20"/>
                              </w:rPr>
                              <w:t xml:space="preserve"> transfers out, log transfer-out in </w:t>
                            </w:r>
                            <w:proofErr w:type="gramStart"/>
                            <w:r>
                              <w:rPr>
                                <w:sz w:val="20"/>
                                <w:szCs w:val="20"/>
                              </w:rPr>
                              <w:t>ISSIS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AB5CEE" id="Rectangle: Rounded Corners 507" o:spid="_x0000_s1178" style="position:absolute;left:0;text-align:left;margin-left:54pt;margin-top:420.35pt;width:107.25pt;height:53.2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">
                <v:textbox>
                  <w:txbxContent>
                    <w:p w14:paraId="7D7E45F7" w14:textId="77777777" w:rsidR="00116911" w:rsidRPr="00D46347" w:rsidRDefault="00116911" w:rsidP="00116911">
                      <w:pPr>
                        <w:jc w:val="center"/>
                        <w:rPr>
                          <w:sz w:val="20"/>
                          <w:szCs w:val="20"/>
                        </w:rPr>
                      </w:pPr>
                      <w:r w:rsidRPr="00606F2F">
                        <w:rPr>
                          <w:sz w:val="20"/>
                          <w:szCs w:val="20"/>
                        </w:rPr>
                        <w:t>If student</w:t>
                      </w:r>
                      <w:r>
                        <w:rPr>
                          <w:sz w:val="20"/>
                          <w:szCs w:val="20"/>
                        </w:rPr>
                        <w:t xml:space="preserve"> transfers out, log transfer-out in ISSIS</w:t>
                      </w:r>
                    </w:p>
                  </w:txbxContent>
                </v:textbox>
              </v:roundrect>
            </w:pict>
          </mc:Fallback>
        </mc:AlternateContent>
      </w:r>
      <w:r>
        <w:rPr>
          <w:noProof/>
        </w:rPr>
        <mc:AlternateContent>
          <mc:Choice Requires="wps">
            <w:drawing>
              <wp:anchor distT="0" distB="0" distL="114300" distR="114300" simplePos="0" relativeHeight="251658387" behindDoc="0" locked="0" layoutInCell="1" allowOverlap="1" wp14:anchorId="0BD13052" wp14:editId="07D48426">
                <wp:simplePos x="0" y="0"/>
                <wp:positionH relativeFrom="column">
                  <wp:posOffset>685800</wp:posOffset>
                </wp:positionH>
                <wp:positionV relativeFrom="paragraph">
                  <wp:posOffset>4605020</wp:posOffset>
                </wp:positionV>
                <wp:extent cx="1362075" cy="676275"/>
                <wp:effectExtent l="9525" t="5715" r="9525" b="13335"/>
                <wp:wrapNone/>
                <wp:docPr id="506" name="Rectangle: Rounded Corners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76275"/>
                        </a:xfrm>
                        <a:prstGeom prst="roundRect">
                          <a:avLst>
                            <a:gd name="adj" fmla="val 16667"/>
                          </a:avLst>
                        </a:prstGeom>
                        <a:solidFill>
                          <a:srgbClr val="FFFFFF"/>
                        </a:solidFill>
                        <a:ln w="9525">
                          <a:solidFill>
                            <a:srgbClr val="000000"/>
                          </a:solidFill>
                          <a:round/>
                          <a:headEnd/>
                          <a:tailEnd/>
                        </a:ln>
                      </wps:spPr>
                      <wps:txbx>
                        <w:txbxContent>
                          <w:p w14:paraId="2316FB44" w14:textId="77777777" w:rsidR="00116911" w:rsidRPr="00D46347" w:rsidRDefault="00116911" w:rsidP="00116911">
                            <w:pPr>
                              <w:jc w:val="center"/>
                              <w:rPr>
                                <w:sz w:val="20"/>
                                <w:szCs w:val="20"/>
                              </w:rPr>
                            </w:pPr>
                            <w:r w:rsidRPr="00606F2F">
                              <w:rPr>
                                <w:sz w:val="20"/>
                                <w:szCs w:val="20"/>
                              </w:rPr>
                              <w:t>If student</w:t>
                            </w:r>
                            <w:r>
                              <w:rPr>
                                <w:sz w:val="20"/>
                                <w:szCs w:val="20"/>
                              </w:rPr>
                              <w:t xml:space="preserve"> completes clearance, repeat the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D13052" id="Rectangle: Rounded Corners 506" o:spid="_x0000_s1179" style="position:absolute;left:0;text-align:left;margin-left:54pt;margin-top:362.6pt;width:107.25pt;height:53.25pt;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">
                <v:textbox>
                  <w:txbxContent>
                    <w:p w14:paraId="2316FB44" w14:textId="77777777" w:rsidR="00116911" w:rsidRPr="00D46347" w:rsidRDefault="00116911" w:rsidP="00116911">
                      <w:pPr>
                        <w:jc w:val="center"/>
                        <w:rPr>
                          <w:sz w:val="20"/>
                          <w:szCs w:val="20"/>
                        </w:rPr>
                      </w:pPr>
                      <w:r w:rsidRPr="00606F2F">
                        <w:rPr>
                          <w:sz w:val="20"/>
                          <w:szCs w:val="20"/>
                        </w:rPr>
                        <w:t>If student</w:t>
                      </w:r>
                      <w:r>
                        <w:rPr>
                          <w:sz w:val="20"/>
                          <w:szCs w:val="20"/>
                        </w:rPr>
                        <w:t xml:space="preserve"> completes clearance, repeat the process.</w:t>
                      </w:r>
                    </w:p>
                  </w:txbxContent>
                </v:textbox>
              </v:roundrect>
            </w:pict>
          </mc:Fallback>
        </mc:AlternateContent>
      </w:r>
      <w:r>
        <w:rPr>
          <w:noProof/>
        </w:rPr>
        <mc:AlternateContent>
          <mc:Choice Requires="wps">
            <w:drawing>
              <wp:anchor distT="0" distB="0" distL="114300" distR="114300" simplePos="0" relativeHeight="251658392" behindDoc="0" locked="0" layoutInCell="1" allowOverlap="1" wp14:anchorId="04D10BF6" wp14:editId="529CEA29">
                <wp:simplePos x="0" y="0"/>
                <wp:positionH relativeFrom="column">
                  <wp:posOffset>2552700</wp:posOffset>
                </wp:positionH>
                <wp:positionV relativeFrom="paragraph">
                  <wp:posOffset>5214620</wp:posOffset>
                </wp:positionV>
                <wp:extent cx="1143000" cy="704850"/>
                <wp:effectExtent l="9525" t="5715" r="9525" b="13335"/>
                <wp:wrapNone/>
                <wp:docPr id="504" name="Rectangle: Rounded Corners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704850"/>
                        </a:xfrm>
                        <a:prstGeom prst="roundRect">
                          <a:avLst>
                            <a:gd name="adj" fmla="val 16667"/>
                          </a:avLst>
                        </a:prstGeom>
                        <a:solidFill>
                          <a:srgbClr val="FFFFFF"/>
                        </a:solidFill>
                        <a:ln w="9525">
                          <a:solidFill>
                            <a:srgbClr val="000000"/>
                          </a:solidFill>
                          <a:round/>
                          <a:headEnd/>
                          <a:tailEnd/>
                        </a:ln>
                      </wps:spPr>
                      <wps:txbx>
                        <w:txbxContent>
                          <w:p w14:paraId="1AC84526" w14:textId="77777777" w:rsidR="00116911" w:rsidRPr="00D46347" w:rsidRDefault="00116911" w:rsidP="00116911">
                            <w:pPr>
                              <w:jc w:val="center"/>
                              <w:rPr>
                                <w:sz w:val="20"/>
                                <w:szCs w:val="20"/>
                              </w:rPr>
                            </w:pPr>
                            <w:r>
                              <w:rPr>
                                <w:sz w:val="20"/>
                                <w:szCs w:val="20"/>
                              </w:rPr>
                              <w:t xml:space="preserve">Cancel record at 30 days &amp; notify </w:t>
                            </w:r>
                            <w:proofErr w:type="gramStart"/>
                            <w:r>
                              <w:rPr>
                                <w:sz w:val="20"/>
                                <w:szCs w:val="20"/>
                              </w:rPr>
                              <w:t>student</w:t>
                            </w:r>
                            <w:proofErr w:type="gramEnd"/>
                            <w:r>
                              <w:rPr>
                                <w:sz w:val="20"/>
                                <w:szCs w:val="20"/>
                              </w:rPr>
                              <w:t xml:space="preserve"> by email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10BF6" id="Rectangle: Rounded Corners 504" o:spid="_x0000_s1180" style="position:absolute;left:0;text-align:left;margin-left:201pt;margin-top:410.6pt;width:90pt;height:55.5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">
                <v:textbox>
                  <w:txbxContent>
                    <w:p w14:paraId="1AC84526" w14:textId="77777777" w:rsidR="00116911" w:rsidRPr="00D46347" w:rsidRDefault="00116911" w:rsidP="00116911">
                      <w:pPr>
                        <w:jc w:val="center"/>
                        <w:rPr>
                          <w:sz w:val="20"/>
                          <w:szCs w:val="20"/>
                        </w:rPr>
                      </w:pPr>
                      <w:r>
                        <w:rPr>
                          <w:sz w:val="20"/>
                          <w:szCs w:val="20"/>
                        </w:rPr>
                        <w:t>Cancel record at 30 days &amp; notify student by email</w:t>
                      </w:r>
                    </w:p>
                  </w:txbxContent>
                </v:textbox>
              </v:roundrect>
            </w:pict>
          </mc:Fallback>
        </mc:AlternateContent>
      </w:r>
      <w:r>
        <w:rPr>
          <w:noProof/>
        </w:rPr>
        <mc:AlternateContent>
          <mc:Choice Requires="wps">
            <w:drawing>
              <wp:anchor distT="0" distB="0" distL="114300" distR="114300" simplePos="0" relativeHeight="251658388" behindDoc="0" locked="0" layoutInCell="1" allowOverlap="1" wp14:anchorId="298A263F" wp14:editId="7EDE669D">
                <wp:simplePos x="0" y="0"/>
                <wp:positionH relativeFrom="column">
                  <wp:posOffset>3676650</wp:posOffset>
                </wp:positionH>
                <wp:positionV relativeFrom="paragraph">
                  <wp:posOffset>4681220</wp:posOffset>
                </wp:positionV>
                <wp:extent cx="514350" cy="371475"/>
                <wp:effectExtent l="9525" t="5715" r="9525" b="13335"/>
                <wp:wrapNone/>
                <wp:docPr id="503" name="Rectangle: Rounded Corners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371475"/>
                        </a:xfrm>
                        <a:prstGeom prst="roundRect">
                          <a:avLst>
                            <a:gd name="adj" fmla="val 16667"/>
                          </a:avLst>
                        </a:prstGeom>
                        <a:solidFill>
                          <a:srgbClr val="FFFFFF"/>
                        </a:solidFill>
                        <a:ln w="9525">
                          <a:solidFill>
                            <a:srgbClr val="000000"/>
                          </a:solidFill>
                          <a:round/>
                          <a:headEnd/>
                          <a:tailEnd/>
                        </a:ln>
                      </wps:spPr>
                      <wps:txbx>
                        <w:txbxContent>
                          <w:p w14:paraId="0D9C6429" w14:textId="77777777" w:rsidR="00116911" w:rsidRPr="0057360C" w:rsidRDefault="00116911" w:rsidP="00116911">
                            <w:pPr>
                              <w:jc w:val="center"/>
                              <w:rPr>
                                <w:sz w:val="20"/>
                                <w:szCs w:val="20"/>
                              </w:rPr>
                            </w:pPr>
                            <w:r>
                              <w:rPr>
                                <w:sz w:val="20"/>
                                <w:szCs w:val="20"/>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8A263F" id="Rectangle: Rounded Corners 503" o:spid="_x0000_s1181" style="position:absolute;left:0;text-align:left;margin-left:289.5pt;margin-top:368.6pt;width:40.5pt;height:29.25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">
                <v:textbox>
                  <w:txbxContent>
                    <w:p w14:paraId="0D9C6429" w14:textId="77777777" w:rsidR="00116911" w:rsidRPr="0057360C" w:rsidRDefault="00116911" w:rsidP="00116911">
                      <w:pPr>
                        <w:jc w:val="center"/>
                        <w:rPr>
                          <w:sz w:val="20"/>
                          <w:szCs w:val="20"/>
                        </w:rPr>
                      </w:pPr>
                      <w:r>
                        <w:rPr>
                          <w:sz w:val="20"/>
                          <w:szCs w:val="20"/>
                        </w:rPr>
                        <w:t>Yes*</w:t>
                      </w:r>
                    </w:p>
                  </w:txbxContent>
                </v:textbox>
              </v:roundrect>
            </w:pict>
          </mc:Fallback>
        </mc:AlternateContent>
      </w:r>
      <w:r>
        <w:rPr>
          <w:noProof/>
        </w:rPr>
        <mc:AlternateContent>
          <mc:Choice Requires="wps">
            <w:drawing>
              <wp:anchor distT="0" distB="0" distL="114300" distR="114300" simplePos="0" relativeHeight="251658390" behindDoc="0" locked="0" layoutInCell="1" allowOverlap="1" wp14:anchorId="344545F4" wp14:editId="4C006EF1">
                <wp:simplePos x="0" y="0"/>
                <wp:positionH relativeFrom="column">
                  <wp:posOffset>3903980</wp:posOffset>
                </wp:positionH>
                <wp:positionV relativeFrom="paragraph">
                  <wp:posOffset>4224020</wp:posOffset>
                </wp:positionV>
                <wp:extent cx="0" cy="457200"/>
                <wp:effectExtent l="55880" t="5715" r="58420" b="22860"/>
                <wp:wrapNone/>
                <wp:docPr id="502" name="Straight Arrow Connector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D76F736" id="Straight Arrow Connector 502" o:spid="_x0000_s1026" type="#_x0000_t32" style="position:absolute;margin-left:307.4pt;margin-top:332.6pt;width:0;height:36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658391" behindDoc="0" locked="0" layoutInCell="1" allowOverlap="1" wp14:anchorId="7A317A37" wp14:editId="47ACFE19">
                <wp:simplePos x="0" y="0"/>
                <wp:positionH relativeFrom="column">
                  <wp:posOffset>3114675</wp:posOffset>
                </wp:positionH>
                <wp:positionV relativeFrom="paragraph">
                  <wp:posOffset>4224020</wp:posOffset>
                </wp:positionV>
                <wp:extent cx="0" cy="457200"/>
                <wp:effectExtent l="57150" t="5715" r="57150" b="22860"/>
                <wp:wrapNone/>
                <wp:docPr id="501" name="Straight Arrow Connector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BE4545C" id="Straight Arrow Connector 501" o:spid="_x0000_s1026" type="#_x0000_t32" style="position:absolute;margin-left:245.25pt;margin-top:332.6pt;width:0;height:36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658389" behindDoc="0" locked="0" layoutInCell="1" allowOverlap="1" wp14:anchorId="16FB6C0C" wp14:editId="351399CF">
                <wp:simplePos x="0" y="0"/>
                <wp:positionH relativeFrom="column">
                  <wp:posOffset>2924175</wp:posOffset>
                </wp:positionH>
                <wp:positionV relativeFrom="paragraph">
                  <wp:posOffset>4681220</wp:posOffset>
                </wp:positionV>
                <wp:extent cx="410210" cy="371475"/>
                <wp:effectExtent l="9525" t="5715" r="8890" b="13335"/>
                <wp:wrapNone/>
                <wp:docPr id="500" name="Rectangle: Rounded Corners 5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71475"/>
                        </a:xfrm>
                        <a:prstGeom prst="roundRect">
                          <a:avLst>
                            <a:gd name="adj" fmla="val 16667"/>
                          </a:avLst>
                        </a:prstGeom>
                        <a:solidFill>
                          <a:srgbClr val="FFFFFF"/>
                        </a:solidFill>
                        <a:ln w="9525">
                          <a:solidFill>
                            <a:srgbClr val="000000"/>
                          </a:solidFill>
                          <a:round/>
                          <a:headEnd/>
                          <a:tailEnd/>
                        </a:ln>
                      </wps:spPr>
                      <wps:txbx>
                        <w:txbxContent>
                          <w:p w14:paraId="00FACF29" w14:textId="77777777" w:rsidR="00116911" w:rsidRPr="0057360C" w:rsidRDefault="00116911" w:rsidP="00116911">
                            <w:pPr>
                              <w:jc w:val="center"/>
                              <w:rPr>
                                <w:sz w:val="20"/>
                                <w:szCs w:val="20"/>
                              </w:rPr>
                            </w:pPr>
                            <w:r>
                              <w:rPr>
                                <w:sz w:val="20"/>
                                <w:szCs w:val="20"/>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FB6C0C" id="Rectangle: Rounded Corners 500" o:spid="_x0000_s1182" style="position:absolute;left:0;text-align:left;margin-left:230.25pt;margin-top:368.6pt;width:32.3pt;height:29.25pt;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">
                <v:textbox>
                  <w:txbxContent>
                    <w:p w14:paraId="00FACF29" w14:textId="77777777" w:rsidR="00116911" w:rsidRPr="0057360C" w:rsidRDefault="00116911" w:rsidP="00116911">
                      <w:pPr>
                        <w:jc w:val="center"/>
                        <w:rPr>
                          <w:sz w:val="20"/>
                          <w:szCs w:val="20"/>
                        </w:rPr>
                      </w:pPr>
                      <w:r>
                        <w:rPr>
                          <w:sz w:val="20"/>
                          <w:szCs w:val="20"/>
                        </w:rPr>
                        <w:t>No</w:t>
                      </w:r>
                    </w:p>
                  </w:txbxContent>
                </v:textbox>
              </v:roundrect>
            </w:pict>
          </mc:Fallback>
        </mc:AlternateContent>
      </w:r>
      <w:r>
        <w:rPr>
          <w:noProof/>
        </w:rPr>
        <mc:AlternateContent>
          <mc:Choice Requires="wps">
            <w:drawing>
              <wp:anchor distT="0" distB="0" distL="114300" distR="114300" simplePos="0" relativeHeight="251658393" behindDoc="0" locked="0" layoutInCell="1" allowOverlap="1" wp14:anchorId="57740FA0" wp14:editId="68D00201">
                <wp:simplePos x="0" y="0"/>
                <wp:positionH relativeFrom="column">
                  <wp:posOffset>3114675</wp:posOffset>
                </wp:positionH>
                <wp:positionV relativeFrom="paragraph">
                  <wp:posOffset>5052695</wp:posOffset>
                </wp:positionV>
                <wp:extent cx="0" cy="161925"/>
                <wp:effectExtent l="57150" t="5715" r="57150" b="22860"/>
                <wp:wrapNone/>
                <wp:docPr id="499" name="Straight Arrow Connector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D972F36" id="Straight Arrow Connector 499" o:spid="_x0000_s1026" type="#_x0000_t32" style="position:absolute;margin-left:245.25pt;margin-top:397.85pt;width:0;height:12.75pt;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">
                <v:stroke endarrow="block"/>
              </v:shape>
            </w:pict>
          </mc:Fallback>
        </mc:AlternateContent>
      </w:r>
      <w:r>
        <w:rPr>
          <w:noProof/>
        </w:rPr>
        <mc:AlternateContent>
          <mc:Choice Requires="wps">
            <w:drawing>
              <wp:anchor distT="0" distB="0" distL="114300" distR="114300" simplePos="0" relativeHeight="251658365" behindDoc="0" locked="0" layoutInCell="1" allowOverlap="1" wp14:anchorId="799E5D52" wp14:editId="772EFAA5">
                <wp:simplePos x="0" y="0"/>
                <wp:positionH relativeFrom="column">
                  <wp:posOffset>-171450</wp:posOffset>
                </wp:positionH>
                <wp:positionV relativeFrom="paragraph">
                  <wp:posOffset>1052195</wp:posOffset>
                </wp:positionV>
                <wp:extent cx="2371725" cy="628650"/>
                <wp:effectExtent l="9525" t="5715" r="9525" b="13335"/>
                <wp:wrapNone/>
                <wp:docPr id="498" name="Rectangle: Rounded Corners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628650"/>
                        </a:xfrm>
                        <a:prstGeom prst="roundRect">
                          <a:avLst>
                            <a:gd name="adj" fmla="val 16667"/>
                          </a:avLst>
                        </a:prstGeom>
                        <a:solidFill>
                          <a:srgbClr val="FFFFFF"/>
                        </a:solidFill>
                        <a:ln w="9525">
                          <a:solidFill>
                            <a:srgbClr val="000000"/>
                          </a:solidFill>
                          <a:round/>
                          <a:headEnd/>
                          <a:tailEnd/>
                        </a:ln>
                      </wps:spPr>
                      <wps:txbx>
                        <w:txbxContent>
                          <w:p w14:paraId="1B19CBD6" w14:textId="77777777" w:rsidR="00116911" w:rsidRPr="006F3136" w:rsidRDefault="00116911" w:rsidP="00116911">
                            <w:pPr>
                              <w:pStyle w:val="NoSpacing"/>
                              <w:jc w:val="center"/>
                              <w:rPr>
                                <w:sz w:val="20"/>
                                <w:szCs w:val="20"/>
                              </w:rPr>
                            </w:pPr>
                            <w:r w:rsidRPr="006F3136">
                              <w:rPr>
                                <w:sz w:val="20"/>
                                <w:szCs w:val="20"/>
                              </w:rPr>
                              <w:t>If student meets none of the requirements after the Course Add/Drop Deadline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9E5D52" id="Rectangle: Rounded Corners 498" o:spid="_x0000_s1183" style="position:absolute;left:0;text-align:left;margin-left:-13.5pt;margin-top:82.85pt;width:186.75pt;height:49.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">
                <v:textbox>
                  <w:txbxContent>
                    <w:p w14:paraId="1B19CBD6" w14:textId="77777777" w:rsidR="00116911" w:rsidRPr="006F3136" w:rsidRDefault="00116911" w:rsidP="00116911">
                      <w:pPr>
                        <w:pStyle w:val="NoSpacing"/>
                        <w:jc w:val="center"/>
                        <w:rPr>
                          <w:sz w:val="20"/>
                          <w:szCs w:val="20"/>
                        </w:rPr>
                      </w:pPr>
                      <w:r w:rsidRPr="006F3136">
                        <w:rPr>
                          <w:sz w:val="20"/>
                          <w:szCs w:val="20"/>
                        </w:rPr>
                        <w:t>If student meets none of the requirements after the Course Add/Drop Deadline</w:t>
                      </w:r>
                    </w:p>
                  </w:txbxContent>
                </v:textbox>
              </v:roundrect>
            </w:pict>
          </mc:Fallback>
        </mc:AlternateContent>
      </w:r>
      <w:r>
        <w:rPr>
          <w:noProof/>
        </w:rPr>
        <mc:AlternateContent>
          <mc:Choice Requires="wps">
            <w:drawing>
              <wp:anchor distT="0" distB="0" distL="114300" distR="114300" simplePos="0" relativeHeight="251658371" behindDoc="0" locked="0" layoutInCell="1" allowOverlap="1" wp14:anchorId="7EDF4FF3" wp14:editId="5DB97FA3">
                <wp:simplePos x="0" y="0"/>
                <wp:positionH relativeFrom="column">
                  <wp:posOffset>1076325</wp:posOffset>
                </wp:positionH>
                <wp:positionV relativeFrom="paragraph">
                  <wp:posOffset>1680845</wp:posOffset>
                </wp:positionV>
                <wp:extent cx="635" cy="514350"/>
                <wp:effectExtent l="57150" t="5715" r="56515" b="22860"/>
                <wp:wrapNone/>
                <wp:docPr id="497" name="Straight Arrow Connector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14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3D4E451" id="Straight Arrow Connector 497" o:spid="_x0000_s1026" type="#_x0000_t32" style="position:absolute;margin-left:84.75pt;margin-top:132.35pt;width:.05pt;height:40.5pt;z-index:251658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">
                <v:stroke endarrow="block"/>
              </v:shape>
            </w:pict>
          </mc:Fallback>
        </mc:AlternateContent>
      </w:r>
      <w:r>
        <w:rPr>
          <w:noProof/>
        </w:rPr>
        <mc:AlternateContent>
          <mc:Choice Requires="wps">
            <w:drawing>
              <wp:anchor distT="0" distB="0" distL="114300" distR="114300" simplePos="0" relativeHeight="251658370" behindDoc="0" locked="0" layoutInCell="1" allowOverlap="1" wp14:anchorId="3F4B546D" wp14:editId="55634E23">
                <wp:simplePos x="0" y="0"/>
                <wp:positionH relativeFrom="column">
                  <wp:posOffset>-237490</wp:posOffset>
                </wp:positionH>
                <wp:positionV relativeFrom="paragraph">
                  <wp:posOffset>3652520</wp:posOffset>
                </wp:positionV>
                <wp:extent cx="1362075" cy="854075"/>
                <wp:effectExtent l="10160" t="5715" r="8890" b="6985"/>
                <wp:wrapNone/>
                <wp:docPr id="496" name="Rectangle: Rounded Corners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854075"/>
                        </a:xfrm>
                        <a:prstGeom prst="roundRect">
                          <a:avLst>
                            <a:gd name="adj" fmla="val 16667"/>
                          </a:avLst>
                        </a:prstGeom>
                        <a:solidFill>
                          <a:srgbClr val="FFFFFF"/>
                        </a:solidFill>
                        <a:ln w="9525">
                          <a:solidFill>
                            <a:srgbClr val="000000"/>
                          </a:solidFill>
                          <a:round/>
                          <a:headEnd/>
                          <a:tailEnd/>
                        </a:ln>
                      </wps:spPr>
                      <wps:txbx>
                        <w:txbxContent>
                          <w:p w14:paraId="6B01A88C" w14:textId="77777777" w:rsidR="00116911" w:rsidRPr="00D46347" w:rsidRDefault="00116911" w:rsidP="00116911">
                            <w:pPr>
                              <w:jc w:val="center"/>
                              <w:rPr>
                                <w:sz w:val="20"/>
                                <w:szCs w:val="20"/>
                              </w:rPr>
                            </w:pPr>
                            <w:r>
                              <w:rPr>
                                <w:sz w:val="20"/>
                                <w:szCs w:val="20"/>
                              </w:rPr>
                              <w:t>Email student to complete clearance or Transfer-Out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4B546D" id="Rectangle: Rounded Corners 496" o:spid="_x0000_s1184" style="position:absolute;left:0;text-align:left;margin-left:-18.7pt;margin-top:287.6pt;width:107.25pt;height:67.25pt;z-index:251658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">
                <v:textbox>
                  <w:txbxContent>
                    <w:p w14:paraId="6B01A88C" w14:textId="77777777" w:rsidR="00116911" w:rsidRPr="00D46347" w:rsidRDefault="00116911" w:rsidP="00116911">
                      <w:pPr>
                        <w:jc w:val="center"/>
                        <w:rPr>
                          <w:sz w:val="20"/>
                          <w:szCs w:val="20"/>
                        </w:rPr>
                      </w:pPr>
                      <w:r>
                        <w:rPr>
                          <w:sz w:val="20"/>
                          <w:szCs w:val="20"/>
                        </w:rPr>
                        <w:t>Email student to complete clearance or Transfer-Out process.</w:t>
                      </w:r>
                    </w:p>
                  </w:txbxContent>
                </v:textbox>
              </v:roundrect>
            </w:pict>
          </mc:Fallback>
        </mc:AlternateContent>
      </w:r>
      <w:r>
        <w:rPr>
          <w:noProof/>
        </w:rPr>
        <mc:AlternateContent>
          <mc:Choice Requires="wps">
            <w:drawing>
              <wp:anchor distT="0" distB="0" distL="114300" distR="114300" simplePos="0" relativeHeight="251658359" behindDoc="0" locked="0" layoutInCell="1" allowOverlap="1" wp14:anchorId="43F1CBD6" wp14:editId="5F4E8505">
                <wp:simplePos x="0" y="0"/>
                <wp:positionH relativeFrom="column">
                  <wp:posOffset>2200275</wp:posOffset>
                </wp:positionH>
                <wp:positionV relativeFrom="paragraph">
                  <wp:posOffset>52070</wp:posOffset>
                </wp:positionV>
                <wp:extent cx="2457450" cy="641350"/>
                <wp:effectExtent l="9525" t="5715" r="9525" b="10160"/>
                <wp:wrapNone/>
                <wp:docPr id="495" name="Rectangle: Rounded Corners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641350"/>
                        </a:xfrm>
                        <a:prstGeom prst="roundRect">
                          <a:avLst>
                            <a:gd name="adj" fmla="val 16667"/>
                          </a:avLst>
                        </a:prstGeom>
                        <a:solidFill>
                          <a:srgbClr val="FFFFFF"/>
                        </a:solidFill>
                        <a:ln w="9525">
                          <a:solidFill>
                            <a:srgbClr val="000000"/>
                          </a:solidFill>
                          <a:round/>
                          <a:headEnd/>
                          <a:tailEnd/>
                        </a:ln>
                      </wps:spPr>
                      <wps:txbx>
                        <w:txbxContent>
                          <w:p w14:paraId="138BD631" w14:textId="77777777" w:rsidR="00116911" w:rsidRPr="006F3136" w:rsidRDefault="00116911" w:rsidP="00116911">
                            <w:pPr>
                              <w:pStyle w:val="NoSpacing"/>
                              <w:jc w:val="center"/>
                              <w:rPr>
                                <w:sz w:val="20"/>
                                <w:szCs w:val="20"/>
                              </w:rPr>
                            </w:pPr>
                            <w:r w:rsidRPr="006F3136">
                              <w:rPr>
                                <w:sz w:val="20"/>
                                <w:szCs w:val="20"/>
                              </w:rPr>
                              <w:t>Does the INITIAL or TRANSFER student meet the requirements for SEVIS Student Registration or Validation?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F1CBD6" id="Rectangle: Rounded Corners 495" o:spid="_x0000_s1185" style="position:absolute;left:0;text-align:left;margin-left:173.25pt;margin-top:4.1pt;width:193.5pt;height:50.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">
                <v:textbox>
                  <w:txbxContent>
                    <w:p w14:paraId="138BD631" w14:textId="77777777" w:rsidR="00116911" w:rsidRPr="006F3136" w:rsidRDefault="00116911" w:rsidP="00116911">
                      <w:pPr>
                        <w:pStyle w:val="NoSpacing"/>
                        <w:jc w:val="center"/>
                        <w:rPr>
                          <w:sz w:val="20"/>
                          <w:szCs w:val="20"/>
                        </w:rPr>
                      </w:pPr>
                      <w:r w:rsidRPr="006F3136">
                        <w:rPr>
                          <w:sz w:val="20"/>
                          <w:szCs w:val="20"/>
                        </w:rPr>
                        <w:t>Does the INITIAL or TRANSFER student meet the requirements for SEVIS Student Registration or Validation?</w:t>
                      </w:r>
                    </w:p>
                  </w:txbxContent>
                </v:textbox>
              </v:roundrect>
            </w:pict>
          </mc:Fallback>
        </mc:AlternateContent>
      </w:r>
      <w:r>
        <w:rPr>
          <w:noProof/>
        </w:rPr>
        <mc:AlternateContent>
          <mc:Choice Requires="wps">
            <w:drawing>
              <wp:anchor distT="0" distB="0" distL="114300" distR="114300" simplePos="0" relativeHeight="251658385" behindDoc="0" locked="0" layoutInCell="1" allowOverlap="1" wp14:anchorId="7444DC5C" wp14:editId="13707E6A">
                <wp:simplePos x="0" y="0"/>
                <wp:positionH relativeFrom="column">
                  <wp:posOffset>1762125</wp:posOffset>
                </wp:positionH>
                <wp:positionV relativeFrom="paragraph">
                  <wp:posOffset>3490595</wp:posOffset>
                </wp:positionV>
                <wp:extent cx="0" cy="161925"/>
                <wp:effectExtent l="57150" t="5715" r="57150" b="22860"/>
                <wp:wrapNone/>
                <wp:docPr id="494" name="Straight Arrow Connector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262BBBA" id="Straight Arrow Connector 494" o:spid="_x0000_s1026" type="#_x0000_t32" style="position:absolute;margin-left:138.75pt;margin-top:274.85pt;width:0;height:12.75pt;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">
                <v:stroke endarrow="block"/>
              </v:shape>
            </w:pict>
          </mc:Fallback>
        </mc:AlternateContent>
      </w:r>
      <w:r>
        <w:rPr>
          <w:noProof/>
        </w:rPr>
        <mc:AlternateContent>
          <mc:Choice Requires="wps">
            <w:drawing>
              <wp:anchor distT="0" distB="0" distL="114300" distR="114300" simplePos="0" relativeHeight="251658384" behindDoc="0" locked="0" layoutInCell="1" allowOverlap="1" wp14:anchorId="3297286C" wp14:editId="79E9A51F">
                <wp:simplePos x="0" y="0"/>
                <wp:positionH relativeFrom="column">
                  <wp:posOffset>1200150</wp:posOffset>
                </wp:positionH>
                <wp:positionV relativeFrom="paragraph">
                  <wp:posOffset>3652520</wp:posOffset>
                </wp:positionV>
                <wp:extent cx="1143000" cy="854075"/>
                <wp:effectExtent l="9525" t="5715" r="9525" b="6985"/>
                <wp:wrapNone/>
                <wp:docPr id="493" name="Rectangle: Rounded Corners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854075"/>
                        </a:xfrm>
                        <a:prstGeom prst="roundRect">
                          <a:avLst>
                            <a:gd name="adj" fmla="val 16667"/>
                          </a:avLst>
                        </a:prstGeom>
                        <a:solidFill>
                          <a:srgbClr val="FFFFFF"/>
                        </a:solidFill>
                        <a:ln w="9525">
                          <a:solidFill>
                            <a:srgbClr val="000000"/>
                          </a:solidFill>
                          <a:round/>
                          <a:headEnd/>
                          <a:tailEnd/>
                        </a:ln>
                      </wps:spPr>
                      <wps:txbx>
                        <w:txbxContent>
                          <w:p w14:paraId="2A999CAA" w14:textId="77777777" w:rsidR="00116911" w:rsidRPr="00D46347" w:rsidRDefault="00116911" w:rsidP="00116911">
                            <w:pPr>
                              <w:jc w:val="center"/>
                              <w:rPr>
                                <w:sz w:val="20"/>
                                <w:szCs w:val="20"/>
                              </w:rPr>
                            </w:pPr>
                            <w:r>
                              <w:rPr>
                                <w:sz w:val="20"/>
                                <w:szCs w:val="20"/>
                              </w:rPr>
                              <w:t>Email student with deferment and cancellation 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97286C" id="Rectangle: Rounded Corners 493" o:spid="_x0000_s1186" style="position:absolute;left:0;text-align:left;margin-left:94.5pt;margin-top:287.6pt;width:90pt;height:67.25pt;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">
                <v:textbox>
                  <w:txbxContent>
                    <w:p w14:paraId="2A999CAA" w14:textId="77777777" w:rsidR="00116911" w:rsidRPr="00D46347" w:rsidRDefault="00116911" w:rsidP="00116911">
                      <w:pPr>
                        <w:jc w:val="center"/>
                        <w:rPr>
                          <w:sz w:val="20"/>
                          <w:szCs w:val="20"/>
                        </w:rPr>
                      </w:pPr>
                      <w:r>
                        <w:rPr>
                          <w:sz w:val="20"/>
                          <w:szCs w:val="20"/>
                        </w:rPr>
                        <w:t>Email student with deferment and cancellation info</w:t>
                      </w:r>
                    </w:p>
                  </w:txbxContent>
                </v:textbox>
              </v:roundrect>
            </w:pict>
          </mc:Fallback>
        </mc:AlternateContent>
      </w:r>
      <w:r>
        <w:rPr>
          <w:noProof/>
        </w:rPr>
        <mc:AlternateContent>
          <mc:Choice Requires="wps">
            <w:drawing>
              <wp:anchor distT="0" distB="0" distL="114300" distR="114300" simplePos="0" relativeHeight="251658373" behindDoc="0" locked="0" layoutInCell="1" allowOverlap="1" wp14:anchorId="6ACF929A" wp14:editId="4BB37F70">
                <wp:simplePos x="0" y="0"/>
                <wp:positionH relativeFrom="column">
                  <wp:posOffset>1524000</wp:posOffset>
                </wp:positionH>
                <wp:positionV relativeFrom="paragraph">
                  <wp:posOffset>2661920</wp:posOffset>
                </wp:positionV>
                <wp:extent cx="238125" cy="457200"/>
                <wp:effectExtent l="9525" t="5715" r="57150" b="41910"/>
                <wp:wrapNone/>
                <wp:docPr id="492" name="Straight Arrow Connector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5B51987E" id="Straight Arrow Connector 492" o:spid="_x0000_s1026" type="#_x0000_t32" style="position:absolute;margin-left:120pt;margin-top:209.6pt;width:18.75pt;height:36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">
                <v:stroke endarrow="block"/>
              </v:shape>
            </w:pict>
          </mc:Fallback>
        </mc:AlternateContent>
      </w:r>
      <w:r>
        <w:rPr>
          <w:noProof/>
        </w:rPr>
        <mc:AlternateContent>
          <mc:Choice Requires="wps">
            <w:drawing>
              <wp:anchor distT="0" distB="0" distL="114300" distR="114300" simplePos="0" relativeHeight="251658369" behindDoc="0" locked="0" layoutInCell="1" allowOverlap="1" wp14:anchorId="58B34E8A" wp14:editId="1C251354">
                <wp:simplePos x="0" y="0"/>
                <wp:positionH relativeFrom="column">
                  <wp:posOffset>1571625</wp:posOffset>
                </wp:positionH>
                <wp:positionV relativeFrom="paragraph">
                  <wp:posOffset>3119120</wp:posOffset>
                </wp:positionV>
                <wp:extent cx="410210" cy="371475"/>
                <wp:effectExtent l="9525" t="5715" r="8890" b="13335"/>
                <wp:wrapNone/>
                <wp:docPr id="491" name="Rectangle: Rounded Corners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71475"/>
                        </a:xfrm>
                        <a:prstGeom prst="roundRect">
                          <a:avLst>
                            <a:gd name="adj" fmla="val 16667"/>
                          </a:avLst>
                        </a:prstGeom>
                        <a:solidFill>
                          <a:srgbClr val="FFFFFF"/>
                        </a:solidFill>
                        <a:ln w="9525">
                          <a:solidFill>
                            <a:srgbClr val="000000"/>
                          </a:solidFill>
                          <a:round/>
                          <a:headEnd/>
                          <a:tailEnd/>
                        </a:ln>
                      </wps:spPr>
                      <wps:txbx>
                        <w:txbxContent>
                          <w:p w14:paraId="661B2E69" w14:textId="77777777" w:rsidR="00116911" w:rsidRPr="0057360C" w:rsidRDefault="00116911" w:rsidP="00116911">
                            <w:pPr>
                              <w:jc w:val="center"/>
                              <w:rPr>
                                <w:sz w:val="20"/>
                                <w:szCs w:val="20"/>
                              </w:rPr>
                            </w:pPr>
                            <w:r>
                              <w:rPr>
                                <w:sz w:val="20"/>
                                <w:szCs w:val="20"/>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B34E8A" id="Rectangle: Rounded Corners 491" o:spid="_x0000_s1187" style="position:absolute;left:0;text-align:left;margin-left:123.75pt;margin-top:245.6pt;width:32.3pt;height:29.25pt;z-index:251658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">
                <v:textbox>
                  <w:txbxContent>
                    <w:p w14:paraId="661B2E69" w14:textId="77777777" w:rsidR="00116911" w:rsidRPr="0057360C" w:rsidRDefault="00116911" w:rsidP="00116911">
                      <w:pPr>
                        <w:jc w:val="center"/>
                        <w:rPr>
                          <w:sz w:val="20"/>
                          <w:szCs w:val="20"/>
                        </w:rPr>
                      </w:pPr>
                      <w:r>
                        <w:rPr>
                          <w:sz w:val="20"/>
                          <w:szCs w:val="20"/>
                        </w:rPr>
                        <w:t>No</w:t>
                      </w:r>
                    </w:p>
                  </w:txbxContent>
                </v:textbox>
              </v:roundrect>
            </w:pict>
          </mc:Fallback>
        </mc:AlternateContent>
      </w:r>
      <w:r>
        <w:rPr>
          <w:noProof/>
        </w:rPr>
        <mc:AlternateContent>
          <mc:Choice Requires="wps">
            <w:drawing>
              <wp:anchor distT="0" distB="0" distL="114300" distR="114300" simplePos="0" relativeHeight="251658372" behindDoc="0" locked="0" layoutInCell="1" allowOverlap="1" wp14:anchorId="272A523E" wp14:editId="306271C6">
                <wp:simplePos x="0" y="0"/>
                <wp:positionH relativeFrom="column">
                  <wp:posOffset>438150</wp:posOffset>
                </wp:positionH>
                <wp:positionV relativeFrom="paragraph">
                  <wp:posOffset>2661920</wp:posOffset>
                </wp:positionV>
                <wp:extent cx="314325" cy="457200"/>
                <wp:effectExtent l="57150" t="5715" r="9525" b="41910"/>
                <wp:wrapNone/>
                <wp:docPr id="490" name="Straight Arrow Connector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4325"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5F1ED98" id="Straight Arrow Connector 490" o:spid="_x0000_s1026" type="#_x0000_t32" style="position:absolute;margin-left:34.5pt;margin-top:209.6pt;width:24.75pt;height:36pt;flip:x;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658383" behindDoc="0" locked="0" layoutInCell="1" allowOverlap="1" wp14:anchorId="67ACBE2E" wp14:editId="1C3A0BF6">
                <wp:simplePos x="0" y="0"/>
                <wp:positionH relativeFrom="column">
                  <wp:posOffset>438150</wp:posOffset>
                </wp:positionH>
                <wp:positionV relativeFrom="paragraph">
                  <wp:posOffset>3490595</wp:posOffset>
                </wp:positionV>
                <wp:extent cx="0" cy="161925"/>
                <wp:effectExtent l="57150" t="5715" r="57150" b="22860"/>
                <wp:wrapNone/>
                <wp:docPr id="489" name="Straight Arrow Connector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225D5B7" id="Straight Arrow Connector 489" o:spid="_x0000_s1026" type="#_x0000_t32" style="position:absolute;margin-left:34.5pt;margin-top:274.85pt;width:0;height:12.75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68" behindDoc="0" locked="0" layoutInCell="1" allowOverlap="1" wp14:anchorId="13B640E0" wp14:editId="1761C090">
                <wp:simplePos x="0" y="0"/>
                <wp:positionH relativeFrom="column">
                  <wp:posOffset>238125</wp:posOffset>
                </wp:positionH>
                <wp:positionV relativeFrom="paragraph">
                  <wp:posOffset>3119120</wp:posOffset>
                </wp:positionV>
                <wp:extent cx="438150" cy="371475"/>
                <wp:effectExtent l="9525" t="5715" r="9525" b="13335"/>
                <wp:wrapNone/>
                <wp:docPr id="488" name="Rectangle: Rounded Corners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371475"/>
                        </a:xfrm>
                        <a:prstGeom prst="roundRect">
                          <a:avLst>
                            <a:gd name="adj" fmla="val 16667"/>
                          </a:avLst>
                        </a:prstGeom>
                        <a:solidFill>
                          <a:srgbClr val="FFFFFF"/>
                        </a:solidFill>
                        <a:ln w="9525">
                          <a:solidFill>
                            <a:srgbClr val="000000"/>
                          </a:solidFill>
                          <a:round/>
                          <a:headEnd/>
                          <a:tailEnd/>
                        </a:ln>
                      </wps:spPr>
                      <wps:txbx>
                        <w:txbxContent>
                          <w:p w14:paraId="417E4E87" w14:textId="77777777" w:rsidR="00116911" w:rsidRPr="0057360C" w:rsidRDefault="00116911" w:rsidP="00116911">
                            <w:pPr>
                              <w:jc w:val="center"/>
                              <w:rPr>
                                <w:sz w:val="20"/>
                                <w:szCs w:val="20"/>
                              </w:rPr>
                            </w:pPr>
                            <w:r>
                              <w:rPr>
                                <w:sz w:val="20"/>
                                <w:szCs w:val="20"/>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B640E0" id="Rectangle: Rounded Corners 488" o:spid="_x0000_s1188" style="position:absolute;left:0;text-align:left;margin-left:18.75pt;margin-top:245.6pt;width:34.5pt;height:29.25pt;z-index:2516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">
                <v:textbox>
                  <w:txbxContent>
                    <w:p w14:paraId="417E4E87" w14:textId="77777777" w:rsidR="00116911" w:rsidRPr="0057360C" w:rsidRDefault="00116911" w:rsidP="00116911">
                      <w:pPr>
                        <w:jc w:val="center"/>
                        <w:rPr>
                          <w:sz w:val="20"/>
                          <w:szCs w:val="20"/>
                        </w:rPr>
                      </w:pPr>
                      <w:r>
                        <w:rPr>
                          <w:sz w:val="20"/>
                          <w:szCs w:val="20"/>
                        </w:rPr>
                        <w:t>Yes</w:t>
                      </w:r>
                    </w:p>
                  </w:txbxContent>
                </v:textbox>
              </v:roundrect>
            </w:pict>
          </mc:Fallback>
        </mc:AlternateContent>
      </w:r>
      <w:r>
        <w:rPr>
          <w:noProof/>
        </w:rPr>
        <mc:AlternateContent>
          <mc:Choice Requires="wps">
            <w:drawing>
              <wp:anchor distT="0" distB="0" distL="114300" distR="114300" simplePos="0" relativeHeight="251658358" behindDoc="0" locked="0" layoutInCell="1" allowOverlap="1" wp14:anchorId="22C255F8" wp14:editId="29A2A2DB">
                <wp:simplePos x="0" y="0"/>
                <wp:positionH relativeFrom="column">
                  <wp:posOffset>1571625</wp:posOffset>
                </wp:positionH>
                <wp:positionV relativeFrom="paragraph">
                  <wp:posOffset>1985645</wp:posOffset>
                </wp:positionV>
                <wp:extent cx="1199515" cy="561340"/>
                <wp:effectExtent l="0" t="0" r="635" b="4445"/>
                <wp:wrapNone/>
                <wp:docPr id="487" name="Text 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951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6D6072" w14:textId="77777777" w:rsidR="00116911" w:rsidRPr="00D46347" w:rsidRDefault="00116911" w:rsidP="00116911">
                            <w:pPr>
                              <w:pStyle w:val="NoSpacing"/>
                              <w:ind w:left="360"/>
                              <w:rPr>
                                <w:sz w:val="16"/>
                                <w:szCs w:val="16"/>
                              </w:rPr>
                            </w:pPr>
                            <w:r w:rsidRPr="00D46347">
                              <w:rPr>
                                <w:sz w:val="16"/>
                                <w:szCs w:val="16"/>
                              </w:rPr>
                              <w:t>After Course Add/Drop Deadline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255F8" id="Text Box 487" o:spid="_x0000_s1189" type="#_x0000_t202" style="position:absolute;left:0;text-align:left;margin-left:123.75pt;margin-top:156.35pt;width:94.45pt;height:44.2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" stroked="f">
                <v:textbox>
                  <w:txbxContent>
                    <w:p w14:paraId="3E6D6072" w14:textId="77777777" w:rsidR="00116911" w:rsidRPr="00D46347" w:rsidRDefault="00116911" w:rsidP="00116911">
                      <w:pPr>
                        <w:pStyle w:val="NoSpacing"/>
                        <w:ind w:left="360"/>
                        <w:rPr>
                          <w:sz w:val="16"/>
                          <w:szCs w:val="16"/>
                        </w:rPr>
                      </w:pPr>
                      <w:r w:rsidRPr="00D46347">
                        <w:rPr>
                          <w:sz w:val="16"/>
                          <w:szCs w:val="16"/>
                        </w:rPr>
                        <w:t>After Course Add/Drop Deadline</w:t>
                      </w:r>
                    </w:p>
                  </w:txbxContent>
                </v:textbox>
              </v:shape>
            </w:pict>
          </mc:Fallback>
        </mc:AlternateContent>
      </w:r>
      <w:r>
        <w:rPr>
          <w:noProof/>
        </w:rPr>
        <mc:AlternateContent>
          <mc:Choice Requires="wps">
            <w:drawing>
              <wp:anchor distT="0" distB="0" distL="114300" distR="114300" simplePos="0" relativeHeight="251658361" behindDoc="0" locked="0" layoutInCell="1" allowOverlap="1" wp14:anchorId="15184E09" wp14:editId="00B18683">
                <wp:simplePos x="0" y="0"/>
                <wp:positionH relativeFrom="column">
                  <wp:posOffset>2390775</wp:posOffset>
                </wp:positionH>
                <wp:positionV relativeFrom="paragraph">
                  <wp:posOffset>1052195</wp:posOffset>
                </wp:positionV>
                <wp:extent cx="2124075" cy="314325"/>
                <wp:effectExtent l="9525" t="5715" r="9525" b="13335"/>
                <wp:wrapNone/>
                <wp:docPr id="486" name="Rectangle: Rounded Corners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075" cy="314325"/>
                        </a:xfrm>
                        <a:prstGeom prst="roundRect">
                          <a:avLst>
                            <a:gd name="adj" fmla="val 16667"/>
                          </a:avLst>
                        </a:prstGeom>
                        <a:solidFill>
                          <a:srgbClr val="FFFFFF"/>
                        </a:solidFill>
                        <a:ln w="9525">
                          <a:solidFill>
                            <a:srgbClr val="000000"/>
                          </a:solidFill>
                          <a:round/>
                          <a:headEnd/>
                          <a:tailEnd/>
                        </a:ln>
                      </wps:spPr>
                      <wps:txbx>
                        <w:txbxContent>
                          <w:p w14:paraId="47DADD2F" w14:textId="77777777" w:rsidR="00116911" w:rsidRPr="001F4024" w:rsidRDefault="00116911" w:rsidP="00116911">
                            <w:pPr>
                              <w:jc w:val="center"/>
                              <w:rPr>
                                <w:sz w:val="20"/>
                                <w:szCs w:val="20"/>
                              </w:rPr>
                            </w:pPr>
                            <w:r w:rsidRPr="001F4024">
                              <w:rPr>
                                <w:sz w:val="20"/>
                                <w:szCs w:val="20"/>
                              </w:rPr>
                              <w:t>If student meets 1 or 2 requirements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184E09" id="Rectangle: Rounded Corners 486" o:spid="_x0000_s1190" style="position:absolute;left:0;text-align:left;margin-left:188.25pt;margin-top:82.85pt;width:167.25pt;height:24.75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">
                <v:textbox>
                  <w:txbxContent>
                    <w:p w14:paraId="47DADD2F" w14:textId="77777777" w:rsidR="00116911" w:rsidRPr="001F4024" w:rsidRDefault="00116911" w:rsidP="00116911">
                      <w:pPr>
                        <w:jc w:val="center"/>
                        <w:rPr>
                          <w:sz w:val="20"/>
                          <w:szCs w:val="20"/>
                        </w:rPr>
                      </w:pPr>
                      <w:r w:rsidRPr="001F4024">
                        <w:rPr>
                          <w:sz w:val="20"/>
                          <w:szCs w:val="20"/>
                        </w:rPr>
                        <w:t>If student meets 1 or 2 requirements</w:t>
                      </w:r>
                    </w:p>
                  </w:txbxContent>
                </v:textbox>
              </v:roundrect>
            </w:pict>
          </mc:Fallback>
        </mc:AlternateContent>
      </w:r>
      <w:r>
        <w:rPr>
          <w:noProof/>
        </w:rPr>
        <mc:AlternateContent>
          <mc:Choice Requires="wps">
            <w:drawing>
              <wp:anchor distT="0" distB="0" distL="114300" distR="114300" simplePos="0" relativeHeight="251658381" behindDoc="0" locked="0" layoutInCell="1" allowOverlap="1" wp14:anchorId="3BD0675D" wp14:editId="64FA02AE">
                <wp:simplePos x="0" y="0"/>
                <wp:positionH relativeFrom="column">
                  <wp:posOffset>5847715</wp:posOffset>
                </wp:positionH>
                <wp:positionV relativeFrom="paragraph">
                  <wp:posOffset>1366520</wp:posOffset>
                </wp:positionV>
                <wp:extent cx="0" cy="161925"/>
                <wp:effectExtent l="56515" t="5715" r="57785" b="22860"/>
                <wp:wrapNone/>
                <wp:docPr id="484" name="Straight Arrow Connector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11DF21A" id="Straight Arrow Connector 484" o:spid="_x0000_s1026" type="#_x0000_t32" style="position:absolute;margin-left:460.45pt;margin-top:107.6pt;width:0;height:12.75pt;z-index:251658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658366" behindDoc="0" locked="0" layoutInCell="1" allowOverlap="1" wp14:anchorId="1B55D94C" wp14:editId="6052816D">
                <wp:simplePos x="0" y="0"/>
                <wp:positionH relativeFrom="column">
                  <wp:posOffset>381635</wp:posOffset>
                </wp:positionH>
                <wp:positionV relativeFrom="paragraph">
                  <wp:posOffset>2195195</wp:posOffset>
                </wp:positionV>
                <wp:extent cx="1438275" cy="466725"/>
                <wp:effectExtent l="10160" t="5715" r="8890" b="13335"/>
                <wp:wrapNone/>
                <wp:docPr id="483" name="Rectangle: Rounded Corners 4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466725"/>
                        </a:xfrm>
                        <a:prstGeom prst="roundRect">
                          <a:avLst>
                            <a:gd name="adj" fmla="val 16667"/>
                          </a:avLst>
                        </a:prstGeom>
                        <a:solidFill>
                          <a:srgbClr val="FFFFFF"/>
                        </a:solidFill>
                        <a:ln w="9525">
                          <a:solidFill>
                            <a:srgbClr val="000000"/>
                          </a:solidFill>
                          <a:round/>
                          <a:headEnd/>
                          <a:tailEnd/>
                        </a:ln>
                      </wps:spPr>
                      <wps:txbx>
                        <w:txbxContent>
                          <w:p w14:paraId="4A2AE5B2" w14:textId="77777777" w:rsidR="00116911" w:rsidRPr="001F4024" w:rsidRDefault="00116911" w:rsidP="00116911">
                            <w:pPr>
                              <w:jc w:val="center"/>
                              <w:rPr>
                                <w:sz w:val="20"/>
                                <w:szCs w:val="20"/>
                              </w:rPr>
                            </w:pPr>
                            <w:r>
                              <w:rPr>
                                <w:sz w:val="20"/>
                                <w:szCs w:val="20"/>
                              </w:rPr>
                              <w:t>Is the student on the SEVIS Port of Entry 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55D94C" id="Rectangle: Rounded Corners 483" o:spid="_x0000_s1191" style="position:absolute;left:0;text-align:left;margin-left:30.05pt;margin-top:172.85pt;width:113.25pt;height:36.75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">
                <v:textbox>
                  <w:txbxContent>
                    <w:p w14:paraId="4A2AE5B2" w14:textId="77777777" w:rsidR="00116911" w:rsidRPr="001F4024" w:rsidRDefault="00116911" w:rsidP="00116911">
                      <w:pPr>
                        <w:jc w:val="center"/>
                        <w:rPr>
                          <w:sz w:val="20"/>
                          <w:szCs w:val="20"/>
                        </w:rPr>
                      </w:pPr>
                      <w:r>
                        <w:rPr>
                          <w:sz w:val="20"/>
                          <w:szCs w:val="20"/>
                        </w:rPr>
                        <w:t>Is the student on the SEVIS Port of Entry list?</w:t>
                      </w:r>
                    </w:p>
                  </w:txbxContent>
                </v:textbox>
              </v:roundrect>
            </w:pict>
          </mc:Fallback>
        </mc:AlternateContent>
      </w:r>
      <w:r>
        <w:rPr>
          <w:noProof/>
        </w:rPr>
        <mc:AlternateContent>
          <mc:Choice Requires="wps">
            <w:drawing>
              <wp:anchor distT="0" distB="0" distL="114300" distR="114300" simplePos="0" relativeHeight="251658363" behindDoc="0" locked="0" layoutInCell="1" allowOverlap="1" wp14:anchorId="468BC602" wp14:editId="55B70C20">
                <wp:simplePos x="0" y="0"/>
                <wp:positionH relativeFrom="column">
                  <wp:posOffset>4114800</wp:posOffset>
                </wp:positionH>
                <wp:positionV relativeFrom="paragraph">
                  <wp:posOffset>693420</wp:posOffset>
                </wp:positionV>
                <wp:extent cx="1638935" cy="358775"/>
                <wp:effectExtent l="9525" t="8890" r="27940" b="60960"/>
                <wp:wrapNone/>
                <wp:docPr id="481" name="Straight Arrow Connector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935" cy="358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6B58D09" id="Straight Arrow Connector 481" o:spid="_x0000_s1026" type="#_x0000_t32" style="position:absolute;margin-left:324pt;margin-top:54.6pt;width:129.05pt;height:28.2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">
                <v:stroke endarrow="block"/>
              </v:shape>
            </w:pict>
          </mc:Fallback>
        </mc:AlternateContent>
      </w:r>
      <w:r>
        <w:rPr>
          <w:noProof/>
        </w:rPr>
        <mc:AlternateContent>
          <mc:Choice Requires="wps">
            <w:drawing>
              <wp:anchor distT="0" distB="0" distL="114300" distR="114300" simplePos="0" relativeHeight="251658362" behindDoc="0" locked="0" layoutInCell="1" allowOverlap="1" wp14:anchorId="2F85A6DA" wp14:editId="3581F594">
                <wp:simplePos x="0" y="0"/>
                <wp:positionH relativeFrom="column">
                  <wp:posOffset>3419475</wp:posOffset>
                </wp:positionH>
                <wp:positionV relativeFrom="paragraph">
                  <wp:posOffset>693420</wp:posOffset>
                </wp:positionV>
                <wp:extent cx="0" cy="358775"/>
                <wp:effectExtent l="57150" t="8890" r="57150" b="22860"/>
                <wp:wrapNone/>
                <wp:docPr id="480" name="Straight Arrow Connector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8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FAFE1B2" id="Straight Arrow Connector 480" o:spid="_x0000_s1026" type="#_x0000_t32" style="position:absolute;margin-left:269.25pt;margin-top:54.6pt;width:0;height:28.25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">
                <v:stroke endarrow="block"/>
              </v:shape>
            </w:pict>
          </mc:Fallback>
        </mc:AlternateContent>
      </w:r>
      <w:r>
        <w:rPr>
          <w:noProof/>
        </w:rPr>
        <mc:AlternateContent>
          <mc:Choice Requires="wps">
            <w:drawing>
              <wp:anchor distT="0" distB="0" distL="114300" distR="114300" simplePos="0" relativeHeight="251658367" behindDoc="0" locked="0" layoutInCell="1" allowOverlap="1" wp14:anchorId="0FFB6727" wp14:editId="583C2B9B">
                <wp:simplePos x="0" y="0"/>
                <wp:positionH relativeFrom="column">
                  <wp:posOffset>1076325</wp:posOffset>
                </wp:positionH>
                <wp:positionV relativeFrom="paragraph">
                  <wp:posOffset>693420</wp:posOffset>
                </wp:positionV>
                <wp:extent cx="1752600" cy="358775"/>
                <wp:effectExtent l="28575" t="8890" r="9525" b="60960"/>
                <wp:wrapNone/>
                <wp:docPr id="479" name="Straight Arrow Connector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0" cy="358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EE2ADFD" id="Straight Arrow Connector 479" o:spid="_x0000_s1026" type="#_x0000_t32" style="position:absolute;margin-left:84.75pt;margin-top:54.6pt;width:138pt;height:28.25pt;flip:x;z-index:251658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">
                <v:stroke endarrow="block"/>
              </v:shape>
            </w:pict>
          </mc:Fallback>
        </mc:AlternateContent>
      </w:r>
    </w:p>
    <w:p w14:paraId="3409FF65" w14:textId="77777777" w:rsidR="00116911" w:rsidRPr="00232729" w:rsidRDefault="00116911" w:rsidP="00116911">
      <w:pPr>
        <w:pStyle w:val="NoSpacing"/>
      </w:pPr>
    </w:p>
    <w:p w14:paraId="7E978467" w14:textId="77777777" w:rsidR="00116911" w:rsidRDefault="00116911" w:rsidP="00116911">
      <w:pPr>
        <w:pStyle w:val="NoSpacing"/>
      </w:pPr>
    </w:p>
    <w:p w14:paraId="5D381704" w14:textId="70D49C14" w:rsidR="00864E3D" w:rsidRPr="00864E3D" w:rsidRDefault="0032234F" w:rsidP="00B82117">
      <w:r>
        <w:rPr>
          <w:noProof/>
        </w:rPr>
        <mc:AlternateContent>
          <mc:Choice Requires="wps">
            <w:drawing>
              <wp:anchor distT="0" distB="0" distL="114300" distR="114300" simplePos="0" relativeHeight="251658378" behindDoc="0" locked="0" layoutInCell="1" allowOverlap="1" wp14:anchorId="3092D06E" wp14:editId="223A1399">
                <wp:simplePos x="0" y="0"/>
                <wp:positionH relativeFrom="column">
                  <wp:posOffset>4895850</wp:posOffset>
                </wp:positionH>
                <wp:positionV relativeFrom="paragraph">
                  <wp:posOffset>4175126</wp:posOffset>
                </wp:positionV>
                <wp:extent cx="1400175" cy="342900"/>
                <wp:effectExtent l="0" t="0" r="9525" b="0"/>
                <wp:wrapNone/>
                <wp:docPr id="505" name="Rectangle: Rounded Corners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34290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3A78597" w14:textId="501730CB" w:rsidR="00116911" w:rsidRPr="00F12AFB" w:rsidRDefault="00116911" w:rsidP="00116911">
                            <w:pPr>
                              <w:pStyle w:val="NoSpacing"/>
                              <w:rPr>
                                <w:i/>
                                <w:sz w:val="20"/>
                                <w:szCs w:val="20"/>
                              </w:rPr>
                            </w:pPr>
                            <w:r w:rsidRPr="00F12AFB">
                              <w:rPr>
                                <w:i/>
                                <w:sz w:val="20"/>
                                <w:szCs w:val="20"/>
                              </w:rPr>
                              <w:t xml:space="preserve">*See the DEFERRAL </w:t>
                            </w:r>
                          </w:p>
                          <w:p w14:paraId="6CBCADDF" w14:textId="75D9C7C2" w:rsidR="00116911" w:rsidRPr="00F12AFB" w:rsidRDefault="00116911" w:rsidP="00116911">
                            <w:pPr>
                              <w:pStyle w:val="NoSpacing"/>
                              <w:rPr>
                                <w: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92D06E" id="Rectangle: Rounded Corners 505" o:spid="_x0000_s1192" style="position:absolute;margin-left:385.5pt;margin-top:328.75pt;width:110.25pt;height:27pt;z-index:25165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" stroked="f">
                <v:textbox>
                  <w:txbxContent>
                    <w:p w14:paraId="23A78597" w14:textId="501730CB" w:rsidR="00116911" w:rsidRPr="00F12AFB" w:rsidRDefault="00116911" w:rsidP="00116911">
                      <w:pPr>
                        <w:pStyle w:val="NoSpacing"/>
                        <w:rPr>
                          <w:i/>
                          <w:sz w:val="20"/>
                          <w:szCs w:val="20"/>
                        </w:rPr>
                      </w:pPr>
                      <w:r w:rsidRPr="00F12AFB">
                        <w:rPr>
                          <w:i/>
                          <w:sz w:val="20"/>
                          <w:szCs w:val="20"/>
                        </w:rPr>
                        <w:t xml:space="preserve">*See the DEFERRAL </w:t>
                      </w:r>
                    </w:p>
                    <w:p w14:paraId="6CBCADDF" w14:textId="75D9C7C2" w:rsidR="00116911" w:rsidRPr="00F12AFB" w:rsidRDefault="00116911" w:rsidP="00116911">
                      <w:pPr>
                        <w:pStyle w:val="NoSpacing"/>
                        <w:rPr>
                          <w:i/>
                          <w:sz w:val="20"/>
                          <w:szCs w:val="20"/>
                        </w:rPr>
                      </w:pPr>
                    </w:p>
                  </w:txbxContent>
                </v:textbox>
              </v:roundrect>
            </w:pict>
          </mc:Fallback>
        </mc:AlternateContent>
      </w:r>
      <w:r w:rsidR="00116911">
        <w:rPr>
          <w:noProof/>
        </w:rPr>
        <mc:AlternateContent>
          <mc:Choice Requires="wps">
            <w:drawing>
              <wp:anchor distT="0" distB="0" distL="114300" distR="114300" simplePos="0" relativeHeight="251658360" behindDoc="0" locked="0" layoutInCell="1" allowOverlap="1" wp14:anchorId="356E0186" wp14:editId="62520C5F">
                <wp:simplePos x="0" y="0"/>
                <wp:positionH relativeFrom="page">
                  <wp:posOffset>5600701</wp:posOffset>
                </wp:positionH>
                <wp:positionV relativeFrom="paragraph">
                  <wp:posOffset>374650</wp:posOffset>
                </wp:positionV>
                <wp:extent cx="2076450" cy="295275"/>
                <wp:effectExtent l="0" t="0" r="19050" b="28575"/>
                <wp:wrapNone/>
                <wp:docPr id="482" name="Rectangle: Rounded Corners 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295275"/>
                        </a:xfrm>
                        <a:prstGeom prst="roundRect">
                          <a:avLst>
                            <a:gd name="adj" fmla="val 16667"/>
                          </a:avLst>
                        </a:prstGeom>
                        <a:solidFill>
                          <a:srgbClr val="FFFFFF"/>
                        </a:solidFill>
                        <a:ln w="9525">
                          <a:solidFill>
                            <a:srgbClr val="000000"/>
                          </a:solidFill>
                          <a:round/>
                          <a:headEnd/>
                          <a:tailEnd/>
                        </a:ln>
                      </wps:spPr>
                      <wps:txbx>
                        <w:txbxContent>
                          <w:p w14:paraId="168C33A5" w14:textId="77777777" w:rsidR="00116911" w:rsidRPr="001F4024" w:rsidRDefault="00116911" w:rsidP="00116911">
                            <w:pPr>
                              <w:jc w:val="center"/>
                              <w:rPr>
                                <w:sz w:val="20"/>
                                <w:szCs w:val="20"/>
                              </w:rPr>
                            </w:pPr>
                            <w:r w:rsidRPr="001F4024">
                              <w:rPr>
                                <w:sz w:val="20"/>
                                <w:szCs w:val="20"/>
                              </w:rPr>
                              <w:t>If student meets all 3 requirements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6E0186" id="Rectangle: Rounded Corners 482" o:spid="_x0000_s1193" style="position:absolute;margin-left:441pt;margin-top:29.5pt;width:163.5pt;height:23.25pt;z-index:251658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">
                <v:textbox>
                  <w:txbxContent>
                    <w:p w14:paraId="168C33A5" w14:textId="77777777" w:rsidR="00116911" w:rsidRPr="001F4024" w:rsidRDefault="00116911" w:rsidP="00116911">
                      <w:pPr>
                        <w:jc w:val="center"/>
                        <w:rPr>
                          <w:sz w:val="20"/>
                          <w:szCs w:val="20"/>
                        </w:rPr>
                      </w:pPr>
                      <w:r w:rsidRPr="001F4024">
                        <w:rPr>
                          <w:sz w:val="20"/>
                          <w:szCs w:val="20"/>
                        </w:rPr>
                        <w:t>If student meets all 3 requirements</w:t>
                      </w:r>
                    </w:p>
                  </w:txbxContent>
                </v:textbox>
                <w10:wrap anchorx="page"/>
              </v:roundrect>
            </w:pict>
          </mc:Fallback>
        </mc:AlternateContent>
      </w:r>
      <w:r w:rsidR="00116911">
        <w:rPr>
          <w:noProof/>
        </w:rPr>
        <mc:AlternateContent>
          <mc:Choice Requires="wps">
            <w:drawing>
              <wp:anchor distT="0" distB="0" distL="114300" distR="114300" simplePos="0" relativeHeight="251658399" behindDoc="0" locked="0" layoutInCell="1" allowOverlap="1" wp14:anchorId="40BB13AE" wp14:editId="46C89D3B">
                <wp:simplePos x="0" y="0"/>
                <wp:positionH relativeFrom="column">
                  <wp:posOffset>5447665</wp:posOffset>
                </wp:positionH>
                <wp:positionV relativeFrom="paragraph">
                  <wp:posOffset>1576705</wp:posOffset>
                </wp:positionV>
                <wp:extent cx="495300" cy="294640"/>
                <wp:effectExtent l="8890" t="5715" r="10160" b="13970"/>
                <wp:wrapNone/>
                <wp:docPr id="514" name="Rectangle: Rounded Corners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94640"/>
                        </a:xfrm>
                        <a:prstGeom prst="roundRect">
                          <a:avLst>
                            <a:gd name="adj" fmla="val 16667"/>
                          </a:avLst>
                        </a:prstGeom>
                        <a:solidFill>
                          <a:srgbClr val="FFFFFF"/>
                        </a:solidFill>
                        <a:ln w="9525">
                          <a:solidFill>
                            <a:srgbClr val="000000"/>
                          </a:solidFill>
                          <a:round/>
                          <a:headEnd/>
                          <a:tailEnd/>
                        </a:ln>
                      </wps:spPr>
                      <wps:txbx>
                        <w:txbxContent>
                          <w:p w14:paraId="48C6BCBB" w14:textId="77777777" w:rsidR="00116911" w:rsidRPr="00151A04" w:rsidRDefault="00116911" w:rsidP="00116911">
                            <w:pPr>
                              <w:jc w:val="center"/>
                              <w:rPr>
                                <w:sz w:val="20"/>
                                <w:szCs w:val="20"/>
                              </w:rPr>
                            </w:pPr>
                            <w:r w:rsidRPr="00151A04">
                              <w:rPr>
                                <w:sz w:val="20"/>
                                <w:szCs w:val="20"/>
                              </w:rPr>
                              <w:t>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BB13AE" id="Rectangle: Rounded Corners 514" o:spid="_x0000_s1194" style="position:absolute;margin-left:428.95pt;margin-top:124.15pt;width:39pt;height:23.2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">
                <v:textbox>
                  <w:txbxContent>
                    <w:p w14:paraId="48C6BCBB" w14:textId="77777777" w:rsidR="00116911" w:rsidRPr="00151A04" w:rsidRDefault="00116911" w:rsidP="00116911">
                      <w:pPr>
                        <w:jc w:val="center"/>
                        <w:rPr>
                          <w:sz w:val="20"/>
                          <w:szCs w:val="20"/>
                        </w:rPr>
                      </w:pPr>
                      <w:r w:rsidRPr="00151A04">
                        <w:rPr>
                          <w:sz w:val="20"/>
                          <w:szCs w:val="20"/>
                        </w:rPr>
                        <w:t>END</w:t>
                      </w:r>
                    </w:p>
                  </w:txbxContent>
                </v:textbox>
              </v:roundrect>
            </w:pict>
          </mc:Fallback>
        </mc:AlternateContent>
      </w:r>
      <w:r w:rsidR="00116911">
        <w:rPr>
          <w:noProof/>
        </w:rPr>
        <mc:AlternateContent>
          <mc:Choice Requires="wps">
            <w:drawing>
              <wp:anchor distT="0" distB="0" distL="114300" distR="114300" simplePos="0" relativeHeight="251658400" behindDoc="0" locked="0" layoutInCell="1" allowOverlap="1" wp14:anchorId="5D4C7CC1" wp14:editId="1944BC86">
                <wp:simplePos x="0" y="0"/>
                <wp:positionH relativeFrom="column">
                  <wp:posOffset>5723890</wp:posOffset>
                </wp:positionH>
                <wp:positionV relativeFrom="paragraph">
                  <wp:posOffset>1391920</wp:posOffset>
                </wp:positionV>
                <wp:extent cx="0" cy="161925"/>
                <wp:effectExtent l="56515" t="5715" r="57785" b="22860"/>
                <wp:wrapNone/>
                <wp:docPr id="513" name="Straight Arrow Connector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5AEBE6E" id="Straight Arrow Connector 513" o:spid="_x0000_s1026" type="#_x0000_t32" style="position:absolute;margin-left:450.7pt;margin-top:109.6pt;width:0;height:12.75pt;z-index:2516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">
                <v:stroke endarrow="block"/>
              </v:shape>
            </w:pict>
          </mc:Fallback>
        </mc:AlternateContent>
      </w:r>
      <w:r w:rsidR="00116911">
        <w:rPr>
          <w:noProof/>
        </w:rPr>
        <mc:AlternateContent>
          <mc:Choice Requires="wps">
            <w:drawing>
              <wp:anchor distT="0" distB="0" distL="114300" distR="114300" simplePos="0" relativeHeight="251658382" behindDoc="0" locked="0" layoutInCell="1" allowOverlap="1" wp14:anchorId="6B0CBA1A" wp14:editId="6645BB94">
                <wp:simplePos x="0" y="0"/>
                <wp:positionH relativeFrom="column">
                  <wp:posOffset>4638675</wp:posOffset>
                </wp:positionH>
                <wp:positionV relativeFrom="paragraph">
                  <wp:posOffset>879475</wp:posOffset>
                </wp:positionV>
                <wp:extent cx="2066925" cy="523875"/>
                <wp:effectExtent l="0" t="0" r="28575" b="28575"/>
                <wp:wrapNone/>
                <wp:docPr id="485" name="Rectangle: Rounded Corners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23875"/>
                        </a:xfrm>
                        <a:prstGeom prst="roundRect">
                          <a:avLst>
                            <a:gd name="adj" fmla="val 16667"/>
                          </a:avLst>
                        </a:prstGeom>
                        <a:solidFill>
                          <a:srgbClr val="FFFFFF"/>
                        </a:solidFill>
                        <a:ln w="9525">
                          <a:solidFill>
                            <a:srgbClr val="000000"/>
                          </a:solidFill>
                          <a:round/>
                          <a:headEnd/>
                          <a:tailEnd/>
                        </a:ln>
                      </wps:spPr>
                      <wps:txbx>
                        <w:txbxContent>
                          <w:p w14:paraId="2DBBFC88" w14:textId="45FF7FE1" w:rsidR="00116911" w:rsidRPr="001F4024" w:rsidRDefault="00116911" w:rsidP="00116911">
                            <w:pPr>
                              <w:jc w:val="center"/>
                              <w:rPr>
                                <w:sz w:val="20"/>
                                <w:szCs w:val="20"/>
                              </w:rPr>
                            </w:pPr>
                            <w:r>
                              <w:rPr>
                                <w:sz w:val="20"/>
                                <w:szCs w:val="20"/>
                              </w:rPr>
                              <w:t>Student Registration or Validation automatically sent to SEVIS</w:t>
                            </w:r>
                            <w:r w:rsidR="0032234F">
                              <w:rPr>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0CBA1A" id="Rectangle: Rounded Corners 485" o:spid="_x0000_s1195" style="position:absolute;margin-left:365.25pt;margin-top:69.25pt;width:162.75pt;height:41.25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">
                <v:textbox>
                  <w:txbxContent>
                    <w:p w14:paraId="2DBBFC88" w14:textId="45FF7FE1" w:rsidR="00116911" w:rsidRPr="001F4024" w:rsidRDefault="00116911" w:rsidP="00116911">
                      <w:pPr>
                        <w:jc w:val="center"/>
                        <w:rPr>
                          <w:sz w:val="20"/>
                          <w:szCs w:val="20"/>
                        </w:rPr>
                      </w:pPr>
                      <w:r>
                        <w:rPr>
                          <w:sz w:val="20"/>
                          <w:szCs w:val="20"/>
                        </w:rPr>
                        <w:t>Student Registration or Validation automatically sent to SEVIS</w:t>
                      </w:r>
                      <w:r w:rsidR="0032234F">
                        <w:rPr>
                          <w:sz w:val="20"/>
                          <w:szCs w:val="20"/>
                        </w:rPr>
                        <w:t>.</w:t>
                      </w:r>
                    </w:p>
                  </w:txbxContent>
                </v:textbox>
              </v:roundrect>
            </w:pict>
          </mc:Fallback>
        </mc:AlternateContent>
      </w:r>
      <w:r w:rsidR="00116911">
        <w:br w:type="page"/>
      </w:r>
    </w:p>
    <w:p w14:paraId="739EE1C0" w14:textId="02C99BFF" w:rsidR="00C96953" w:rsidRDefault="009B2CB8"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noProof/>
        </w:rPr>
      </w:pPr>
      <w:bookmarkStart w:id="232" w:name="_Toc77246687"/>
      <w:r>
        <w:rPr>
          <w:noProof/>
        </w:rPr>
        <w:lastRenderedPageBreak/>
        <w:t>Common questions &amp; answers</w:t>
      </w:r>
      <w:bookmarkEnd w:id="232"/>
    </w:p>
    <w:p w14:paraId="4A16FDA8" w14:textId="47750572" w:rsidR="00341295" w:rsidRPr="00341295" w:rsidRDefault="00341295" w:rsidP="00B65AA4">
      <w:pPr>
        <w:pStyle w:val="Heading2"/>
      </w:pPr>
      <w:bookmarkStart w:id="233" w:name="_Toc77246688"/>
      <w:r>
        <w:t>6.1 Q&amp;A for ISSS Front Desk Staff</w:t>
      </w:r>
      <w:bookmarkEnd w:id="233"/>
    </w:p>
    <w:p w14:paraId="62E6298C" w14:textId="77777777" w:rsidR="008B036C" w:rsidRPr="00983DC0" w:rsidRDefault="008B036C" w:rsidP="008B036C">
      <w:pPr>
        <w:pStyle w:val="NoSpacing"/>
        <w:rPr>
          <w:color w:val="1F3864" w:themeColor="accent1" w:themeShade="80"/>
          <w:sz w:val="24"/>
          <w:szCs w:val="24"/>
        </w:rPr>
      </w:pPr>
      <w:r w:rsidRPr="00983DC0">
        <w:rPr>
          <w:color w:val="1F3864" w:themeColor="accent1" w:themeShade="80"/>
          <w:sz w:val="24"/>
          <w:szCs w:val="24"/>
        </w:rPr>
        <w:t>When a student has a particular question, the ISSS Front Desk Staff response and actions should be as follows below.</w:t>
      </w:r>
    </w:p>
    <w:p w14:paraId="32D4DE7D" w14:textId="77777777" w:rsidR="008B036C" w:rsidRDefault="008B036C" w:rsidP="00B65AA4">
      <w:pPr>
        <w:pStyle w:val="Heading4"/>
      </w:pPr>
      <w:r>
        <w:t>What documents do I need to submit in order to obtain an I-20 or DS-2019 from American University?</w:t>
      </w:r>
    </w:p>
    <w:p w14:paraId="2B683A34" w14:textId="77777777" w:rsidR="008B036C" w:rsidRPr="00983DC0" w:rsidRDefault="008B036C">
      <w:pPr>
        <w:pStyle w:val="NoSpacing"/>
        <w:numPr>
          <w:ilvl w:val="0"/>
          <w:numId w:val="77"/>
        </w:numPr>
        <w:ind w:left="720"/>
        <w:rPr>
          <w:color w:val="1F3864" w:themeColor="accent1" w:themeShade="80"/>
          <w:sz w:val="24"/>
          <w:szCs w:val="24"/>
        </w:rPr>
      </w:pPr>
      <w:r w:rsidRPr="00983DC0">
        <w:rPr>
          <w:color w:val="1F3864" w:themeColor="accent1" w:themeShade="80"/>
          <w:sz w:val="24"/>
          <w:szCs w:val="24"/>
        </w:rPr>
        <w:t>Ask student if they have already been admitted to American University.</w:t>
      </w:r>
    </w:p>
    <w:p w14:paraId="588D99BB" w14:textId="77777777" w:rsidR="008B036C" w:rsidRPr="00983DC0" w:rsidRDefault="008B036C">
      <w:pPr>
        <w:pStyle w:val="NoSpacing"/>
        <w:numPr>
          <w:ilvl w:val="1"/>
          <w:numId w:val="77"/>
        </w:numPr>
        <w:ind w:left="1260"/>
        <w:rPr>
          <w:color w:val="1F3864" w:themeColor="accent1" w:themeShade="80"/>
          <w:sz w:val="24"/>
          <w:szCs w:val="24"/>
        </w:rPr>
      </w:pPr>
      <w:r w:rsidRPr="00983DC0">
        <w:rPr>
          <w:color w:val="1F3864" w:themeColor="accent1" w:themeShade="80"/>
          <w:sz w:val="24"/>
          <w:szCs w:val="24"/>
        </w:rPr>
        <w:t>If they have not been admitted, refer them to the Admission Office to complete requirements and advise them that we cannot issue their immigration document until after they have been admitted.</w:t>
      </w:r>
    </w:p>
    <w:p w14:paraId="4B4F87A7" w14:textId="77777777" w:rsidR="008B036C" w:rsidRPr="00983DC0" w:rsidRDefault="008B036C">
      <w:pPr>
        <w:pStyle w:val="NoSpacing"/>
        <w:numPr>
          <w:ilvl w:val="1"/>
          <w:numId w:val="77"/>
        </w:numPr>
        <w:ind w:left="1260"/>
        <w:rPr>
          <w:color w:val="1F3864" w:themeColor="accent1" w:themeShade="80"/>
          <w:sz w:val="24"/>
          <w:szCs w:val="24"/>
        </w:rPr>
      </w:pPr>
      <w:r w:rsidRPr="00983DC0">
        <w:rPr>
          <w:color w:val="1F3864" w:themeColor="accent1" w:themeShade="80"/>
          <w:sz w:val="24"/>
          <w:szCs w:val="24"/>
        </w:rPr>
        <w:t>If they have been admitted, proceed to the steps below.</w:t>
      </w:r>
    </w:p>
    <w:p w14:paraId="45140103" w14:textId="77777777" w:rsidR="008B036C" w:rsidRPr="00983DC0" w:rsidRDefault="008B036C">
      <w:pPr>
        <w:pStyle w:val="NoSpacing"/>
        <w:numPr>
          <w:ilvl w:val="0"/>
          <w:numId w:val="77"/>
        </w:numPr>
        <w:ind w:left="720"/>
        <w:rPr>
          <w:sz w:val="24"/>
          <w:szCs w:val="24"/>
        </w:rPr>
      </w:pPr>
      <w:r w:rsidRPr="00983DC0">
        <w:rPr>
          <w:color w:val="1F3864" w:themeColor="accent1" w:themeShade="80"/>
          <w:sz w:val="24"/>
          <w:szCs w:val="24"/>
        </w:rPr>
        <w:t>Refer them to the website for a step-by-step guide or talk them through the steps listed on the website</w:t>
      </w:r>
      <w:r>
        <w:t xml:space="preserve">: </w:t>
      </w:r>
      <w:hyperlink r:id="rId95" w:history="1">
        <w:r w:rsidRPr="00983DC0">
          <w:rPr>
            <w:rStyle w:val="Hyperlink"/>
            <w:sz w:val="24"/>
            <w:szCs w:val="24"/>
          </w:rPr>
          <w:t>http://www.american.edu/ocl/isss/immigrationsdocs.cfm</w:t>
        </w:r>
      </w:hyperlink>
      <w:r w:rsidRPr="00983DC0">
        <w:rPr>
          <w:sz w:val="24"/>
          <w:szCs w:val="24"/>
        </w:rPr>
        <w:t xml:space="preserve"> </w:t>
      </w:r>
    </w:p>
    <w:p w14:paraId="2B77A6C9" w14:textId="77777777" w:rsidR="008B036C" w:rsidRPr="00983DC0" w:rsidRDefault="008B036C" w:rsidP="00B65AA4">
      <w:pPr>
        <w:pStyle w:val="Heading4"/>
        <w:rPr>
          <w:color w:val="1F3864" w:themeColor="accent1" w:themeShade="80"/>
        </w:rPr>
      </w:pPr>
      <w:r>
        <w:t xml:space="preserve">Have you received my CFIS Form, financial documents and/or Transfer-In </w:t>
      </w:r>
      <w:r w:rsidRPr="00983DC0">
        <w:rPr>
          <w:color w:val="1F3864" w:themeColor="accent1" w:themeShade="80"/>
        </w:rPr>
        <w:t>form?</w:t>
      </w:r>
    </w:p>
    <w:p w14:paraId="28462691" w14:textId="77777777"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 xml:space="preserve">Ask for </w:t>
      </w:r>
      <w:proofErr w:type="gramStart"/>
      <w:r w:rsidRPr="00983DC0">
        <w:rPr>
          <w:rFonts w:cstheme="minorHAnsi"/>
          <w:color w:val="1F3864" w:themeColor="accent1" w:themeShade="80"/>
          <w:sz w:val="24"/>
          <w:szCs w:val="24"/>
        </w:rPr>
        <w:t>student’s</w:t>
      </w:r>
      <w:proofErr w:type="gramEnd"/>
      <w:r w:rsidRPr="00983DC0">
        <w:rPr>
          <w:rFonts w:cstheme="minorHAnsi"/>
          <w:color w:val="1F3864" w:themeColor="accent1" w:themeShade="80"/>
          <w:sz w:val="24"/>
          <w:szCs w:val="24"/>
        </w:rPr>
        <w:t xml:space="preserve"> name and AU ID number.</w:t>
      </w:r>
    </w:p>
    <w:p w14:paraId="26424F56" w14:textId="77777777"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Ask the student how they sent us their documents so you can determine if they sent it directly to ISSS.</w:t>
      </w:r>
    </w:p>
    <w:p w14:paraId="58EA54BB" w14:textId="77777777" w:rsidR="008B036C" w:rsidRPr="00983DC0" w:rsidRDefault="008B036C">
      <w:pPr>
        <w:pStyle w:val="NoSpacing"/>
        <w:numPr>
          <w:ilvl w:val="1"/>
          <w:numId w:val="75"/>
        </w:numPr>
        <w:ind w:left="1260"/>
        <w:rPr>
          <w:rFonts w:cstheme="minorHAnsi"/>
          <w:color w:val="1F3864" w:themeColor="accent1" w:themeShade="80"/>
          <w:sz w:val="24"/>
          <w:szCs w:val="24"/>
        </w:rPr>
      </w:pPr>
      <w:r w:rsidRPr="00983DC0">
        <w:rPr>
          <w:rFonts w:cstheme="minorHAnsi"/>
          <w:color w:val="1F3864" w:themeColor="accent1" w:themeShade="80"/>
          <w:sz w:val="24"/>
          <w:szCs w:val="24"/>
        </w:rPr>
        <w:t>If it was sent to their Admission Office, transfer them to that Admission Office.</w:t>
      </w:r>
    </w:p>
    <w:p w14:paraId="30C17682" w14:textId="77777777" w:rsidR="008B036C" w:rsidRPr="00983DC0" w:rsidRDefault="008B036C">
      <w:pPr>
        <w:pStyle w:val="NoSpacing"/>
        <w:numPr>
          <w:ilvl w:val="1"/>
          <w:numId w:val="75"/>
        </w:numPr>
        <w:ind w:left="1260"/>
        <w:rPr>
          <w:rFonts w:cstheme="minorHAnsi"/>
          <w:color w:val="1F3864" w:themeColor="accent1" w:themeShade="80"/>
          <w:sz w:val="24"/>
          <w:szCs w:val="24"/>
        </w:rPr>
      </w:pPr>
      <w:r w:rsidRPr="00983DC0">
        <w:rPr>
          <w:rFonts w:cstheme="minorHAnsi"/>
          <w:color w:val="1F3864" w:themeColor="accent1" w:themeShade="80"/>
          <w:sz w:val="24"/>
          <w:szCs w:val="24"/>
        </w:rPr>
        <w:t>If it was sent to ISSS, proceed to the steps below.</w:t>
      </w:r>
    </w:p>
    <w:p w14:paraId="08EC1446" w14:textId="77777777"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 xml:space="preserve">Look up student in </w:t>
      </w:r>
      <w:proofErr w:type="gramStart"/>
      <w:r w:rsidRPr="00983DC0">
        <w:rPr>
          <w:rFonts w:cstheme="minorHAnsi"/>
          <w:color w:val="1F3864" w:themeColor="accent1" w:themeShade="80"/>
          <w:sz w:val="24"/>
          <w:szCs w:val="24"/>
        </w:rPr>
        <w:t>ISSIS</w:t>
      </w:r>
      <w:proofErr w:type="gramEnd"/>
    </w:p>
    <w:p w14:paraId="63D27A00" w14:textId="77777777"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Check log entry for “Missing Financial Documents” or “Problem Letter” to see if student’s financial documents have already been reviewed by the ISSS Admissions staff.</w:t>
      </w:r>
    </w:p>
    <w:p w14:paraId="1C9F3129" w14:textId="5D60E230" w:rsidR="008B036C" w:rsidRPr="00983DC0" w:rsidRDefault="008B036C">
      <w:pPr>
        <w:pStyle w:val="NoSpacing"/>
        <w:numPr>
          <w:ilvl w:val="1"/>
          <w:numId w:val="75"/>
        </w:numPr>
        <w:ind w:left="1260"/>
        <w:rPr>
          <w:rFonts w:cstheme="minorHAnsi"/>
          <w:color w:val="1F3864" w:themeColor="accent1" w:themeShade="80"/>
          <w:sz w:val="24"/>
          <w:szCs w:val="24"/>
        </w:rPr>
      </w:pPr>
      <w:r w:rsidRPr="00983DC0">
        <w:rPr>
          <w:rFonts w:cstheme="minorHAnsi"/>
          <w:color w:val="1F3864" w:themeColor="accent1" w:themeShade="80"/>
          <w:sz w:val="24"/>
          <w:szCs w:val="24"/>
        </w:rPr>
        <w:t xml:space="preserve">If there is no </w:t>
      </w:r>
      <w:r w:rsidR="00983DC0">
        <w:rPr>
          <w:rFonts w:cstheme="minorHAnsi"/>
          <w:color w:val="1F3864" w:themeColor="accent1" w:themeShade="80"/>
          <w:sz w:val="24"/>
          <w:szCs w:val="24"/>
        </w:rPr>
        <w:t>note in the student’s file</w:t>
      </w:r>
      <w:r w:rsidRPr="00983DC0">
        <w:rPr>
          <w:rFonts w:cstheme="minorHAnsi"/>
          <w:color w:val="1F3864" w:themeColor="accent1" w:themeShade="80"/>
          <w:sz w:val="24"/>
          <w:szCs w:val="24"/>
        </w:rPr>
        <w:t xml:space="preserve">, check </w:t>
      </w:r>
      <w:r w:rsidR="00983DC0">
        <w:rPr>
          <w:rFonts w:cstheme="minorHAnsi"/>
          <w:color w:val="1F3864" w:themeColor="accent1" w:themeShade="80"/>
          <w:sz w:val="24"/>
          <w:szCs w:val="24"/>
        </w:rPr>
        <w:t>in the email</w:t>
      </w:r>
      <w:r w:rsidRPr="00983DC0">
        <w:rPr>
          <w:rFonts w:cstheme="minorHAnsi"/>
          <w:color w:val="1F3864" w:themeColor="accent1" w:themeShade="80"/>
          <w:sz w:val="24"/>
          <w:szCs w:val="24"/>
        </w:rPr>
        <w:t xml:space="preserve"> Inbox</w:t>
      </w:r>
      <w:r w:rsidR="00983DC0">
        <w:rPr>
          <w:rFonts w:cstheme="minorHAnsi"/>
          <w:color w:val="1F3864" w:themeColor="accent1" w:themeShade="80"/>
          <w:sz w:val="24"/>
          <w:szCs w:val="24"/>
        </w:rPr>
        <w:t>.</w:t>
      </w:r>
    </w:p>
    <w:p w14:paraId="222DBF99" w14:textId="374AD5A4" w:rsidR="008B036C" w:rsidRPr="00983DC0" w:rsidRDefault="008B036C">
      <w:pPr>
        <w:pStyle w:val="NoSpacing"/>
        <w:numPr>
          <w:ilvl w:val="1"/>
          <w:numId w:val="75"/>
        </w:numPr>
        <w:ind w:left="1260"/>
        <w:rPr>
          <w:rFonts w:cstheme="minorHAnsi"/>
          <w:color w:val="1F3864" w:themeColor="accent1" w:themeShade="80"/>
          <w:sz w:val="24"/>
          <w:szCs w:val="24"/>
        </w:rPr>
      </w:pPr>
      <w:r w:rsidRPr="00983DC0">
        <w:rPr>
          <w:rFonts w:cstheme="minorHAnsi"/>
          <w:color w:val="1F3864" w:themeColor="accent1" w:themeShade="80"/>
          <w:sz w:val="24"/>
          <w:szCs w:val="24"/>
        </w:rPr>
        <w:t xml:space="preserve">If there is </w:t>
      </w:r>
      <w:r w:rsidR="00983DC0">
        <w:rPr>
          <w:rFonts w:cstheme="minorHAnsi"/>
          <w:color w:val="1F3864" w:themeColor="accent1" w:themeShade="80"/>
          <w:sz w:val="24"/>
          <w:szCs w:val="24"/>
        </w:rPr>
        <w:t>a note in the file</w:t>
      </w:r>
      <w:r w:rsidRPr="00983DC0">
        <w:rPr>
          <w:rFonts w:cstheme="minorHAnsi"/>
          <w:color w:val="1F3864" w:themeColor="accent1" w:themeShade="80"/>
          <w:sz w:val="24"/>
          <w:szCs w:val="24"/>
        </w:rPr>
        <w:t xml:space="preserve"> check </w:t>
      </w:r>
      <w:proofErr w:type="gramStart"/>
      <w:r w:rsidRPr="00983DC0">
        <w:rPr>
          <w:rFonts w:cstheme="minorHAnsi"/>
          <w:color w:val="1F3864" w:themeColor="accent1" w:themeShade="80"/>
          <w:sz w:val="24"/>
          <w:szCs w:val="24"/>
        </w:rPr>
        <w:t>Documents</w:t>
      </w:r>
      <w:proofErr w:type="gramEnd"/>
      <w:r w:rsidRPr="00983DC0">
        <w:rPr>
          <w:rFonts w:cstheme="minorHAnsi"/>
          <w:color w:val="1F3864" w:themeColor="accent1" w:themeShade="80"/>
          <w:sz w:val="24"/>
          <w:szCs w:val="24"/>
        </w:rPr>
        <w:t xml:space="preserve"> file</w:t>
      </w:r>
      <w:r w:rsidR="00983DC0">
        <w:rPr>
          <w:rFonts w:cstheme="minorHAnsi"/>
          <w:color w:val="1F3864" w:themeColor="accent1" w:themeShade="80"/>
          <w:sz w:val="24"/>
          <w:szCs w:val="24"/>
        </w:rPr>
        <w:t>.</w:t>
      </w:r>
    </w:p>
    <w:p w14:paraId="501C11EB" w14:textId="77777777"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Respond to student.</w:t>
      </w:r>
    </w:p>
    <w:p w14:paraId="5FE84D32" w14:textId="4CF2C520" w:rsidR="008B036C" w:rsidRPr="00983DC0" w:rsidRDefault="008B036C">
      <w:pPr>
        <w:pStyle w:val="NoSpacing"/>
        <w:numPr>
          <w:ilvl w:val="0"/>
          <w:numId w:val="75"/>
        </w:numPr>
        <w:ind w:left="720"/>
        <w:rPr>
          <w:rFonts w:cstheme="minorHAnsi"/>
          <w:color w:val="1F3864" w:themeColor="accent1" w:themeShade="80"/>
          <w:sz w:val="24"/>
          <w:szCs w:val="24"/>
        </w:rPr>
      </w:pPr>
      <w:r w:rsidRPr="00983DC0">
        <w:rPr>
          <w:rFonts w:cstheme="minorHAnsi"/>
          <w:color w:val="1F3864" w:themeColor="accent1" w:themeShade="80"/>
          <w:sz w:val="24"/>
          <w:szCs w:val="24"/>
        </w:rPr>
        <w:t>Add a note about the conversation into the Advising History.</w:t>
      </w:r>
    </w:p>
    <w:p w14:paraId="6DE6556C" w14:textId="3F25B345" w:rsidR="008B036C" w:rsidRDefault="008B036C" w:rsidP="00B65AA4">
      <w:pPr>
        <w:pStyle w:val="Heading4"/>
      </w:pPr>
      <w:r>
        <w:t xml:space="preserve">Are my financial </w:t>
      </w:r>
      <w:r w:rsidR="0032234F">
        <w:t>DOCUMENTS,</w:t>
      </w:r>
      <w:r>
        <w:t xml:space="preserve"> ok?</w:t>
      </w:r>
    </w:p>
    <w:p w14:paraId="3867FD68" w14:textId="77777777" w:rsidR="008B036C" w:rsidRPr="007C01EF" w:rsidRDefault="008B036C">
      <w:pPr>
        <w:pStyle w:val="NoSpacing"/>
        <w:numPr>
          <w:ilvl w:val="0"/>
          <w:numId w:val="78"/>
        </w:numPr>
        <w:rPr>
          <w:color w:val="1F3864" w:themeColor="accent1" w:themeShade="80"/>
          <w:sz w:val="24"/>
          <w:szCs w:val="24"/>
        </w:rPr>
      </w:pPr>
      <w:r w:rsidRPr="007C01EF">
        <w:rPr>
          <w:color w:val="1F3864" w:themeColor="accent1" w:themeShade="80"/>
          <w:sz w:val="24"/>
          <w:szCs w:val="24"/>
        </w:rPr>
        <w:t xml:space="preserve">Ask for </w:t>
      </w:r>
      <w:proofErr w:type="gramStart"/>
      <w:r w:rsidRPr="007C01EF">
        <w:rPr>
          <w:color w:val="1F3864" w:themeColor="accent1" w:themeShade="80"/>
          <w:sz w:val="24"/>
          <w:szCs w:val="24"/>
        </w:rPr>
        <w:t>student’s</w:t>
      </w:r>
      <w:proofErr w:type="gramEnd"/>
      <w:r w:rsidRPr="007C01EF">
        <w:rPr>
          <w:color w:val="1F3864" w:themeColor="accent1" w:themeShade="80"/>
          <w:sz w:val="24"/>
          <w:szCs w:val="24"/>
        </w:rPr>
        <w:t xml:space="preserve"> name and AU ID number.</w:t>
      </w:r>
    </w:p>
    <w:p w14:paraId="08714B49" w14:textId="649791F9" w:rsidR="008B036C" w:rsidRPr="007C01EF" w:rsidRDefault="008B036C">
      <w:pPr>
        <w:pStyle w:val="NoSpacing"/>
        <w:numPr>
          <w:ilvl w:val="0"/>
          <w:numId w:val="78"/>
        </w:numPr>
        <w:rPr>
          <w:color w:val="1F3864" w:themeColor="accent1" w:themeShade="80"/>
          <w:sz w:val="24"/>
          <w:szCs w:val="24"/>
        </w:rPr>
      </w:pPr>
      <w:r w:rsidRPr="007C01EF">
        <w:rPr>
          <w:color w:val="1F3864" w:themeColor="accent1" w:themeShade="80"/>
          <w:sz w:val="24"/>
          <w:szCs w:val="24"/>
        </w:rPr>
        <w:t xml:space="preserve">Look up the student in </w:t>
      </w:r>
      <w:r w:rsidR="007C01EF" w:rsidRPr="007C01EF">
        <w:rPr>
          <w:color w:val="1F3864" w:themeColor="accent1" w:themeShade="80"/>
          <w:sz w:val="24"/>
          <w:szCs w:val="24"/>
        </w:rPr>
        <w:t>Sunapsis</w:t>
      </w:r>
      <w:r w:rsidRPr="007C01EF">
        <w:rPr>
          <w:color w:val="1F3864" w:themeColor="accent1" w:themeShade="80"/>
          <w:sz w:val="24"/>
          <w:szCs w:val="24"/>
        </w:rPr>
        <w:t xml:space="preserve"> and check for a missing financial document or problem letter </w:t>
      </w:r>
      <w:r w:rsidR="00983DC0" w:rsidRPr="007C01EF">
        <w:rPr>
          <w:color w:val="1F3864" w:themeColor="accent1" w:themeShade="80"/>
          <w:sz w:val="24"/>
          <w:szCs w:val="24"/>
        </w:rPr>
        <w:t>in advising history.</w:t>
      </w:r>
      <w:r w:rsidRPr="007C01EF">
        <w:rPr>
          <w:color w:val="1F3864" w:themeColor="accent1" w:themeShade="80"/>
          <w:sz w:val="24"/>
          <w:szCs w:val="24"/>
        </w:rPr>
        <w:t xml:space="preserve"> </w:t>
      </w:r>
    </w:p>
    <w:p w14:paraId="7D61F473" w14:textId="77777777" w:rsidR="008B036C" w:rsidRPr="00983DC0" w:rsidRDefault="008B036C">
      <w:pPr>
        <w:pStyle w:val="NoSpacing"/>
        <w:numPr>
          <w:ilvl w:val="0"/>
          <w:numId w:val="78"/>
        </w:numPr>
        <w:rPr>
          <w:sz w:val="24"/>
          <w:szCs w:val="24"/>
        </w:rPr>
      </w:pPr>
      <w:r w:rsidRPr="00983DC0">
        <w:rPr>
          <w:color w:val="1F3864" w:themeColor="accent1" w:themeShade="80"/>
          <w:sz w:val="24"/>
          <w:szCs w:val="24"/>
        </w:rPr>
        <w:lastRenderedPageBreak/>
        <w:t xml:space="preserve">Look for the financial documents and evaluate them. You can refer to the information on the website on acceptable financial documents: </w:t>
      </w:r>
      <w:hyperlink r:id="rId96" w:history="1">
        <w:r w:rsidRPr="00983DC0">
          <w:rPr>
            <w:rStyle w:val="Hyperlink"/>
            <w:sz w:val="24"/>
            <w:szCs w:val="24"/>
          </w:rPr>
          <w:t>http://www.american.edu/ocl/isss/Financial-Proof.cfm</w:t>
        </w:r>
      </w:hyperlink>
      <w:r w:rsidRPr="00983DC0">
        <w:rPr>
          <w:sz w:val="24"/>
          <w:szCs w:val="24"/>
        </w:rPr>
        <w:t xml:space="preserve"> </w:t>
      </w:r>
    </w:p>
    <w:p w14:paraId="31EBE42D" w14:textId="77777777" w:rsidR="008B036C" w:rsidRPr="00983DC0" w:rsidRDefault="008B036C">
      <w:pPr>
        <w:pStyle w:val="NoSpacing"/>
        <w:numPr>
          <w:ilvl w:val="0"/>
          <w:numId w:val="78"/>
        </w:numPr>
        <w:rPr>
          <w:color w:val="1F3864" w:themeColor="accent1" w:themeShade="80"/>
          <w:sz w:val="24"/>
          <w:szCs w:val="24"/>
        </w:rPr>
      </w:pPr>
      <w:r w:rsidRPr="00983DC0">
        <w:rPr>
          <w:color w:val="1F3864" w:themeColor="accent1" w:themeShade="80"/>
          <w:sz w:val="24"/>
          <w:szCs w:val="24"/>
        </w:rPr>
        <w:t>Advise the student accordingly. Let them know that this is just a preliminary review and that your supervisor will do the final review.</w:t>
      </w:r>
    </w:p>
    <w:p w14:paraId="419D6AB0" w14:textId="5D416383" w:rsidR="008B036C" w:rsidRPr="00983DC0" w:rsidRDefault="008B036C">
      <w:pPr>
        <w:pStyle w:val="NoSpacing"/>
        <w:numPr>
          <w:ilvl w:val="1"/>
          <w:numId w:val="78"/>
        </w:numPr>
        <w:rPr>
          <w:color w:val="1F3864" w:themeColor="accent1" w:themeShade="80"/>
          <w:sz w:val="24"/>
          <w:szCs w:val="24"/>
        </w:rPr>
      </w:pPr>
      <w:r w:rsidRPr="00983DC0">
        <w:rPr>
          <w:color w:val="1F3864" w:themeColor="accent1" w:themeShade="80"/>
          <w:sz w:val="24"/>
          <w:szCs w:val="24"/>
        </w:rPr>
        <w:t xml:space="preserve">If not sure about the financial document evaluation, ask </w:t>
      </w:r>
      <w:r w:rsidR="00603AC3">
        <w:rPr>
          <w:color w:val="1F3864" w:themeColor="accent1" w:themeShade="80"/>
          <w:sz w:val="24"/>
          <w:szCs w:val="24"/>
        </w:rPr>
        <w:t xml:space="preserve">or transfer student to </w:t>
      </w:r>
      <w:r w:rsidRPr="00983DC0">
        <w:rPr>
          <w:color w:val="1F3864" w:themeColor="accent1" w:themeShade="80"/>
          <w:sz w:val="24"/>
          <w:szCs w:val="24"/>
        </w:rPr>
        <w:t xml:space="preserve">the </w:t>
      </w:r>
      <w:r w:rsidR="00603AC3">
        <w:rPr>
          <w:color w:val="1F3864" w:themeColor="accent1" w:themeShade="80"/>
          <w:sz w:val="24"/>
          <w:szCs w:val="24"/>
        </w:rPr>
        <w:t xml:space="preserve">Assistant Director Mira </w:t>
      </w:r>
      <w:commentRangeStart w:id="234"/>
      <w:r w:rsidR="00603AC3">
        <w:rPr>
          <w:color w:val="1F3864" w:themeColor="accent1" w:themeShade="80"/>
          <w:sz w:val="24"/>
          <w:szCs w:val="24"/>
        </w:rPr>
        <w:t>Hoxha</w:t>
      </w:r>
      <w:commentRangeEnd w:id="234"/>
      <w:r w:rsidR="005C760A">
        <w:rPr>
          <w:rStyle w:val="CommentReference"/>
          <w:rFonts w:ascii="Calibri" w:eastAsia="Times New Roman" w:hAnsi="Calibri" w:cs="Traditional Arabic"/>
          <w:lang w:bidi="ar-BH"/>
        </w:rPr>
        <w:commentReference w:id="234"/>
      </w:r>
      <w:r w:rsidR="00603AC3">
        <w:rPr>
          <w:color w:val="1F3864" w:themeColor="accent1" w:themeShade="80"/>
          <w:sz w:val="24"/>
          <w:szCs w:val="24"/>
        </w:rPr>
        <w:t>.</w:t>
      </w:r>
    </w:p>
    <w:p w14:paraId="4F12C1B2" w14:textId="77777777" w:rsidR="008B036C" w:rsidRPr="00983DC0" w:rsidRDefault="008B036C">
      <w:pPr>
        <w:pStyle w:val="NoSpacing"/>
        <w:numPr>
          <w:ilvl w:val="0"/>
          <w:numId w:val="78"/>
        </w:numPr>
        <w:rPr>
          <w:color w:val="1F3864" w:themeColor="accent1" w:themeShade="80"/>
          <w:sz w:val="24"/>
          <w:szCs w:val="24"/>
        </w:rPr>
      </w:pPr>
      <w:r w:rsidRPr="00983DC0">
        <w:rPr>
          <w:color w:val="1F3864" w:themeColor="accent1" w:themeShade="80"/>
          <w:sz w:val="24"/>
          <w:szCs w:val="24"/>
        </w:rPr>
        <w:t xml:space="preserve">Advise the </w:t>
      </w:r>
      <w:proofErr w:type="gramStart"/>
      <w:r w:rsidRPr="00983DC0">
        <w:rPr>
          <w:color w:val="1F3864" w:themeColor="accent1" w:themeShade="80"/>
          <w:sz w:val="24"/>
          <w:szCs w:val="24"/>
        </w:rPr>
        <w:t>student</w:t>
      </w:r>
      <w:proofErr w:type="gramEnd"/>
      <w:r w:rsidRPr="00983DC0">
        <w:rPr>
          <w:color w:val="1F3864" w:themeColor="accent1" w:themeShade="80"/>
          <w:sz w:val="24"/>
          <w:szCs w:val="24"/>
        </w:rPr>
        <w:t xml:space="preserve"> that they will hear back within 2 weeks if there are any issues with their documents.</w:t>
      </w:r>
    </w:p>
    <w:p w14:paraId="1D9DA8C0" w14:textId="77777777" w:rsidR="008B036C" w:rsidRDefault="008B036C" w:rsidP="00B65AA4">
      <w:pPr>
        <w:pStyle w:val="Heading4"/>
      </w:pPr>
      <w:r w:rsidRPr="00983DC0">
        <w:t xml:space="preserve">When will I receive </w:t>
      </w:r>
      <w:r>
        <w:t>my I-20 or DS-2019?</w:t>
      </w:r>
    </w:p>
    <w:p w14:paraId="445F947B" w14:textId="77777777" w:rsidR="008B036C" w:rsidRPr="00983DC0" w:rsidRDefault="008B036C">
      <w:pPr>
        <w:pStyle w:val="NoSpacing"/>
        <w:numPr>
          <w:ilvl w:val="0"/>
          <w:numId w:val="76"/>
        </w:numPr>
        <w:ind w:left="720"/>
        <w:rPr>
          <w:color w:val="1F3864" w:themeColor="accent1" w:themeShade="80"/>
          <w:sz w:val="24"/>
          <w:szCs w:val="24"/>
        </w:rPr>
      </w:pPr>
      <w:r w:rsidRPr="00983DC0">
        <w:rPr>
          <w:color w:val="1F3864" w:themeColor="accent1" w:themeShade="80"/>
          <w:sz w:val="24"/>
          <w:szCs w:val="24"/>
        </w:rPr>
        <w:t xml:space="preserve">Ask for </w:t>
      </w:r>
      <w:proofErr w:type="gramStart"/>
      <w:r w:rsidRPr="00983DC0">
        <w:rPr>
          <w:color w:val="1F3864" w:themeColor="accent1" w:themeShade="80"/>
          <w:sz w:val="24"/>
          <w:szCs w:val="24"/>
        </w:rPr>
        <w:t>student’s</w:t>
      </w:r>
      <w:proofErr w:type="gramEnd"/>
      <w:r w:rsidRPr="00983DC0">
        <w:rPr>
          <w:color w:val="1F3864" w:themeColor="accent1" w:themeShade="80"/>
          <w:sz w:val="24"/>
          <w:szCs w:val="24"/>
        </w:rPr>
        <w:t xml:space="preserve"> name and AU ID number.</w:t>
      </w:r>
    </w:p>
    <w:p w14:paraId="21D01E82" w14:textId="5199E076" w:rsidR="008B036C" w:rsidRPr="00983DC0" w:rsidRDefault="008B036C">
      <w:pPr>
        <w:pStyle w:val="NoSpacing"/>
        <w:numPr>
          <w:ilvl w:val="0"/>
          <w:numId w:val="76"/>
        </w:numPr>
        <w:ind w:left="720"/>
        <w:rPr>
          <w:color w:val="1F3864" w:themeColor="accent1" w:themeShade="80"/>
          <w:sz w:val="24"/>
          <w:szCs w:val="24"/>
        </w:rPr>
      </w:pPr>
      <w:r w:rsidRPr="00983DC0">
        <w:rPr>
          <w:color w:val="1F3864" w:themeColor="accent1" w:themeShade="80"/>
          <w:sz w:val="24"/>
          <w:szCs w:val="24"/>
        </w:rPr>
        <w:t xml:space="preserve">Check if student is an immigration transfer-in student in </w:t>
      </w:r>
      <w:r w:rsidR="00FA215B">
        <w:rPr>
          <w:color w:val="1F3864" w:themeColor="accent1" w:themeShade="80"/>
          <w:sz w:val="24"/>
          <w:szCs w:val="24"/>
        </w:rPr>
        <w:t>Sunapsis</w:t>
      </w:r>
      <w:r w:rsidRPr="00983DC0">
        <w:rPr>
          <w:color w:val="1F3864" w:themeColor="accent1" w:themeShade="80"/>
          <w:sz w:val="24"/>
          <w:szCs w:val="24"/>
        </w:rPr>
        <w:t xml:space="preserve">. </w:t>
      </w:r>
    </w:p>
    <w:p w14:paraId="482F2350" w14:textId="77777777" w:rsidR="008B036C" w:rsidRPr="00983DC0" w:rsidRDefault="008B036C">
      <w:pPr>
        <w:pStyle w:val="NoSpacing"/>
        <w:numPr>
          <w:ilvl w:val="1"/>
          <w:numId w:val="76"/>
        </w:numPr>
        <w:ind w:left="1260"/>
        <w:rPr>
          <w:color w:val="1F3864" w:themeColor="accent1" w:themeShade="80"/>
          <w:sz w:val="24"/>
          <w:szCs w:val="24"/>
        </w:rPr>
      </w:pPr>
      <w:r w:rsidRPr="00983DC0">
        <w:rPr>
          <w:color w:val="1F3864" w:themeColor="accent1" w:themeShade="80"/>
          <w:sz w:val="24"/>
          <w:szCs w:val="24"/>
        </w:rPr>
        <w:t>If student is an immigration transfer-in, then tell them that their I-20 will be issued a few days (1-2 days) after their SEVIS Release Date (which is indicated on their Transfer-in form).</w:t>
      </w:r>
    </w:p>
    <w:p w14:paraId="536A95D8" w14:textId="77777777" w:rsidR="008B036C" w:rsidRPr="00983DC0" w:rsidRDefault="008B036C">
      <w:pPr>
        <w:pStyle w:val="NoSpacing"/>
        <w:numPr>
          <w:ilvl w:val="1"/>
          <w:numId w:val="76"/>
        </w:numPr>
        <w:ind w:left="1260"/>
        <w:rPr>
          <w:color w:val="1F3864" w:themeColor="accent1" w:themeShade="80"/>
          <w:sz w:val="24"/>
          <w:szCs w:val="24"/>
        </w:rPr>
      </w:pPr>
      <w:r w:rsidRPr="00983DC0">
        <w:rPr>
          <w:color w:val="1F3864" w:themeColor="accent1" w:themeShade="80"/>
          <w:sz w:val="24"/>
          <w:szCs w:val="24"/>
        </w:rPr>
        <w:t xml:space="preserve">If </w:t>
      </w:r>
      <w:proofErr w:type="gramStart"/>
      <w:r w:rsidRPr="00983DC0">
        <w:rPr>
          <w:color w:val="1F3864" w:themeColor="accent1" w:themeShade="80"/>
          <w:sz w:val="24"/>
          <w:szCs w:val="24"/>
        </w:rPr>
        <w:t>student</w:t>
      </w:r>
      <w:proofErr w:type="gramEnd"/>
      <w:r w:rsidRPr="00983DC0">
        <w:rPr>
          <w:color w:val="1F3864" w:themeColor="accent1" w:themeShade="80"/>
          <w:sz w:val="24"/>
          <w:szCs w:val="24"/>
        </w:rPr>
        <w:t xml:space="preserve"> is not an immigration transfer-in, proceed to the steps below. </w:t>
      </w:r>
    </w:p>
    <w:p w14:paraId="3B035AE2" w14:textId="253DFB5E" w:rsidR="008B036C" w:rsidRPr="00983DC0" w:rsidRDefault="008B036C">
      <w:pPr>
        <w:pStyle w:val="NoSpacing"/>
        <w:numPr>
          <w:ilvl w:val="0"/>
          <w:numId w:val="76"/>
        </w:numPr>
        <w:ind w:left="720"/>
        <w:rPr>
          <w:color w:val="1F3864" w:themeColor="accent1" w:themeShade="80"/>
          <w:sz w:val="24"/>
          <w:szCs w:val="24"/>
        </w:rPr>
      </w:pPr>
      <w:r w:rsidRPr="00983DC0">
        <w:rPr>
          <w:color w:val="1F3864" w:themeColor="accent1" w:themeShade="80"/>
          <w:sz w:val="24"/>
          <w:szCs w:val="24"/>
        </w:rPr>
        <w:t xml:space="preserve">It will take approximately 10 business days (2 weeks) for ISSS to issue their immigration document if no issues arise from the time the CFIS form and sufficient financial documents are received </w:t>
      </w:r>
      <w:r w:rsidR="00FA215B">
        <w:rPr>
          <w:color w:val="1F3864" w:themeColor="accent1" w:themeShade="80"/>
          <w:sz w:val="24"/>
          <w:szCs w:val="24"/>
        </w:rPr>
        <w:t>in Sunapsis</w:t>
      </w:r>
      <w:r w:rsidRPr="00983DC0">
        <w:rPr>
          <w:color w:val="1F3864" w:themeColor="accent1" w:themeShade="80"/>
          <w:sz w:val="24"/>
          <w:szCs w:val="24"/>
        </w:rPr>
        <w:t xml:space="preserve">. </w:t>
      </w:r>
    </w:p>
    <w:p w14:paraId="0AC25AA9" w14:textId="77777777" w:rsidR="008B036C" w:rsidRPr="00983DC0" w:rsidRDefault="008B036C">
      <w:pPr>
        <w:pStyle w:val="NoSpacing"/>
        <w:numPr>
          <w:ilvl w:val="0"/>
          <w:numId w:val="76"/>
        </w:numPr>
        <w:ind w:left="720"/>
        <w:rPr>
          <w:color w:val="1F3864" w:themeColor="accent1" w:themeShade="80"/>
          <w:sz w:val="24"/>
          <w:szCs w:val="24"/>
        </w:rPr>
      </w:pPr>
      <w:commentRangeStart w:id="235"/>
      <w:r w:rsidRPr="00983DC0">
        <w:rPr>
          <w:color w:val="1F3864" w:themeColor="accent1" w:themeShade="80"/>
          <w:sz w:val="24"/>
          <w:szCs w:val="24"/>
        </w:rPr>
        <w:t>Then it will take a few more days after that for their admission office to send their immigration document by mail.</w:t>
      </w:r>
      <w:commentRangeEnd w:id="235"/>
      <w:r w:rsidR="00FA215B">
        <w:rPr>
          <w:rStyle w:val="CommentReference"/>
          <w:rFonts w:ascii="Calibri" w:eastAsia="Times New Roman" w:hAnsi="Calibri" w:cs="Traditional Arabic"/>
          <w:lang w:bidi="ar-BH"/>
        </w:rPr>
        <w:commentReference w:id="235"/>
      </w:r>
    </w:p>
    <w:p w14:paraId="5D1CAE9B" w14:textId="77777777" w:rsidR="008B036C" w:rsidRPr="00983DC0" w:rsidRDefault="008B036C">
      <w:pPr>
        <w:pStyle w:val="NoSpacing"/>
        <w:numPr>
          <w:ilvl w:val="0"/>
          <w:numId w:val="76"/>
        </w:numPr>
        <w:ind w:left="720"/>
        <w:rPr>
          <w:color w:val="1F3864" w:themeColor="accent1" w:themeShade="80"/>
          <w:sz w:val="24"/>
          <w:szCs w:val="24"/>
        </w:rPr>
      </w:pPr>
      <w:r w:rsidRPr="00983DC0">
        <w:rPr>
          <w:color w:val="1F3864" w:themeColor="accent1" w:themeShade="80"/>
          <w:sz w:val="24"/>
          <w:szCs w:val="24"/>
        </w:rPr>
        <w:t>If they want to confirm their mailing address, they should contact their admission office.</w:t>
      </w:r>
    </w:p>
    <w:p w14:paraId="30634667" w14:textId="77777777" w:rsidR="008B036C" w:rsidRDefault="008B036C" w:rsidP="00B65AA4">
      <w:pPr>
        <w:pStyle w:val="Heading4"/>
      </w:pPr>
      <w:r>
        <w:t>Can I pick up my I-20/DS-2019 or have my friend pick it up for me?</w:t>
      </w:r>
    </w:p>
    <w:p w14:paraId="6B90ABF1" w14:textId="77777777" w:rsidR="008B036C" w:rsidRPr="00603AC3" w:rsidRDefault="008B036C">
      <w:pPr>
        <w:pStyle w:val="NoSpacing"/>
        <w:numPr>
          <w:ilvl w:val="0"/>
          <w:numId w:val="79"/>
        </w:numPr>
        <w:rPr>
          <w:color w:val="1F3864" w:themeColor="accent1" w:themeShade="80"/>
          <w:sz w:val="24"/>
          <w:szCs w:val="24"/>
        </w:rPr>
      </w:pPr>
      <w:r w:rsidRPr="00603AC3">
        <w:rPr>
          <w:color w:val="1F3864" w:themeColor="accent1" w:themeShade="80"/>
          <w:sz w:val="24"/>
          <w:szCs w:val="24"/>
        </w:rPr>
        <w:t xml:space="preserve">Ask for </w:t>
      </w:r>
      <w:proofErr w:type="gramStart"/>
      <w:r w:rsidRPr="00603AC3">
        <w:rPr>
          <w:color w:val="1F3864" w:themeColor="accent1" w:themeShade="80"/>
          <w:sz w:val="24"/>
          <w:szCs w:val="24"/>
        </w:rPr>
        <w:t>student’s</w:t>
      </w:r>
      <w:proofErr w:type="gramEnd"/>
      <w:r w:rsidRPr="00603AC3">
        <w:rPr>
          <w:color w:val="1F3864" w:themeColor="accent1" w:themeShade="80"/>
          <w:sz w:val="24"/>
          <w:szCs w:val="24"/>
        </w:rPr>
        <w:t xml:space="preserve"> name and AU ID number.</w:t>
      </w:r>
    </w:p>
    <w:p w14:paraId="2821242E" w14:textId="77777777" w:rsidR="008B036C" w:rsidRPr="00603AC3" w:rsidRDefault="008B036C">
      <w:pPr>
        <w:pStyle w:val="NoSpacing"/>
        <w:numPr>
          <w:ilvl w:val="0"/>
          <w:numId w:val="79"/>
        </w:numPr>
        <w:rPr>
          <w:color w:val="1F3864" w:themeColor="accent1" w:themeShade="80"/>
          <w:sz w:val="24"/>
          <w:szCs w:val="24"/>
        </w:rPr>
      </w:pPr>
      <w:r w:rsidRPr="00603AC3">
        <w:rPr>
          <w:color w:val="1F3864" w:themeColor="accent1" w:themeShade="80"/>
          <w:sz w:val="24"/>
          <w:szCs w:val="24"/>
        </w:rPr>
        <w:t xml:space="preserve">Advise </w:t>
      </w:r>
      <w:proofErr w:type="gramStart"/>
      <w:r w:rsidRPr="00603AC3">
        <w:rPr>
          <w:color w:val="1F3864" w:themeColor="accent1" w:themeShade="80"/>
          <w:sz w:val="24"/>
          <w:szCs w:val="24"/>
        </w:rPr>
        <w:t>student</w:t>
      </w:r>
      <w:proofErr w:type="gramEnd"/>
      <w:r w:rsidRPr="00603AC3">
        <w:rPr>
          <w:color w:val="1F3864" w:themeColor="accent1" w:themeShade="80"/>
          <w:sz w:val="24"/>
          <w:szCs w:val="24"/>
        </w:rPr>
        <w:t xml:space="preserve"> that they should contact their admission office for pick-up arrangements. </w:t>
      </w:r>
    </w:p>
    <w:p w14:paraId="1A75B448" w14:textId="77777777" w:rsidR="008B036C" w:rsidRPr="00603AC3" w:rsidRDefault="008B036C">
      <w:pPr>
        <w:pStyle w:val="NoSpacing"/>
        <w:numPr>
          <w:ilvl w:val="0"/>
          <w:numId w:val="79"/>
        </w:numPr>
        <w:rPr>
          <w:color w:val="1F3864" w:themeColor="accent1" w:themeShade="80"/>
          <w:sz w:val="24"/>
          <w:szCs w:val="24"/>
        </w:rPr>
      </w:pPr>
      <w:r w:rsidRPr="00603AC3">
        <w:rPr>
          <w:color w:val="1F3864" w:themeColor="accent1" w:themeShade="80"/>
          <w:sz w:val="24"/>
          <w:szCs w:val="24"/>
        </w:rPr>
        <w:t xml:space="preserve">Mark request in student’s advising </w:t>
      </w:r>
      <w:commentRangeStart w:id="236"/>
      <w:r w:rsidRPr="00603AC3">
        <w:rPr>
          <w:color w:val="1F3864" w:themeColor="accent1" w:themeShade="80"/>
          <w:sz w:val="24"/>
          <w:szCs w:val="24"/>
        </w:rPr>
        <w:t>history</w:t>
      </w:r>
      <w:commentRangeEnd w:id="236"/>
      <w:r w:rsidR="002011C8">
        <w:rPr>
          <w:rStyle w:val="CommentReference"/>
          <w:rFonts w:ascii="Calibri" w:eastAsia="Times New Roman" w:hAnsi="Calibri" w:cs="Traditional Arabic"/>
          <w:lang w:bidi="ar-BH"/>
        </w:rPr>
        <w:commentReference w:id="236"/>
      </w:r>
      <w:r w:rsidRPr="00603AC3">
        <w:rPr>
          <w:color w:val="1F3864" w:themeColor="accent1" w:themeShade="80"/>
          <w:sz w:val="24"/>
          <w:szCs w:val="24"/>
        </w:rPr>
        <w:t>.</w:t>
      </w:r>
    </w:p>
    <w:p w14:paraId="3091F125" w14:textId="77777777" w:rsidR="008B036C" w:rsidRDefault="008B036C" w:rsidP="00B65AA4">
      <w:pPr>
        <w:pStyle w:val="Heading4"/>
      </w:pPr>
      <w:r>
        <w:t>Where is my I-20/DS-2019?</w:t>
      </w:r>
    </w:p>
    <w:p w14:paraId="69DCDAC0" w14:textId="77777777" w:rsidR="008B036C" w:rsidRPr="00603AC3" w:rsidRDefault="008B036C">
      <w:pPr>
        <w:pStyle w:val="NoSpacing"/>
        <w:numPr>
          <w:ilvl w:val="0"/>
          <w:numId w:val="80"/>
        </w:numPr>
        <w:rPr>
          <w:color w:val="1F3864" w:themeColor="accent1" w:themeShade="80"/>
          <w:sz w:val="24"/>
          <w:szCs w:val="24"/>
        </w:rPr>
      </w:pPr>
      <w:r w:rsidRPr="00603AC3">
        <w:rPr>
          <w:color w:val="1F3864" w:themeColor="accent1" w:themeShade="80"/>
          <w:sz w:val="24"/>
          <w:szCs w:val="24"/>
        </w:rPr>
        <w:t>Ask for student’s name and AU ID number.</w:t>
      </w:r>
    </w:p>
    <w:p w14:paraId="58C0EE6F" w14:textId="02E6A7A7" w:rsidR="008B036C" w:rsidRPr="00603AC3" w:rsidRDefault="008B036C">
      <w:pPr>
        <w:pStyle w:val="NoSpacing"/>
        <w:numPr>
          <w:ilvl w:val="0"/>
          <w:numId w:val="80"/>
        </w:numPr>
        <w:rPr>
          <w:color w:val="1F3864" w:themeColor="accent1" w:themeShade="80"/>
          <w:sz w:val="24"/>
          <w:szCs w:val="24"/>
        </w:rPr>
      </w:pPr>
      <w:r w:rsidRPr="00603AC3">
        <w:rPr>
          <w:color w:val="1F3864" w:themeColor="accent1" w:themeShade="80"/>
          <w:sz w:val="24"/>
          <w:szCs w:val="24"/>
        </w:rPr>
        <w:t xml:space="preserve">Check the PIIRF </w:t>
      </w:r>
      <w:r w:rsidR="00603AC3">
        <w:rPr>
          <w:color w:val="1F3864" w:themeColor="accent1" w:themeShade="80"/>
          <w:sz w:val="24"/>
          <w:szCs w:val="24"/>
        </w:rPr>
        <w:t xml:space="preserve">status under the </w:t>
      </w:r>
      <w:proofErr w:type="spellStart"/>
      <w:r w:rsidR="00603AC3">
        <w:rPr>
          <w:color w:val="1F3864" w:themeColor="accent1" w:themeShade="80"/>
          <w:sz w:val="24"/>
          <w:szCs w:val="24"/>
        </w:rPr>
        <w:t>eforms</w:t>
      </w:r>
      <w:proofErr w:type="spellEnd"/>
      <w:r w:rsidR="00603AC3">
        <w:rPr>
          <w:color w:val="1F3864" w:themeColor="accent1" w:themeShade="80"/>
          <w:sz w:val="24"/>
          <w:szCs w:val="24"/>
        </w:rPr>
        <w:t xml:space="preserve"> </w:t>
      </w:r>
      <w:r w:rsidR="0032234F">
        <w:rPr>
          <w:color w:val="1F3864" w:themeColor="accent1" w:themeShade="80"/>
          <w:sz w:val="24"/>
          <w:szCs w:val="24"/>
        </w:rPr>
        <w:t xml:space="preserve">and Checklist, </w:t>
      </w:r>
      <w:r w:rsidR="00603AC3">
        <w:rPr>
          <w:color w:val="1F3864" w:themeColor="accent1" w:themeShade="80"/>
          <w:sz w:val="24"/>
          <w:szCs w:val="24"/>
        </w:rPr>
        <w:t>more information</w:t>
      </w:r>
      <w:r w:rsidR="0032234F">
        <w:rPr>
          <w:color w:val="1F3864" w:themeColor="accent1" w:themeShade="80"/>
          <w:sz w:val="24"/>
          <w:szCs w:val="24"/>
        </w:rPr>
        <w:t xml:space="preserve"> can be </w:t>
      </w:r>
      <w:proofErr w:type="gramStart"/>
      <w:r w:rsidR="0032234F">
        <w:rPr>
          <w:color w:val="1F3864" w:themeColor="accent1" w:themeShade="80"/>
          <w:sz w:val="24"/>
          <w:szCs w:val="24"/>
        </w:rPr>
        <w:t xml:space="preserve">found </w:t>
      </w:r>
      <w:r w:rsidR="00603AC3">
        <w:rPr>
          <w:color w:val="1F3864" w:themeColor="accent1" w:themeShade="80"/>
          <w:sz w:val="24"/>
          <w:szCs w:val="24"/>
        </w:rPr>
        <w:t xml:space="preserve"> in</w:t>
      </w:r>
      <w:proofErr w:type="gramEnd"/>
      <w:r w:rsidR="00603AC3">
        <w:rPr>
          <w:color w:val="1F3864" w:themeColor="accent1" w:themeShade="80"/>
          <w:sz w:val="24"/>
          <w:szCs w:val="24"/>
        </w:rPr>
        <w:t xml:space="preserve"> the advising history and SEVIS documents.</w:t>
      </w:r>
    </w:p>
    <w:p w14:paraId="7C880DBC" w14:textId="77777777" w:rsidR="008B036C" w:rsidRPr="00603AC3" w:rsidRDefault="008B036C">
      <w:pPr>
        <w:pStyle w:val="NoSpacing"/>
        <w:numPr>
          <w:ilvl w:val="0"/>
          <w:numId w:val="80"/>
        </w:numPr>
        <w:rPr>
          <w:color w:val="1F3864" w:themeColor="accent1" w:themeShade="80"/>
          <w:sz w:val="24"/>
          <w:szCs w:val="24"/>
        </w:rPr>
      </w:pPr>
      <w:r w:rsidRPr="00603AC3">
        <w:rPr>
          <w:color w:val="1F3864" w:themeColor="accent1" w:themeShade="80"/>
          <w:sz w:val="24"/>
          <w:szCs w:val="24"/>
        </w:rPr>
        <w:t xml:space="preserve">Advise the student accordingly. </w:t>
      </w:r>
    </w:p>
    <w:p w14:paraId="0A83D757" w14:textId="363B10F4" w:rsidR="008B036C" w:rsidRPr="00603AC3" w:rsidRDefault="008B036C">
      <w:pPr>
        <w:pStyle w:val="NoSpacing"/>
        <w:numPr>
          <w:ilvl w:val="1"/>
          <w:numId w:val="80"/>
        </w:numPr>
        <w:rPr>
          <w:color w:val="1F3864" w:themeColor="accent1" w:themeShade="80"/>
          <w:sz w:val="24"/>
          <w:szCs w:val="24"/>
        </w:rPr>
      </w:pPr>
      <w:r w:rsidRPr="00603AC3">
        <w:rPr>
          <w:color w:val="1F3864" w:themeColor="accent1" w:themeShade="80"/>
          <w:sz w:val="24"/>
          <w:szCs w:val="24"/>
        </w:rPr>
        <w:t>If there is a missing or problem, find the details in the advising history and communicate it again to the student.</w:t>
      </w:r>
    </w:p>
    <w:p w14:paraId="2BC254B6" w14:textId="46BDEFF5" w:rsidR="008B036C" w:rsidRPr="00603AC3" w:rsidRDefault="008B036C">
      <w:pPr>
        <w:pStyle w:val="NoSpacing"/>
        <w:numPr>
          <w:ilvl w:val="1"/>
          <w:numId w:val="80"/>
        </w:numPr>
        <w:rPr>
          <w:color w:val="1F3864" w:themeColor="accent1" w:themeShade="80"/>
          <w:sz w:val="24"/>
          <w:szCs w:val="24"/>
        </w:rPr>
      </w:pPr>
      <w:r w:rsidRPr="00603AC3">
        <w:rPr>
          <w:color w:val="1F3864" w:themeColor="accent1" w:themeShade="80"/>
          <w:sz w:val="24"/>
          <w:szCs w:val="24"/>
        </w:rPr>
        <w:t xml:space="preserve">If the Immigration Document status indicates that the I-20 or DS-2019 is issued, then advise the student that it </w:t>
      </w:r>
      <w:commentRangeStart w:id="237"/>
      <w:r w:rsidRPr="00603AC3">
        <w:rPr>
          <w:color w:val="1F3864" w:themeColor="accent1" w:themeShade="80"/>
          <w:sz w:val="24"/>
          <w:szCs w:val="24"/>
        </w:rPr>
        <w:t>has</w:t>
      </w:r>
      <w:commentRangeEnd w:id="237"/>
      <w:r w:rsidR="002011C8">
        <w:rPr>
          <w:rStyle w:val="CommentReference"/>
          <w:rFonts w:ascii="Calibri" w:eastAsia="Times New Roman" w:hAnsi="Calibri" w:cs="Traditional Arabic"/>
          <w:lang w:bidi="ar-BH"/>
        </w:rPr>
        <w:commentReference w:id="237"/>
      </w:r>
      <w:r w:rsidRPr="00603AC3">
        <w:rPr>
          <w:color w:val="1F3864" w:themeColor="accent1" w:themeShade="80"/>
          <w:sz w:val="24"/>
          <w:szCs w:val="24"/>
        </w:rPr>
        <w:t xml:space="preserve"> been issued and that they can contact their admission office for any mailing arrangements or in-person pickup. </w:t>
      </w:r>
    </w:p>
    <w:p w14:paraId="59388B9A" w14:textId="7E9642C9" w:rsidR="008B036C" w:rsidRDefault="008B036C" w:rsidP="00B65AA4">
      <w:pPr>
        <w:pStyle w:val="Heading2"/>
      </w:pPr>
      <w:bookmarkStart w:id="238" w:name="_Toc74041774"/>
      <w:bookmarkStart w:id="239" w:name="_Toc77246689"/>
      <w:r>
        <w:lastRenderedPageBreak/>
        <w:t>6.2 Q&amp;A f</w:t>
      </w:r>
      <w:r w:rsidR="0032234F">
        <w:t xml:space="preserve">or </w:t>
      </w:r>
      <w:r>
        <w:t>Admission Offices</w:t>
      </w:r>
      <w:bookmarkEnd w:id="238"/>
      <w:bookmarkEnd w:id="239"/>
    </w:p>
    <w:p w14:paraId="4771604C" w14:textId="77777777" w:rsidR="008B036C" w:rsidRDefault="008B036C" w:rsidP="00B65AA4">
      <w:pPr>
        <w:pStyle w:val="Heading4"/>
      </w:pPr>
      <w:r>
        <w:t>When is the deadline to submit online PIIRFs to ISSS?</w:t>
      </w:r>
    </w:p>
    <w:tbl>
      <w:tblPr>
        <w:tblStyle w:val="TableGrid"/>
        <w:tblW w:w="0" w:type="auto"/>
        <w:tblLook w:val="04A0" w:firstRow="1" w:lastRow="0" w:firstColumn="1" w:lastColumn="0" w:noHBand="0" w:noVBand="1"/>
      </w:tblPr>
      <w:tblGrid>
        <w:gridCol w:w="3142"/>
        <w:gridCol w:w="3104"/>
        <w:gridCol w:w="3104"/>
      </w:tblGrid>
      <w:tr w:rsidR="008B036C" w:rsidRPr="0071729A" w14:paraId="59497086" w14:textId="77777777">
        <w:tc>
          <w:tcPr>
            <w:tcW w:w="3672" w:type="dxa"/>
          </w:tcPr>
          <w:p w14:paraId="63880F49" w14:textId="77777777" w:rsidR="008B036C" w:rsidRPr="00341295" w:rsidRDefault="008B036C">
            <w:pPr>
              <w:autoSpaceDE w:val="0"/>
              <w:autoSpaceDN w:val="0"/>
              <w:adjustRightInd w:val="0"/>
              <w:jc w:val="center"/>
              <w:rPr>
                <w:rFonts w:asciiTheme="minorHAnsi" w:hAnsiTheme="minorHAnsi" w:cs="Helv"/>
                <w:b/>
                <w:color w:val="1F3864" w:themeColor="accent1" w:themeShade="80"/>
                <w:szCs w:val="24"/>
              </w:rPr>
            </w:pPr>
            <w:r w:rsidRPr="00341295">
              <w:rPr>
                <w:rFonts w:asciiTheme="minorHAnsi" w:hAnsiTheme="minorHAnsi" w:cs="Helv"/>
                <w:b/>
                <w:color w:val="1F3864" w:themeColor="accent1" w:themeShade="80"/>
                <w:szCs w:val="24"/>
              </w:rPr>
              <w:t>TYPE OF STUDENT</w:t>
            </w:r>
          </w:p>
        </w:tc>
        <w:tc>
          <w:tcPr>
            <w:tcW w:w="3672" w:type="dxa"/>
          </w:tcPr>
          <w:p w14:paraId="75BF4EE4" w14:textId="77777777" w:rsidR="008B036C" w:rsidRPr="00341295" w:rsidRDefault="008B036C">
            <w:pPr>
              <w:autoSpaceDE w:val="0"/>
              <w:autoSpaceDN w:val="0"/>
              <w:adjustRightInd w:val="0"/>
              <w:jc w:val="center"/>
              <w:rPr>
                <w:rFonts w:asciiTheme="minorHAnsi" w:hAnsiTheme="minorHAnsi" w:cs="Helv"/>
                <w:b/>
                <w:color w:val="1F3864" w:themeColor="accent1" w:themeShade="80"/>
                <w:szCs w:val="24"/>
              </w:rPr>
            </w:pPr>
            <w:r w:rsidRPr="00341295">
              <w:rPr>
                <w:rFonts w:asciiTheme="minorHAnsi" w:hAnsiTheme="minorHAnsi" w:cs="Helv"/>
                <w:b/>
                <w:color w:val="1F3864" w:themeColor="accent1" w:themeShade="80"/>
                <w:szCs w:val="24"/>
              </w:rPr>
              <w:t>FALL SEMESTER</w:t>
            </w:r>
          </w:p>
        </w:tc>
        <w:tc>
          <w:tcPr>
            <w:tcW w:w="3672" w:type="dxa"/>
          </w:tcPr>
          <w:p w14:paraId="474265D5" w14:textId="77777777" w:rsidR="008B036C" w:rsidRPr="00341295" w:rsidRDefault="008B036C">
            <w:pPr>
              <w:autoSpaceDE w:val="0"/>
              <w:autoSpaceDN w:val="0"/>
              <w:adjustRightInd w:val="0"/>
              <w:jc w:val="center"/>
              <w:rPr>
                <w:rFonts w:asciiTheme="minorHAnsi" w:hAnsiTheme="minorHAnsi" w:cs="Helv"/>
                <w:b/>
                <w:color w:val="1F3864" w:themeColor="accent1" w:themeShade="80"/>
                <w:szCs w:val="24"/>
              </w:rPr>
            </w:pPr>
            <w:r w:rsidRPr="00341295">
              <w:rPr>
                <w:rFonts w:asciiTheme="minorHAnsi" w:hAnsiTheme="minorHAnsi" w:cs="Helv"/>
                <w:b/>
                <w:color w:val="1F3864" w:themeColor="accent1" w:themeShade="80"/>
                <w:szCs w:val="24"/>
              </w:rPr>
              <w:t>SPRING SEMESTER</w:t>
            </w:r>
          </w:p>
        </w:tc>
      </w:tr>
      <w:tr w:rsidR="008B036C" w:rsidRPr="0071729A" w14:paraId="3F214A3E" w14:textId="77777777">
        <w:tc>
          <w:tcPr>
            <w:tcW w:w="3672" w:type="dxa"/>
          </w:tcPr>
          <w:p w14:paraId="716E9DD7" w14:textId="77777777" w:rsidR="008B036C" w:rsidRPr="00341295" w:rsidRDefault="008B036C">
            <w:pPr>
              <w:autoSpaceDE w:val="0"/>
              <w:autoSpaceDN w:val="0"/>
              <w:adjustRightInd w:val="0"/>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Abroad at AU &amp; Washington Semester</w:t>
            </w:r>
          </w:p>
        </w:tc>
        <w:tc>
          <w:tcPr>
            <w:tcW w:w="3672" w:type="dxa"/>
          </w:tcPr>
          <w:p w14:paraId="3BAA4727"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April 15</w:t>
            </w:r>
          </w:p>
        </w:tc>
        <w:tc>
          <w:tcPr>
            <w:tcW w:w="3672" w:type="dxa"/>
          </w:tcPr>
          <w:p w14:paraId="0E787B5D"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November 1</w:t>
            </w:r>
          </w:p>
        </w:tc>
      </w:tr>
      <w:tr w:rsidR="008B036C" w:rsidRPr="0071729A" w14:paraId="7F4D27A7" w14:textId="77777777">
        <w:tc>
          <w:tcPr>
            <w:tcW w:w="3672" w:type="dxa"/>
          </w:tcPr>
          <w:p w14:paraId="7B2A13D9" w14:textId="77777777" w:rsidR="008B036C" w:rsidRPr="00341295" w:rsidRDefault="008B036C">
            <w:pPr>
              <w:autoSpaceDE w:val="0"/>
              <w:autoSpaceDN w:val="0"/>
              <w:adjustRightInd w:val="0"/>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Incoming Students</w:t>
            </w:r>
          </w:p>
        </w:tc>
        <w:tc>
          <w:tcPr>
            <w:tcW w:w="3672" w:type="dxa"/>
          </w:tcPr>
          <w:p w14:paraId="1848582E"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June 1</w:t>
            </w:r>
          </w:p>
        </w:tc>
        <w:tc>
          <w:tcPr>
            <w:tcW w:w="3672" w:type="dxa"/>
          </w:tcPr>
          <w:p w14:paraId="2A6BA95D"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October 15</w:t>
            </w:r>
          </w:p>
        </w:tc>
      </w:tr>
      <w:tr w:rsidR="008B036C" w:rsidRPr="0071729A" w14:paraId="45F1EBE6" w14:textId="77777777">
        <w:tc>
          <w:tcPr>
            <w:tcW w:w="3672" w:type="dxa"/>
          </w:tcPr>
          <w:p w14:paraId="4DF72DD3" w14:textId="77777777" w:rsidR="008B036C" w:rsidRPr="00341295" w:rsidRDefault="008B036C">
            <w:pPr>
              <w:autoSpaceDE w:val="0"/>
              <w:autoSpaceDN w:val="0"/>
              <w:adjustRightInd w:val="0"/>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Immigration Transfer-In Students</w:t>
            </w:r>
          </w:p>
        </w:tc>
        <w:tc>
          <w:tcPr>
            <w:tcW w:w="3672" w:type="dxa"/>
          </w:tcPr>
          <w:p w14:paraId="1EA5D0BF"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June 1</w:t>
            </w:r>
          </w:p>
        </w:tc>
        <w:tc>
          <w:tcPr>
            <w:tcW w:w="3672" w:type="dxa"/>
          </w:tcPr>
          <w:p w14:paraId="5A45E1BD" w14:textId="77777777" w:rsidR="008B036C" w:rsidRPr="00341295" w:rsidRDefault="008B036C">
            <w:pPr>
              <w:autoSpaceDE w:val="0"/>
              <w:autoSpaceDN w:val="0"/>
              <w:adjustRightInd w:val="0"/>
              <w:jc w:val="center"/>
              <w:rPr>
                <w:rFonts w:asciiTheme="minorHAnsi" w:hAnsiTheme="minorHAnsi" w:cs="Helv"/>
                <w:color w:val="1F3864" w:themeColor="accent1" w:themeShade="80"/>
                <w:szCs w:val="24"/>
              </w:rPr>
            </w:pPr>
            <w:r w:rsidRPr="00341295">
              <w:rPr>
                <w:rFonts w:asciiTheme="minorHAnsi" w:hAnsiTheme="minorHAnsi" w:cs="Helv"/>
                <w:color w:val="1F3864" w:themeColor="accent1" w:themeShade="80"/>
                <w:szCs w:val="24"/>
              </w:rPr>
              <w:t>December 1</w:t>
            </w:r>
          </w:p>
        </w:tc>
      </w:tr>
    </w:tbl>
    <w:p w14:paraId="6CF3A108" w14:textId="77777777" w:rsidR="008B036C" w:rsidRDefault="008B036C" w:rsidP="00B65AA4">
      <w:pPr>
        <w:pStyle w:val="Heading4"/>
      </w:pPr>
      <w:r>
        <w:t>What documents do students need to submit in order to obtain an I-20 or DS-2019 from American University?</w:t>
      </w:r>
    </w:p>
    <w:p w14:paraId="59759EE0" w14:textId="4FA464C2" w:rsidR="008B036C" w:rsidRDefault="008B036C">
      <w:pPr>
        <w:pStyle w:val="NoSpacing"/>
        <w:numPr>
          <w:ilvl w:val="0"/>
          <w:numId w:val="83"/>
        </w:numPr>
      </w:pPr>
      <w:r w:rsidRPr="00341295">
        <w:rPr>
          <w:color w:val="1F3864" w:themeColor="accent1" w:themeShade="80"/>
          <w:sz w:val="24"/>
          <w:szCs w:val="24"/>
        </w:rPr>
        <w:t xml:space="preserve">Refer </w:t>
      </w:r>
      <w:r w:rsidR="0032234F">
        <w:rPr>
          <w:color w:val="1F3864" w:themeColor="accent1" w:themeShade="80"/>
          <w:sz w:val="24"/>
          <w:szCs w:val="24"/>
        </w:rPr>
        <w:t>admission individual</w:t>
      </w:r>
      <w:r w:rsidRPr="00341295">
        <w:rPr>
          <w:color w:val="1F3864" w:themeColor="accent1" w:themeShade="80"/>
          <w:sz w:val="24"/>
          <w:szCs w:val="24"/>
        </w:rPr>
        <w:t xml:space="preserve"> to the website for a step-by-step guide or talk them through the steps listed on the website:</w:t>
      </w:r>
      <w:r w:rsidRPr="00341295">
        <w:rPr>
          <w:color w:val="1F3864" w:themeColor="accent1" w:themeShade="80"/>
        </w:rPr>
        <w:t xml:space="preserve"> </w:t>
      </w:r>
      <w:commentRangeStart w:id="240"/>
      <w:r>
        <w:fldChar w:fldCharType="begin"/>
      </w:r>
      <w:r>
        <w:instrText>HYPERLINK "http://www.american.edu/ocl/isss/immigrationsdocs.cfm"</w:instrText>
      </w:r>
      <w:r>
        <w:fldChar w:fldCharType="separate"/>
      </w:r>
      <w:r w:rsidRPr="00341295">
        <w:rPr>
          <w:rStyle w:val="Hyperlink"/>
          <w:sz w:val="24"/>
          <w:szCs w:val="24"/>
        </w:rPr>
        <w:t>http://www.american.edu/ocl/isss/immigrationsdocs.cfm</w:t>
      </w:r>
      <w:r>
        <w:rPr>
          <w:rStyle w:val="Hyperlink"/>
          <w:sz w:val="24"/>
          <w:szCs w:val="24"/>
        </w:rPr>
        <w:fldChar w:fldCharType="end"/>
      </w:r>
      <w:commentRangeEnd w:id="240"/>
      <w:r w:rsidR="00373B38">
        <w:rPr>
          <w:rStyle w:val="CommentReference"/>
          <w:rFonts w:ascii="Calibri" w:eastAsia="Times New Roman" w:hAnsi="Calibri" w:cs="Traditional Arabic"/>
          <w:lang w:bidi="ar-BH"/>
        </w:rPr>
        <w:commentReference w:id="240"/>
      </w:r>
      <w:r>
        <w:t xml:space="preserve"> </w:t>
      </w:r>
    </w:p>
    <w:p w14:paraId="105CD1AB" w14:textId="77777777" w:rsidR="008B036C" w:rsidRDefault="008B036C" w:rsidP="00B65AA4">
      <w:pPr>
        <w:pStyle w:val="Heading4"/>
      </w:pPr>
      <w:r>
        <w:t>How long does it take to process I-20s or DS-2019s?</w:t>
      </w:r>
    </w:p>
    <w:p w14:paraId="53E43BE0" w14:textId="77777777" w:rsidR="008B036C" w:rsidRPr="00341295" w:rsidRDefault="008B036C">
      <w:pPr>
        <w:pStyle w:val="NoSpacing"/>
        <w:numPr>
          <w:ilvl w:val="0"/>
          <w:numId w:val="81"/>
        </w:numPr>
        <w:rPr>
          <w:color w:val="1F3864" w:themeColor="accent1" w:themeShade="80"/>
          <w:sz w:val="24"/>
          <w:szCs w:val="24"/>
        </w:rPr>
      </w:pPr>
      <w:r w:rsidRPr="00341295">
        <w:rPr>
          <w:color w:val="1F3864" w:themeColor="accent1" w:themeShade="80"/>
          <w:sz w:val="24"/>
          <w:szCs w:val="24"/>
        </w:rPr>
        <w:t>It will take approximately 10 business days (2 weeks) for ISSS to issue immigration documents if no issues arise from the time the online PIIRF, the CFIS form, and sufficient financial documents are received in ISSS.</w:t>
      </w:r>
    </w:p>
    <w:p w14:paraId="75D9E766" w14:textId="77777777" w:rsidR="008B036C" w:rsidRPr="00341295" w:rsidRDefault="008B036C">
      <w:pPr>
        <w:pStyle w:val="NoSpacing"/>
        <w:numPr>
          <w:ilvl w:val="0"/>
          <w:numId w:val="81"/>
        </w:numPr>
        <w:rPr>
          <w:color w:val="1F3864" w:themeColor="accent1" w:themeShade="80"/>
          <w:sz w:val="24"/>
          <w:szCs w:val="24"/>
        </w:rPr>
      </w:pPr>
      <w:r w:rsidRPr="00341295">
        <w:rPr>
          <w:color w:val="1F3864" w:themeColor="accent1" w:themeShade="80"/>
          <w:sz w:val="24"/>
          <w:szCs w:val="24"/>
        </w:rPr>
        <w:t>If the student is an immigration transfer-in, then their I-20 can only be issued a few days (1-2 days) after their SEVIS Release Date (which is indicated on their Transfer-in form).</w:t>
      </w:r>
    </w:p>
    <w:p w14:paraId="438F2AE4" w14:textId="77777777" w:rsidR="008B036C" w:rsidRDefault="008B036C" w:rsidP="00B65AA4">
      <w:pPr>
        <w:pStyle w:val="Heading4"/>
      </w:pPr>
      <w:r>
        <w:t>What if the student has other visa categories such as A, G, H, E, Political Asylum, Permanent Resident, F-</w:t>
      </w:r>
      <w:proofErr w:type="gramStart"/>
      <w:r>
        <w:t>2</w:t>
      </w:r>
      <w:proofErr w:type="gramEnd"/>
      <w:r>
        <w:t xml:space="preserve"> or B?</w:t>
      </w:r>
    </w:p>
    <w:p w14:paraId="666D49F6" w14:textId="77777777" w:rsidR="008B036C" w:rsidRPr="00341295" w:rsidRDefault="008B036C">
      <w:pPr>
        <w:pStyle w:val="NoSpacing"/>
        <w:numPr>
          <w:ilvl w:val="0"/>
          <w:numId w:val="82"/>
        </w:numPr>
        <w:rPr>
          <w:color w:val="1F3864" w:themeColor="accent1" w:themeShade="80"/>
          <w:sz w:val="24"/>
          <w:szCs w:val="24"/>
        </w:rPr>
      </w:pPr>
      <w:r w:rsidRPr="00341295">
        <w:rPr>
          <w:color w:val="1F3864" w:themeColor="accent1" w:themeShade="80"/>
          <w:sz w:val="24"/>
          <w:szCs w:val="24"/>
        </w:rPr>
        <w:t xml:space="preserve">If the student is holding an A, G, H or E visa and he/she wants to stay in that status, admission units do not need to submit an online PIIRF to ISSS. The student is eligible to study part time or full time both for a non-degree or degree program. Admission is responsible for logging the appropriate visa on the </w:t>
      </w:r>
      <w:commentRangeStart w:id="241"/>
      <w:proofErr w:type="spellStart"/>
      <w:r w:rsidRPr="00341295">
        <w:rPr>
          <w:color w:val="1F3864" w:themeColor="accent1" w:themeShade="80"/>
          <w:sz w:val="24"/>
          <w:szCs w:val="24"/>
        </w:rPr>
        <w:t>Datatel</w:t>
      </w:r>
      <w:proofErr w:type="spellEnd"/>
      <w:r w:rsidRPr="00341295">
        <w:rPr>
          <w:color w:val="1F3864" w:themeColor="accent1" w:themeShade="80"/>
          <w:sz w:val="24"/>
          <w:szCs w:val="24"/>
        </w:rPr>
        <w:t xml:space="preserve"> FINF</w:t>
      </w:r>
      <w:commentRangeEnd w:id="241"/>
      <w:r w:rsidR="00D60873">
        <w:rPr>
          <w:rStyle w:val="CommentReference"/>
          <w:rFonts w:ascii="Calibri" w:eastAsia="Times New Roman" w:hAnsi="Calibri" w:cs="Traditional Arabic"/>
          <w:lang w:bidi="ar-BH"/>
        </w:rPr>
        <w:commentReference w:id="241"/>
      </w:r>
      <w:r w:rsidRPr="00341295">
        <w:rPr>
          <w:color w:val="1F3864" w:themeColor="accent1" w:themeShade="80"/>
          <w:sz w:val="24"/>
          <w:szCs w:val="24"/>
        </w:rPr>
        <w:t xml:space="preserve"> screen. If a student wants to change status to F-1, he/she should contact ISSS for more information.</w:t>
      </w:r>
    </w:p>
    <w:p w14:paraId="09BB5A1B" w14:textId="77777777" w:rsidR="008B036C" w:rsidRPr="00341295" w:rsidRDefault="008B036C">
      <w:pPr>
        <w:pStyle w:val="NoSpacing"/>
        <w:numPr>
          <w:ilvl w:val="0"/>
          <w:numId w:val="82"/>
        </w:numPr>
        <w:rPr>
          <w:color w:val="1F3864" w:themeColor="accent1" w:themeShade="80"/>
          <w:sz w:val="24"/>
          <w:szCs w:val="24"/>
        </w:rPr>
      </w:pPr>
      <w:r w:rsidRPr="00341295">
        <w:rPr>
          <w:color w:val="1F3864" w:themeColor="accent1" w:themeShade="80"/>
          <w:sz w:val="24"/>
          <w:szCs w:val="24"/>
        </w:rPr>
        <w:t xml:space="preserve">If the student is holding Political Asylum or Permanent Resident (green card) status, he/she is eligible to study part time or full time both for a non-degree or degree </w:t>
      </w:r>
      <w:r w:rsidRPr="00341295">
        <w:rPr>
          <w:color w:val="1F3864" w:themeColor="accent1" w:themeShade="80"/>
          <w:sz w:val="24"/>
          <w:szCs w:val="24"/>
        </w:rPr>
        <w:lastRenderedPageBreak/>
        <w:t xml:space="preserve">program. Admission is responsible for logging the appropriate visa on the </w:t>
      </w:r>
      <w:commentRangeStart w:id="242"/>
      <w:proofErr w:type="spellStart"/>
      <w:r w:rsidRPr="00341295">
        <w:rPr>
          <w:color w:val="1F3864" w:themeColor="accent1" w:themeShade="80"/>
          <w:sz w:val="24"/>
          <w:szCs w:val="24"/>
        </w:rPr>
        <w:t>Datatel</w:t>
      </w:r>
      <w:proofErr w:type="spellEnd"/>
      <w:r w:rsidRPr="00341295">
        <w:rPr>
          <w:color w:val="1F3864" w:themeColor="accent1" w:themeShade="80"/>
          <w:sz w:val="24"/>
          <w:szCs w:val="24"/>
        </w:rPr>
        <w:t xml:space="preserve"> </w:t>
      </w:r>
      <w:commentRangeEnd w:id="242"/>
      <w:r w:rsidR="00A107C8">
        <w:rPr>
          <w:rStyle w:val="CommentReference"/>
          <w:rFonts w:ascii="Calibri" w:eastAsia="Times New Roman" w:hAnsi="Calibri" w:cs="Traditional Arabic"/>
          <w:lang w:bidi="ar-BH"/>
        </w:rPr>
        <w:commentReference w:id="242"/>
      </w:r>
      <w:r w:rsidRPr="00341295">
        <w:rPr>
          <w:color w:val="1F3864" w:themeColor="accent1" w:themeShade="80"/>
          <w:sz w:val="24"/>
          <w:szCs w:val="24"/>
        </w:rPr>
        <w:t>FINF screen; there is no need to submit a PIIRF to ISSS.</w:t>
      </w:r>
    </w:p>
    <w:p w14:paraId="737C7B52" w14:textId="153B19F6" w:rsidR="008B036C" w:rsidRPr="00341295" w:rsidRDefault="008B036C">
      <w:pPr>
        <w:pStyle w:val="NoSpacing"/>
        <w:numPr>
          <w:ilvl w:val="0"/>
          <w:numId w:val="82"/>
        </w:numPr>
        <w:rPr>
          <w:color w:val="1F3864" w:themeColor="accent1" w:themeShade="80"/>
          <w:sz w:val="24"/>
          <w:szCs w:val="24"/>
        </w:rPr>
      </w:pPr>
      <w:r w:rsidRPr="00341295">
        <w:rPr>
          <w:color w:val="1F3864" w:themeColor="accent1" w:themeShade="80"/>
          <w:sz w:val="24"/>
          <w:szCs w:val="24"/>
        </w:rPr>
        <w:t>If students are holding F-2 visas, they are not eligible to study for a non-degree or degree program. They can take recreational courses. If they want to study full</w:t>
      </w:r>
      <w:r w:rsidR="00A107C8">
        <w:rPr>
          <w:color w:val="1F3864" w:themeColor="accent1" w:themeShade="80"/>
          <w:sz w:val="24"/>
          <w:szCs w:val="24"/>
        </w:rPr>
        <w:t>-</w:t>
      </w:r>
      <w:r w:rsidRPr="00341295">
        <w:rPr>
          <w:color w:val="1F3864" w:themeColor="accent1" w:themeShade="80"/>
          <w:sz w:val="24"/>
          <w:szCs w:val="24"/>
        </w:rPr>
        <w:t>time, they should contact ISSS about a change of status to F-1.</w:t>
      </w:r>
    </w:p>
    <w:p w14:paraId="0993FDDE" w14:textId="77777777" w:rsidR="008B036C" w:rsidRPr="00341295" w:rsidRDefault="008B036C">
      <w:pPr>
        <w:pStyle w:val="NoSpacing"/>
        <w:numPr>
          <w:ilvl w:val="0"/>
          <w:numId w:val="82"/>
        </w:numPr>
        <w:rPr>
          <w:color w:val="1F3864" w:themeColor="accent1" w:themeShade="80"/>
          <w:sz w:val="24"/>
          <w:szCs w:val="24"/>
        </w:rPr>
      </w:pPr>
      <w:r w:rsidRPr="00341295">
        <w:rPr>
          <w:color w:val="1F3864" w:themeColor="accent1" w:themeShade="80"/>
          <w:sz w:val="24"/>
          <w:szCs w:val="24"/>
        </w:rPr>
        <w:t xml:space="preserve">If the student is holding a B visa, they should contact ISSS about how to obtain F-1 or J-1 status </w:t>
      </w:r>
      <w:proofErr w:type="gramStart"/>
      <w:r w:rsidRPr="00341295">
        <w:rPr>
          <w:color w:val="1F3864" w:themeColor="accent1" w:themeShade="80"/>
          <w:sz w:val="24"/>
          <w:szCs w:val="24"/>
        </w:rPr>
        <w:t>in order to</w:t>
      </w:r>
      <w:proofErr w:type="gramEnd"/>
      <w:r w:rsidRPr="00341295">
        <w:rPr>
          <w:color w:val="1F3864" w:themeColor="accent1" w:themeShade="80"/>
          <w:sz w:val="24"/>
          <w:szCs w:val="24"/>
        </w:rPr>
        <w:t xml:space="preserve"> study.</w:t>
      </w:r>
    </w:p>
    <w:p w14:paraId="0D7ED18B" w14:textId="77777777" w:rsidR="008B036C" w:rsidRDefault="008B036C" w:rsidP="00B65AA4">
      <w:pPr>
        <w:pStyle w:val="Heading4"/>
      </w:pPr>
      <w:r>
        <w:t>What if the student has financial documents but not enough funds to cover the total amount needed to issue an I-20 or DS-2019?</w:t>
      </w:r>
    </w:p>
    <w:p w14:paraId="55397532" w14:textId="77777777" w:rsidR="008B036C" w:rsidRPr="00341295" w:rsidRDefault="008B036C">
      <w:pPr>
        <w:pStyle w:val="NoSpacing"/>
        <w:numPr>
          <w:ilvl w:val="0"/>
          <w:numId w:val="83"/>
        </w:numPr>
        <w:rPr>
          <w:color w:val="1F3864" w:themeColor="accent1" w:themeShade="80"/>
          <w:sz w:val="24"/>
          <w:szCs w:val="24"/>
        </w:rPr>
      </w:pPr>
      <w:r w:rsidRPr="00341295">
        <w:rPr>
          <w:color w:val="1F3864" w:themeColor="accent1" w:themeShade="80"/>
          <w:sz w:val="24"/>
          <w:szCs w:val="24"/>
        </w:rPr>
        <w:t xml:space="preserve">Submit the online PIIRF and financial documents to ISSS. Financial documents will be reviewed by ISSS, and ISSS will notify the student via email. ISSS will also code PRB (Problem letter sent) in </w:t>
      </w:r>
      <w:commentRangeStart w:id="243"/>
      <w:r w:rsidRPr="00341295">
        <w:rPr>
          <w:color w:val="1F3864" w:themeColor="accent1" w:themeShade="80"/>
          <w:sz w:val="24"/>
          <w:szCs w:val="24"/>
        </w:rPr>
        <w:t>ISSIS</w:t>
      </w:r>
      <w:commentRangeEnd w:id="243"/>
      <w:r w:rsidR="004C046E">
        <w:rPr>
          <w:rStyle w:val="CommentReference"/>
          <w:rFonts w:ascii="Calibri" w:eastAsia="Times New Roman" w:hAnsi="Calibri" w:cs="Traditional Arabic"/>
          <w:lang w:bidi="ar-BH"/>
        </w:rPr>
        <w:commentReference w:id="243"/>
      </w:r>
      <w:r w:rsidRPr="00341295">
        <w:rPr>
          <w:color w:val="1F3864" w:themeColor="accent1" w:themeShade="80"/>
          <w:sz w:val="24"/>
          <w:szCs w:val="24"/>
        </w:rPr>
        <w:t xml:space="preserve">. </w:t>
      </w:r>
    </w:p>
    <w:p w14:paraId="1851E5BE" w14:textId="77777777" w:rsidR="008B036C" w:rsidRPr="00341295" w:rsidRDefault="008B036C">
      <w:pPr>
        <w:pStyle w:val="NoSpacing"/>
        <w:numPr>
          <w:ilvl w:val="0"/>
          <w:numId w:val="83"/>
        </w:numPr>
        <w:rPr>
          <w:color w:val="1F3864" w:themeColor="accent1" w:themeShade="80"/>
          <w:sz w:val="24"/>
          <w:szCs w:val="24"/>
        </w:rPr>
      </w:pPr>
      <w:r w:rsidRPr="00341295">
        <w:rPr>
          <w:color w:val="1F3864" w:themeColor="accent1" w:themeShade="80"/>
          <w:sz w:val="24"/>
          <w:szCs w:val="24"/>
        </w:rPr>
        <w:t>ISSS will periodically run a report of students with outstanding problem letters to help admitting units audit their prospective students.</w:t>
      </w:r>
    </w:p>
    <w:p w14:paraId="18E7770D" w14:textId="77777777" w:rsidR="008B036C" w:rsidRDefault="008B036C" w:rsidP="008B036C">
      <w:pPr>
        <w:tabs>
          <w:tab w:val="clear" w:pos="851"/>
          <w:tab w:val="clear" w:pos="1701"/>
          <w:tab w:val="clear" w:pos="2552"/>
          <w:tab w:val="clear" w:pos="3402"/>
          <w:tab w:val="clear" w:pos="4253"/>
          <w:tab w:val="clear" w:pos="5103"/>
          <w:tab w:val="clear" w:pos="5954"/>
          <w:tab w:val="clear" w:pos="6804"/>
          <w:tab w:val="clear" w:pos="7655"/>
          <w:tab w:val="left" w:pos="3945"/>
        </w:tabs>
      </w:pPr>
    </w:p>
    <w:p w14:paraId="02CEFD13" w14:textId="77777777" w:rsidR="008B036C" w:rsidRDefault="008B036C" w:rsidP="008B036C">
      <w:pPr>
        <w:tabs>
          <w:tab w:val="clear" w:pos="851"/>
          <w:tab w:val="clear" w:pos="1701"/>
          <w:tab w:val="clear" w:pos="2552"/>
          <w:tab w:val="clear" w:pos="3402"/>
          <w:tab w:val="clear" w:pos="4253"/>
          <w:tab w:val="clear" w:pos="5103"/>
          <w:tab w:val="clear" w:pos="5954"/>
          <w:tab w:val="clear" w:pos="6804"/>
          <w:tab w:val="clear" w:pos="7655"/>
          <w:tab w:val="left" w:pos="3945"/>
        </w:tabs>
      </w:pPr>
    </w:p>
    <w:p w14:paraId="3FE1788D" w14:textId="77777777" w:rsidR="008B036C" w:rsidRPr="008B036C" w:rsidRDefault="008B036C" w:rsidP="008B036C">
      <w:pPr>
        <w:pStyle w:val="Normal2"/>
        <w:ind w:left="0"/>
      </w:pPr>
    </w:p>
    <w:p w14:paraId="63C9DA31" w14:textId="77777777" w:rsidR="008B036C" w:rsidRDefault="008B036C" w:rsidP="008B036C">
      <w:pPr>
        <w:rPr>
          <w:b/>
          <w:bCs/>
          <w:caps/>
          <w:noProof/>
          <w:kern w:val="28"/>
          <w:sz w:val="28"/>
          <w:szCs w:val="33"/>
        </w:rPr>
      </w:pPr>
    </w:p>
    <w:p w14:paraId="4626DC71" w14:textId="1AB918B8" w:rsidR="008B036C" w:rsidRPr="008B036C" w:rsidRDefault="008B036C" w:rsidP="008B036C">
      <w:pPr>
        <w:tabs>
          <w:tab w:val="clear" w:pos="851"/>
          <w:tab w:val="clear" w:pos="1701"/>
          <w:tab w:val="clear" w:pos="2552"/>
          <w:tab w:val="clear" w:pos="4253"/>
          <w:tab w:val="clear" w:pos="5103"/>
          <w:tab w:val="clear" w:pos="5954"/>
          <w:tab w:val="clear" w:pos="6804"/>
          <w:tab w:val="clear" w:pos="7655"/>
        </w:tabs>
      </w:pPr>
    </w:p>
    <w:p w14:paraId="033CE184" w14:textId="36BBF046" w:rsidR="00100D12" w:rsidRPr="00926D91" w:rsidRDefault="00100D12" w:rsidP="00100D12">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noProof/>
        </w:rPr>
      </w:pPr>
      <w:bookmarkStart w:id="244" w:name="_Toc77246690"/>
      <w:r>
        <w:rPr>
          <w:noProof/>
        </w:rPr>
        <w:lastRenderedPageBreak/>
        <w:t>Appendix</w:t>
      </w:r>
      <w:r w:rsidR="00A73A0D">
        <w:rPr>
          <w:noProof/>
        </w:rPr>
        <w:t xml:space="preserve"> A</w:t>
      </w:r>
      <w:r>
        <w:rPr>
          <w:noProof/>
        </w:rPr>
        <w:t>: How to update this document</w:t>
      </w:r>
      <w:bookmarkEnd w:id="244"/>
    </w:p>
    <w:tbl>
      <w:tblPr>
        <w:tblW w:w="0" w:type="auto"/>
        <w:tblLook w:val="04A0" w:firstRow="1" w:lastRow="0" w:firstColumn="1" w:lastColumn="0" w:noHBand="0" w:noVBand="1"/>
      </w:tblPr>
      <w:tblGrid>
        <w:gridCol w:w="9360"/>
      </w:tblGrid>
      <w:tr w:rsidR="00100D12" w:rsidRPr="0051091F" w14:paraId="073D26B1" w14:textId="77777777" w:rsidTr="00A73A0D">
        <w:tc>
          <w:tcPr>
            <w:tcW w:w="9360" w:type="dxa"/>
            <w:shd w:val="clear" w:color="auto" w:fill="auto"/>
          </w:tcPr>
          <w:p w14:paraId="51A42FBD" w14:textId="77777777" w:rsidR="00100D12" w:rsidRPr="00685E9C" w:rsidRDefault="00100D12" w:rsidP="004822D2">
            <w:pPr>
              <w:spacing w:before="240"/>
              <w:rPr>
                <w:iCs/>
                <w:color w:val="1F3864" w:themeColor="accent1" w:themeShade="80"/>
                <w:szCs w:val="22"/>
              </w:rPr>
            </w:pPr>
            <w:r w:rsidRPr="00685E9C">
              <w:rPr>
                <w:iCs/>
                <w:color w:val="1F3864" w:themeColor="accent1" w:themeShade="80"/>
                <w:szCs w:val="22"/>
              </w:rPr>
              <w:t>For 508 Compliance:</w:t>
            </w:r>
          </w:p>
          <w:p w14:paraId="22C834A4" w14:textId="7044CB14" w:rsidR="00100D12" w:rsidRPr="00685E9C" w:rsidRDefault="00100D12" w:rsidP="004822D2">
            <w:pPr>
              <w:pStyle w:val="ListParagraph"/>
              <w:numPr>
                <w:ilvl w:val="0"/>
                <w:numId w:val="2"/>
              </w:numPr>
              <w:spacing w:before="240"/>
              <w:rPr>
                <w:iCs/>
                <w:color w:val="1F3864" w:themeColor="accent1" w:themeShade="80"/>
                <w:szCs w:val="22"/>
              </w:rPr>
            </w:pPr>
            <w:r w:rsidRPr="00685E9C">
              <w:rPr>
                <w:iCs/>
                <w:color w:val="1F3864" w:themeColor="accent1" w:themeShade="80"/>
                <w:szCs w:val="22"/>
              </w:rPr>
              <w:t>Use Calibri 12-point font</w:t>
            </w:r>
            <w:r w:rsidR="00E65E80">
              <w:rPr>
                <w:iCs/>
                <w:color w:val="1F3864" w:themeColor="accent1" w:themeShade="80"/>
                <w:szCs w:val="22"/>
              </w:rPr>
              <w:t>.</w:t>
            </w:r>
          </w:p>
          <w:p w14:paraId="75982CED" w14:textId="18D9A2BC" w:rsidR="00100D12" w:rsidRPr="00685E9C" w:rsidRDefault="00100D12" w:rsidP="004822D2">
            <w:pPr>
              <w:pStyle w:val="ListParagraph"/>
              <w:numPr>
                <w:ilvl w:val="0"/>
                <w:numId w:val="2"/>
              </w:numPr>
              <w:spacing w:before="240"/>
              <w:rPr>
                <w:iCs/>
                <w:color w:val="1F3864" w:themeColor="accent1" w:themeShade="80"/>
                <w:szCs w:val="22"/>
              </w:rPr>
            </w:pPr>
            <w:r w:rsidRPr="00685E9C">
              <w:rPr>
                <w:iCs/>
                <w:color w:val="1F3864" w:themeColor="accent1" w:themeShade="80"/>
                <w:szCs w:val="22"/>
              </w:rPr>
              <w:t>Text and Pictures are separated in tables</w:t>
            </w:r>
            <w:r w:rsidR="00E65E80">
              <w:rPr>
                <w:iCs/>
                <w:color w:val="1F3864" w:themeColor="accent1" w:themeShade="80"/>
                <w:szCs w:val="22"/>
              </w:rPr>
              <w:t>.</w:t>
            </w:r>
          </w:p>
          <w:p w14:paraId="6A006686" w14:textId="77777777" w:rsidR="00100D12" w:rsidRPr="00685E9C" w:rsidRDefault="00100D12" w:rsidP="004822D2">
            <w:pPr>
              <w:pStyle w:val="ListParagraph"/>
              <w:numPr>
                <w:ilvl w:val="0"/>
                <w:numId w:val="2"/>
              </w:numPr>
              <w:spacing w:before="240"/>
              <w:rPr>
                <w:iCs/>
                <w:color w:val="1F3864" w:themeColor="accent1" w:themeShade="80"/>
                <w:szCs w:val="22"/>
              </w:rPr>
            </w:pPr>
            <w:r w:rsidRPr="00685E9C">
              <w:rPr>
                <w:iCs/>
                <w:color w:val="1F3864" w:themeColor="accent1" w:themeShade="80"/>
                <w:szCs w:val="22"/>
              </w:rPr>
              <w:t>Use table of contents and update table when information has been updated in the document. Styles:</w:t>
            </w:r>
          </w:p>
          <w:p w14:paraId="2C6A0836" w14:textId="77777777" w:rsidR="00100D12" w:rsidRPr="00685E9C" w:rsidRDefault="00100D12" w:rsidP="004822D2">
            <w:pPr>
              <w:pStyle w:val="ListParagraph"/>
              <w:numPr>
                <w:ilvl w:val="1"/>
                <w:numId w:val="2"/>
              </w:numPr>
              <w:spacing w:before="240"/>
              <w:rPr>
                <w:iCs/>
                <w:color w:val="1F3864" w:themeColor="accent1" w:themeShade="80"/>
                <w:szCs w:val="22"/>
              </w:rPr>
            </w:pPr>
            <w:r w:rsidRPr="00685E9C">
              <w:rPr>
                <w:iCs/>
                <w:color w:val="1F3864" w:themeColor="accent1" w:themeShade="80"/>
                <w:szCs w:val="22"/>
              </w:rPr>
              <w:t>Heading 1</w:t>
            </w:r>
          </w:p>
          <w:p w14:paraId="7AC9B7CF" w14:textId="77777777" w:rsidR="00100D12" w:rsidRPr="00685E9C" w:rsidRDefault="00100D12" w:rsidP="004822D2">
            <w:pPr>
              <w:pStyle w:val="ListParagraph"/>
              <w:numPr>
                <w:ilvl w:val="1"/>
                <w:numId w:val="2"/>
              </w:numPr>
              <w:spacing w:before="240"/>
              <w:rPr>
                <w:iCs/>
                <w:color w:val="1F3864" w:themeColor="accent1" w:themeShade="80"/>
                <w:szCs w:val="22"/>
              </w:rPr>
            </w:pPr>
            <w:r w:rsidRPr="00685E9C">
              <w:rPr>
                <w:iCs/>
                <w:color w:val="1F3864" w:themeColor="accent1" w:themeShade="80"/>
                <w:szCs w:val="22"/>
              </w:rPr>
              <w:t>H2</w:t>
            </w:r>
          </w:p>
          <w:p w14:paraId="279D893F" w14:textId="77777777" w:rsidR="00100D12" w:rsidRPr="00685E9C" w:rsidRDefault="00100D12" w:rsidP="004822D2">
            <w:pPr>
              <w:pStyle w:val="ListParagraph"/>
              <w:numPr>
                <w:ilvl w:val="1"/>
                <w:numId w:val="2"/>
              </w:numPr>
              <w:spacing w:before="240"/>
              <w:rPr>
                <w:iCs/>
                <w:color w:val="1F3864" w:themeColor="accent1" w:themeShade="80"/>
                <w:szCs w:val="22"/>
              </w:rPr>
            </w:pPr>
            <w:r w:rsidRPr="00685E9C">
              <w:rPr>
                <w:iCs/>
                <w:color w:val="1F3864" w:themeColor="accent1" w:themeShade="80"/>
                <w:szCs w:val="22"/>
              </w:rPr>
              <w:t>H3a</w:t>
            </w:r>
          </w:p>
          <w:p w14:paraId="61A6F1E7" w14:textId="77777777" w:rsidR="00100D12" w:rsidRPr="00685E9C" w:rsidRDefault="00100D12" w:rsidP="004822D2">
            <w:pPr>
              <w:pStyle w:val="ListParagraph"/>
              <w:numPr>
                <w:ilvl w:val="1"/>
                <w:numId w:val="2"/>
              </w:numPr>
              <w:spacing w:before="240"/>
              <w:rPr>
                <w:iCs/>
                <w:color w:val="1F3864" w:themeColor="accent1" w:themeShade="80"/>
                <w:szCs w:val="22"/>
              </w:rPr>
            </w:pPr>
            <w:r w:rsidRPr="00685E9C">
              <w:rPr>
                <w:iCs/>
                <w:color w:val="1F3864" w:themeColor="accent1" w:themeShade="80"/>
                <w:szCs w:val="22"/>
              </w:rPr>
              <w:t>Heading 4, 5, 6</w:t>
            </w:r>
          </w:p>
          <w:p w14:paraId="5C9B17B6" w14:textId="77777777" w:rsidR="00100D12" w:rsidRPr="00685E9C" w:rsidRDefault="00100D12" w:rsidP="004822D2">
            <w:pPr>
              <w:pStyle w:val="ListParagraph"/>
              <w:numPr>
                <w:ilvl w:val="0"/>
                <w:numId w:val="2"/>
              </w:numPr>
              <w:spacing w:before="240"/>
              <w:rPr>
                <w:iCs/>
                <w:color w:val="1F3864" w:themeColor="accent1" w:themeShade="80"/>
                <w:szCs w:val="22"/>
              </w:rPr>
            </w:pPr>
            <w:r w:rsidRPr="00685E9C">
              <w:rPr>
                <w:iCs/>
                <w:color w:val="1F3864" w:themeColor="accent1" w:themeShade="80"/>
                <w:szCs w:val="22"/>
              </w:rPr>
              <w:t xml:space="preserve">DO NOT use </w:t>
            </w:r>
            <w:proofErr w:type="gramStart"/>
            <w:r w:rsidRPr="00685E9C">
              <w:rPr>
                <w:iCs/>
                <w:color w:val="1F3864" w:themeColor="accent1" w:themeShade="80"/>
                <w:szCs w:val="22"/>
              </w:rPr>
              <w:t>a multiple</w:t>
            </w:r>
            <w:proofErr w:type="gramEnd"/>
            <w:r w:rsidRPr="00685E9C">
              <w:rPr>
                <w:iCs/>
                <w:color w:val="1F3864" w:themeColor="accent1" w:themeShade="80"/>
                <w:szCs w:val="22"/>
              </w:rPr>
              <w:t xml:space="preserve"> “Enter” keystrokes or “Tab” for spacing between paragraphs. Apply 12 pts “</w:t>
            </w:r>
            <w:r w:rsidRPr="00685E9C">
              <w:rPr>
                <w:b/>
                <w:iCs/>
                <w:color w:val="1F3864" w:themeColor="accent1" w:themeShade="80"/>
                <w:szCs w:val="22"/>
              </w:rPr>
              <w:t>after</w:t>
            </w:r>
            <w:r w:rsidRPr="00685E9C">
              <w:rPr>
                <w:iCs/>
                <w:color w:val="1F3864" w:themeColor="accent1" w:themeShade="80"/>
                <w:szCs w:val="22"/>
              </w:rPr>
              <w:t>” under the spacing section of the Layout tab.</w:t>
            </w:r>
          </w:p>
          <w:p w14:paraId="44E9976E" w14:textId="77777777" w:rsidR="00100D12" w:rsidRPr="00685E9C" w:rsidRDefault="00100D12" w:rsidP="004822D2">
            <w:pPr>
              <w:pStyle w:val="ListParagraph"/>
              <w:numPr>
                <w:ilvl w:val="0"/>
                <w:numId w:val="2"/>
              </w:numPr>
              <w:spacing w:before="240"/>
              <w:rPr>
                <w:iCs/>
                <w:color w:val="1F3864" w:themeColor="accent1" w:themeShade="80"/>
                <w:szCs w:val="22"/>
              </w:rPr>
            </w:pPr>
            <w:r w:rsidRPr="00685E9C">
              <w:rPr>
                <w:iCs/>
                <w:color w:val="1F3864" w:themeColor="accent1" w:themeShade="80"/>
                <w:szCs w:val="22"/>
              </w:rPr>
              <w:t>Use page and section breaks to move text to next page instead of “enter” or “tab”.</w:t>
            </w:r>
          </w:p>
          <w:p w14:paraId="50632988" w14:textId="77777777" w:rsidR="00100D12" w:rsidRPr="003974F6" w:rsidRDefault="00100D12" w:rsidP="004822D2">
            <w:pPr>
              <w:pStyle w:val="ListParagraph"/>
              <w:numPr>
                <w:ilvl w:val="0"/>
                <w:numId w:val="2"/>
              </w:numPr>
              <w:spacing w:before="240"/>
              <w:rPr>
                <w:iCs/>
                <w:szCs w:val="22"/>
              </w:rPr>
            </w:pPr>
            <w:r w:rsidRPr="00685E9C">
              <w:rPr>
                <w:iCs/>
                <w:color w:val="1F3864" w:themeColor="accent1" w:themeShade="80"/>
                <w:szCs w:val="22"/>
              </w:rPr>
              <w:t xml:space="preserve">Pictures are formatted with the </w:t>
            </w:r>
            <w:r w:rsidRPr="00685E9C">
              <w:rPr>
                <w:b/>
                <w:iCs/>
                <w:color w:val="1F3864" w:themeColor="accent1" w:themeShade="80"/>
                <w:szCs w:val="22"/>
              </w:rPr>
              <w:t>Wrap Text</w:t>
            </w:r>
            <w:r w:rsidRPr="00685E9C">
              <w:rPr>
                <w:iCs/>
                <w:color w:val="1F3864" w:themeColor="accent1" w:themeShade="80"/>
                <w:szCs w:val="22"/>
              </w:rPr>
              <w:t xml:space="preserve"> as “Top and Bottom” or “Tight”; positioning is set to center; and there is a .75 black border.</w:t>
            </w:r>
          </w:p>
        </w:tc>
      </w:tr>
    </w:tbl>
    <w:p w14:paraId="1A92B88F" w14:textId="72B7B74D" w:rsidR="00A73A0D" w:rsidRPr="00926D91" w:rsidRDefault="00A73A0D" w:rsidP="00A73A0D">
      <w:pPr>
        <w:pStyle w:val="Heading1"/>
        <w:keepLines w:val="0"/>
        <w:pageBreakBefore/>
        <w:pBdr>
          <w:bottom w:val="triple" w:sz="4" w:space="1" w:color="000080"/>
        </w:pBdr>
        <w:tabs>
          <w:tab w:val="clear" w:pos="851"/>
          <w:tab w:val="clear" w:pos="1701"/>
          <w:tab w:val="clear" w:pos="2552"/>
          <w:tab w:val="clear" w:pos="3402"/>
          <w:tab w:val="clear" w:pos="4253"/>
          <w:tab w:val="clear" w:pos="5103"/>
          <w:tab w:val="clear" w:pos="5954"/>
          <w:tab w:val="clear" w:pos="6804"/>
          <w:tab w:val="clear" w:pos="7655"/>
          <w:tab w:val="num" w:pos="432"/>
        </w:tabs>
        <w:spacing w:before="240" w:after="60"/>
        <w:rPr>
          <w:noProof/>
        </w:rPr>
      </w:pPr>
      <w:r>
        <w:rPr>
          <w:noProof/>
        </w:rPr>
        <w:lastRenderedPageBreak/>
        <w:t xml:space="preserve">Appendix B: </w:t>
      </w:r>
      <w:r w:rsidR="00DF6A49">
        <w:rPr>
          <w:noProof/>
        </w:rPr>
        <w:t>Example documents</w:t>
      </w:r>
    </w:p>
    <w:p w14:paraId="1ABEB2C0" w14:textId="44F9E22B" w:rsidR="007D4032" w:rsidRDefault="00D6654F">
      <w:r>
        <w:t>Acceptable SACM Preliminary letter:</w:t>
      </w:r>
    </w:p>
    <w:p w14:paraId="18B59EF9" w14:textId="323456C7" w:rsidR="00210EF2" w:rsidRDefault="003F5B98">
      <w:r w:rsidRPr="003F5B98">
        <w:rPr>
          <w:noProof/>
        </w:rPr>
        <w:drawing>
          <wp:inline distT="0" distB="0" distL="0" distR="0" wp14:anchorId="1CF1EEC8" wp14:editId="0477E379">
            <wp:extent cx="5402147" cy="6924675"/>
            <wp:effectExtent l="0" t="0" r="8255" b="0"/>
            <wp:docPr id="1248891235"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1235" name="Picture 1" descr="A picture containing text, screenshot, font&#10;&#10;Description automatically generated"/>
                    <pic:cNvPicPr/>
                  </pic:nvPicPr>
                  <pic:blipFill>
                    <a:blip r:embed="rId97"/>
                    <a:stretch>
                      <a:fillRect/>
                    </a:stretch>
                  </pic:blipFill>
                  <pic:spPr>
                    <a:xfrm>
                      <a:off x="0" y="0"/>
                      <a:ext cx="5403449" cy="6926344"/>
                    </a:xfrm>
                    <a:prstGeom prst="rect">
                      <a:avLst/>
                    </a:prstGeom>
                  </pic:spPr>
                </pic:pic>
              </a:graphicData>
            </a:graphic>
          </wp:inline>
        </w:drawing>
      </w:r>
    </w:p>
    <w:p w14:paraId="6C2B8E1C" w14:textId="77777777" w:rsidR="007D4032" w:rsidRDefault="007D4032"/>
    <w:p w14:paraId="0F8E9A35" w14:textId="4E30736D" w:rsidR="00D6654F" w:rsidRDefault="00D6654F">
      <w:r>
        <w:lastRenderedPageBreak/>
        <w:t>Final SACM Financial Guarantee that students will receive after arrival in the US:</w:t>
      </w:r>
    </w:p>
    <w:p w14:paraId="69BE3A78" w14:textId="30A3BA62" w:rsidR="003F5B98" w:rsidRDefault="00DB4E9D">
      <w:r w:rsidRPr="00DB4E9D">
        <w:rPr>
          <w:noProof/>
        </w:rPr>
        <w:drawing>
          <wp:inline distT="0" distB="0" distL="0" distR="0" wp14:anchorId="14321F44" wp14:editId="56F214C5">
            <wp:extent cx="5943600" cy="7616190"/>
            <wp:effectExtent l="0" t="0" r="0" b="3810"/>
            <wp:docPr id="192512076" name="Picture 1" descr="A picture containing text, screenshot, lett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2076" name="Picture 1" descr="A picture containing text, screenshot, letter, font&#10;&#10;Description automatically generated"/>
                    <pic:cNvPicPr/>
                  </pic:nvPicPr>
                  <pic:blipFill>
                    <a:blip r:embed="rId98"/>
                    <a:stretch>
                      <a:fillRect/>
                    </a:stretch>
                  </pic:blipFill>
                  <pic:spPr>
                    <a:xfrm>
                      <a:off x="0" y="0"/>
                      <a:ext cx="5943600" cy="7616190"/>
                    </a:xfrm>
                    <a:prstGeom prst="rect">
                      <a:avLst/>
                    </a:prstGeom>
                  </pic:spPr>
                </pic:pic>
              </a:graphicData>
            </a:graphic>
          </wp:inline>
        </w:drawing>
      </w:r>
    </w:p>
    <w:p w14:paraId="2DE08DE7" w14:textId="77777777" w:rsidR="00DB4E9D" w:rsidRDefault="00DB4E9D"/>
    <w:p w14:paraId="0318C697" w14:textId="127D4F02" w:rsidR="00DB4E9D" w:rsidRDefault="00DB4E9D">
      <w:r w:rsidRPr="00DB4E9D">
        <w:rPr>
          <w:noProof/>
        </w:rPr>
        <w:drawing>
          <wp:inline distT="0" distB="0" distL="0" distR="0" wp14:anchorId="6C4CBCCA" wp14:editId="74850B29">
            <wp:extent cx="5943600" cy="7633970"/>
            <wp:effectExtent l="0" t="0" r="0" b="5080"/>
            <wp:docPr id="2142961688" name="Picture 1" descr="A picture containing text, screenshot, lett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61688" name="Picture 1" descr="A picture containing text, screenshot, letter, font&#10;&#10;Description automatically generated"/>
                    <pic:cNvPicPr/>
                  </pic:nvPicPr>
                  <pic:blipFill>
                    <a:blip r:embed="rId99"/>
                    <a:stretch>
                      <a:fillRect/>
                    </a:stretch>
                  </pic:blipFill>
                  <pic:spPr>
                    <a:xfrm>
                      <a:off x="0" y="0"/>
                      <a:ext cx="5943600" cy="7633970"/>
                    </a:xfrm>
                    <a:prstGeom prst="rect">
                      <a:avLst/>
                    </a:prstGeom>
                  </pic:spPr>
                </pic:pic>
              </a:graphicData>
            </a:graphic>
          </wp:inline>
        </w:drawing>
      </w:r>
    </w:p>
    <w:p w14:paraId="32908AD5" w14:textId="52297A99" w:rsidR="00DB4E9D" w:rsidRDefault="00D6654F">
      <w:r>
        <w:lastRenderedPageBreak/>
        <w:t>Acceptable SAMA Support Letter</w:t>
      </w:r>
    </w:p>
    <w:p w14:paraId="7F2BBE8E" w14:textId="74932554" w:rsidR="00DB4E9D" w:rsidRDefault="00D83CBA">
      <w:r w:rsidRPr="00D83CBA">
        <w:rPr>
          <w:noProof/>
        </w:rPr>
        <w:drawing>
          <wp:inline distT="0" distB="0" distL="0" distR="0" wp14:anchorId="4C0C0099" wp14:editId="2A91B7DD">
            <wp:extent cx="5943600" cy="7572375"/>
            <wp:effectExtent l="0" t="0" r="0" b="9525"/>
            <wp:docPr id="1210499929"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99929" name="Picture 1" descr="A close-up of a letter&#10;&#10;Description automatically generated with medium confidence"/>
                    <pic:cNvPicPr/>
                  </pic:nvPicPr>
                  <pic:blipFill>
                    <a:blip r:embed="rId100"/>
                    <a:stretch>
                      <a:fillRect/>
                    </a:stretch>
                  </pic:blipFill>
                  <pic:spPr>
                    <a:xfrm>
                      <a:off x="0" y="0"/>
                      <a:ext cx="5943600" cy="7572375"/>
                    </a:xfrm>
                    <a:prstGeom prst="rect">
                      <a:avLst/>
                    </a:prstGeom>
                  </pic:spPr>
                </pic:pic>
              </a:graphicData>
            </a:graphic>
          </wp:inline>
        </w:drawing>
      </w:r>
    </w:p>
    <w:p w14:paraId="15854A4E" w14:textId="5F225D2A" w:rsidR="00FB3738" w:rsidRDefault="00FB3738">
      <w:r>
        <w:lastRenderedPageBreak/>
        <w:t>MPower Conditional Offer Letter:</w:t>
      </w:r>
    </w:p>
    <w:p w14:paraId="3EB38966" w14:textId="6796BECD" w:rsidR="00FB3738" w:rsidRDefault="00FB3738">
      <w:r w:rsidRPr="00FB3738">
        <w:rPr>
          <w:noProof/>
        </w:rPr>
        <w:drawing>
          <wp:inline distT="0" distB="0" distL="0" distR="0" wp14:anchorId="1D229A7D" wp14:editId="5B912753">
            <wp:extent cx="5740400" cy="7435663"/>
            <wp:effectExtent l="0" t="0" r="0" b="0"/>
            <wp:docPr id="1001280857" name="Picture 1" descr="A document with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80857" name="Picture 1" descr="A document with a signature&#10;&#10;Description automatically generated"/>
                    <pic:cNvPicPr/>
                  </pic:nvPicPr>
                  <pic:blipFill>
                    <a:blip r:embed="rId101"/>
                    <a:stretch>
                      <a:fillRect/>
                    </a:stretch>
                  </pic:blipFill>
                  <pic:spPr>
                    <a:xfrm>
                      <a:off x="0" y="0"/>
                      <a:ext cx="5745530" cy="7442307"/>
                    </a:xfrm>
                    <a:prstGeom prst="rect">
                      <a:avLst/>
                    </a:prstGeom>
                  </pic:spPr>
                </pic:pic>
              </a:graphicData>
            </a:graphic>
          </wp:inline>
        </w:drawing>
      </w:r>
    </w:p>
    <w:p w14:paraId="5F9B7C2C" w14:textId="71A20C57" w:rsidR="00FB3738" w:rsidRDefault="00FB3738">
      <w:r>
        <w:lastRenderedPageBreak/>
        <w:t>Financial Aid Loan Certification Example:</w:t>
      </w:r>
    </w:p>
    <w:p w14:paraId="2022A71E" w14:textId="6BE884EE" w:rsidR="00FB3738" w:rsidRDefault="00FB3738">
      <w:r w:rsidRPr="00FB3738">
        <w:rPr>
          <w:noProof/>
        </w:rPr>
        <w:drawing>
          <wp:inline distT="0" distB="0" distL="0" distR="0" wp14:anchorId="52408869" wp14:editId="653ED7AD">
            <wp:extent cx="5924550" cy="7591631"/>
            <wp:effectExtent l="0" t="0" r="0" b="9525"/>
            <wp:docPr id="1386299633" name="Picture 1" descr="A document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99633" name="Picture 1" descr="A document with text and numbers&#10;&#10;Description automatically generated"/>
                    <pic:cNvPicPr/>
                  </pic:nvPicPr>
                  <pic:blipFill>
                    <a:blip r:embed="rId102"/>
                    <a:stretch>
                      <a:fillRect/>
                    </a:stretch>
                  </pic:blipFill>
                  <pic:spPr>
                    <a:xfrm>
                      <a:off x="0" y="0"/>
                      <a:ext cx="5931031" cy="7599936"/>
                    </a:xfrm>
                    <a:prstGeom prst="rect">
                      <a:avLst/>
                    </a:prstGeom>
                  </pic:spPr>
                </pic:pic>
              </a:graphicData>
            </a:graphic>
          </wp:inline>
        </w:drawing>
      </w:r>
    </w:p>
    <w:p w14:paraId="77386AA1" w14:textId="77EADCB7" w:rsidR="00B1517D" w:rsidRDefault="00B1517D">
      <w:r>
        <w:lastRenderedPageBreak/>
        <w:t>Example WCL Scholarship:</w:t>
      </w:r>
    </w:p>
    <w:p w14:paraId="28C8024A" w14:textId="1A460DCB" w:rsidR="00B1517D" w:rsidRDefault="00B1517D">
      <w:r w:rsidRPr="00B1517D">
        <w:rPr>
          <w:noProof/>
        </w:rPr>
        <w:drawing>
          <wp:inline distT="0" distB="0" distL="0" distR="0" wp14:anchorId="0C8BD3BB" wp14:editId="6F0BEF0A">
            <wp:extent cx="5251450" cy="7450921"/>
            <wp:effectExtent l="0" t="0" r="6350" b="0"/>
            <wp:docPr id="1064233298"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3298" name="Picture 1" descr="A paper with text on it&#10;&#10;Description automatically generated"/>
                    <pic:cNvPicPr/>
                  </pic:nvPicPr>
                  <pic:blipFill>
                    <a:blip r:embed="rId103"/>
                    <a:stretch>
                      <a:fillRect/>
                    </a:stretch>
                  </pic:blipFill>
                  <pic:spPr>
                    <a:xfrm>
                      <a:off x="0" y="0"/>
                      <a:ext cx="5258350" cy="7460711"/>
                    </a:xfrm>
                    <a:prstGeom prst="rect">
                      <a:avLst/>
                    </a:prstGeom>
                  </pic:spPr>
                </pic:pic>
              </a:graphicData>
            </a:graphic>
          </wp:inline>
        </w:drawing>
      </w:r>
    </w:p>
    <w:p w14:paraId="6548227E" w14:textId="5A011C0A" w:rsidR="00B1517D" w:rsidRDefault="00B1517D">
      <w:r w:rsidRPr="00B1517D">
        <w:rPr>
          <w:noProof/>
        </w:rPr>
        <w:lastRenderedPageBreak/>
        <w:drawing>
          <wp:inline distT="0" distB="0" distL="0" distR="0" wp14:anchorId="779D859E" wp14:editId="26DF4CC9">
            <wp:extent cx="5562600" cy="7985462"/>
            <wp:effectExtent l="0" t="0" r="0" b="0"/>
            <wp:docPr id="1975215368" name="Picture 1" descr="A document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5368" name="Picture 1" descr="A document with writing on it&#10;&#10;Description automatically generated"/>
                    <pic:cNvPicPr/>
                  </pic:nvPicPr>
                  <pic:blipFill>
                    <a:blip r:embed="rId104"/>
                    <a:stretch>
                      <a:fillRect/>
                    </a:stretch>
                  </pic:blipFill>
                  <pic:spPr>
                    <a:xfrm>
                      <a:off x="0" y="0"/>
                      <a:ext cx="5569121" cy="7994823"/>
                    </a:xfrm>
                    <a:prstGeom prst="rect">
                      <a:avLst/>
                    </a:prstGeom>
                  </pic:spPr>
                </pic:pic>
              </a:graphicData>
            </a:graphic>
          </wp:inline>
        </w:drawing>
      </w:r>
    </w:p>
    <w:p w14:paraId="48DDEB9D" w14:textId="379137F5" w:rsidR="00500D92" w:rsidRDefault="00500D92">
      <w:r>
        <w:lastRenderedPageBreak/>
        <w:t>Example Athletic Scholarship:</w:t>
      </w:r>
    </w:p>
    <w:p w14:paraId="37DA2762" w14:textId="0ADAD324" w:rsidR="00500D92" w:rsidRDefault="00500D92">
      <w:r w:rsidRPr="00500D92">
        <w:rPr>
          <w:noProof/>
        </w:rPr>
        <w:drawing>
          <wp:inline distT="0" distB="0" distL="0" distR="0" wp14:anchorId="07E2C9AC" wp14:editId="02EADABC">
            <wp:extent cx="5981700" cy="7636580"/>
            <wp:effectExtent l="0" t="0" r="0" b="2540"/>
            <wp:docPr id="309547928" name="Picture 1" descr="A paper with text and 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7928" name="Picture 1" descr="A paper with text and a red and white logo&#10;&#10;Description automatically generated"/>
                    <pic:cNvPicPr/>
                  </pic:nvPicPr>
                  <pic:blipFill>
                    <a:blip r:embed="rId105"/>
                    <a:stretch>
                      <a:fillRect/>
                    </a:stretch>
                  </pic:blipFill>
                  <pic:spPr>
                    <a:xfrm>
                      <a:off x="0" y="0"/>
                      <a:ext cx="5987898" cy="7644493"/>
                    </a:xfrm>
                    <a:prstGeom prst="rect">
                      <a:avLst/>
                    </a:prstGeom>
                  </pic:spPr>
                </pic:pic>
              </a:graphicData>
            </a:graphic>
          </wp:inline>
        </w:drawing>
      </w:r>
    </w:p>
    <w:p w14:paraId="5B5E02A8" w14:textId="1D5B89F0" w:rsidR="00500D92" w:rsidRDefault="00500D92">
      <w:r w:rsidRPr="00500D92">
        <w:rPr>
          <w:noProof/>
        </w:rPr>
        <w:lastRenderedPageBreak/>
        <w:drawing>
          <wp:inline distT="0" distB="0" distL="0" distR="0" wp14:anchorId="5BC78385" wp14:editId="28AA9FE4">
            <wp:extent cx="6127750" cy="7925818"/>
            <wp:effectExtent l="0" t="0" r="6350" b="0"/>
            <wp:docPr id="1298039668" name="Picture 1" descr="A document with text and a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39668" name="Picture 1" descr="A document with text and a box&#10;&#10;Description automatically generated with medium confidence"/>
                    <pic:cNvPicPr/>
                  </pic:nvPicPr>
                  <pic:blipFill>
                    <a:blip r:embed="rId106"/>
                    <a:stretch>
                      <a:fillRect/>
                    </a:stretch>
                  </pic:blipFill>
                  <pic:spPr>
                    <a:xfrm>
                      <a:off x="0" y="0"/>
                      <a:ext cx="6134287" cy="7934273"/>
                    </a:xfrm>
                    <a:prstGeom prst="rect">
                      <a:avLst/>
                    </a:prstGeom>
                  </pic:spPr>
                </pic:pic>
              </a:graphicData>
            </a:graphic>
          </wp:inline>
        </w:drawing>
      </w:r>
    </w:p>
    <w:sectPr w:rsidR="00500D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Nicole Powers" w:date="2023-02-01T09:47:00Z" w:initials="NP">
    <w:p w14:paraId="1162A95D" w14:textId="77777777" w:rsidR="006A2425" w:rsidRDefault="006A2425">
      <w:pPr>
        <w:pStyle w:val="CommentText"/>
      </w:pPr>
      <w:r>
        <w:rPr>
          <w:rStyle w:val="CommentReference"/>
        </w:rPr>
        <w:annotationRef/>
      </w:r>
      <w:r>
        <w:t>Will update last</w:t>
      </w:r>
    </w:p>
  </w:comment>
  <w:comment w:id="33" w:author="Shannon Conheady" w:date="2023-02-24T14:21:00Z" w:initials="SC">
    <w:p w14:paraId="3255D576" w14:textId="77777777" w:rsidR="00974B30" w:rsidRDefault="00974B30">
      <w:pPr>
        <w:pStyle w:val="CommentText"/>
      </w:pPr>
      <w:r>
        <w:rPr>
          <w:rStyle w:val="CommentReference"/>
        </w:rPr>
        <w:annotationRef/>
      </w:r>
      <w:r>
        <w:t>I think we can add, Admissions units should not send PIIRF's to ISSS without a deposit confirmed, if applicable</w:t>
      </w:r>
    </w:p>
  </w:comment>
  <w:comment w:id="34" w:author="Shannon Conheady" w:date="2023-02-24T14:36:00Z" w:initials="SC">
    <w:p w14:paraId="3115A6C4" w14:textId="77777777" w:rsidR="007659C5" w:rsidRDefault="007659C5">
      <w:pPr>
        <w:pStyle w:val="CommentText"/>
      </w:pPr>
      <w:r>
        <w:rPr>
          <w:rStyle w:val="CommentReference"/>
        </w:rPr>
        <w:annotationRef/>
      </w:r>
      <w:r>
        <w:t>And applicable deposit?</w:t>
      </w:r>
    </w:p>
  </w:comment>
  <w:comment w:id="97" w:author="Shannon Conheady" w:date="2023-02-24T14:54:00Z" w:initials="SC">
    <w:p w14:paraId="4B116997" w14:textId="77777777" w:rsidR="00D20CD7" w:rsidRDefault="00D20CD7">
      <w:pPr>
        <w:pStyle w:val="CommentText"/>
      </w:pPr>
      <w:r>
        <w:rPr>
          <w:rStyle w:val="CommentReference"/>
        </w:rPr>
        <w:annotationRef/>
      </w:r>
      <w:r>
        <w:t>Is this the departmental contact in Sunapsis? We should use the same language here</w:t>
      </w:r>
    </w:p>
  </w:comment>
  <w:comment w:id="98" w:author="Shannon Conheady" w:date="2023-02-24T14:56:00Z" w:initials="SC">
    <w:p w14:paraId="3CFF4A5B" w14:textId="77777777" w:rsidR="00C17AE0" w:rsidRDefault="00C17AE0">
      <w:pPr>
        <w:pStyle w:val="CommentText"/>
      </w:pPr>
      <w:r>
        <w:rPr>
          <w:rStyle w:val="CommentReference"/>
        </w:rPr>
        <w:annotationRef/>
      </w:r>
      <w:r>
        <w:t>Should we mention admin processing somewhere?</w:t>
      </w:r>
    </w:p>
  </w:comment>
  <w:comment w:id="100" w:author="Shannon Conheady" w:date="2023-02-24T15:19:00Z" w:initials="SC">
    <w:p w14:paraId="2D02A6D2" w14:textId="77777777" w:rsidR="00E503D8" w:rsidRDefault="00E503D8">
      <w:pPr>
        <w:pStyle w:val="CommentText"/>
      </w:pPr>
      <w:r>
        <w:rPr>
          <w:rStyle w:val="CommentReference"/>
        </w:rPr>
        <w:annotationRef/>
      </w:r>
      <w:r>
        <w:t xml:space="preserve">ELP on the ELTA website says Duolingo of 60 </w:t>
      </w:r>
      <w:hyperlink r:id="rId1" w:history="1">
        <w:r w:rsidRPr="00EA37DD">
          <w:rPr>
            <w:rStyle w:val="Hyperlink"/>
            <w:rFonts w:cs="Traditional Arabic"/>
          </w:rPr>
          <w:t>https://www.american.edu/provost/ogis/elta-esl/how-to-apply.cfm</w:t>
        </w:r>
      </w:hyperlink>
    </w:p>
  </w:comment>
  <w:comment w:id="103" w:author="Shannon Conheady" w:date="2023-02-24T15:24:00Z" w:initials="SC">
    <w:p w14:paraId="22D6306E" w14:textId="77777777" w:rsidR="00166DE8" w:rsidRDefault="00166DE8">
      <w:pPr>
        <w:pStyle w:val="CommentText"/>
      </w:pPr>
      <w:r>
        <w:rPr>
          <w:rStyle w:val="CommentReference"/>
        </w:rPr>
        <w:annotationRef/>
      </w:r>
      <w:r>
        <w:t>Add sharepoint link</w:t>
      </w:r>
    </w:p>
  </w:comment>
  <w:comment w:id="105" w:author="Shannon Conheady" w:date="2023-02-24T15:37:00Z" w:initials="SC">
    <w:p w14:paraId="49D3B4F7" w14:textId="77777777" w:rsidR="00814D4A" w:rsidRDefault="00814D4A">
      <w:pPr>
        <w:pStyle w:val="CommentText"/>
      </w:pPr>
      <w:r>
        <w:rPr>
          <w:rStyle w:val="CommentReference"/>
        </w:rPr>
        <w:annotationRef/>
      </w:r>
      <w:r>
        <w:t>Should we remove names of people in case they leave or change positions?</w:t>
      </w:r>
    </w:p>
  </w:comment>
  <w:comment w:id="106" w:author="Nicole Powers" w:date="2023-01-31T13:53:00Z" w:initials="NP">
    <w:p w14:paraId="59A5F8E1" w14:textId="3089E224" w:rsidR="00E823B3" w:rsidRDefault="00E823B3" w:rsidP="00E823B3">
      <w:pPr>
        <w:pStyle w:val="CommentText"/>
      </w:pPr>
      <w:r>
        <w:rPr>
          <w:rStyle w:val="CommentReference"/>
        </w:rPr>
        <w:annotationRef/>
      </w:r>
      <w:r>
        <w:t>I don't think this exists anymore</w:t>
      </w:r>
    </w:p>
  </w:comment>
  <w:comment w:id="107" w:author="Nicole Powers" w:date="2023-01-31T13:53:00Z" w:initials="NP">
    <w:p w14:paraId="4F49C2C1" w14:textId="77777777" w:rsidR="00E823B3" w:rsidRDefault="00E823B3" w:rsidP="00E823B3">
      <w:pPr>
        <w:pStyle w:val="CommentText"/>
      </w:pPr>
      <w:r>
        <w:rPr>
          <w:rStyle w:val="CommentReference"/>
        </w:rPr>
        <w:annotationRef/>
      </w:r>
      <w:r>
        <w:t>Same with this</w:t>
      </w:r>
    </w:p>
  </w:comment>
  <w:comment w:id="111" w:author="Nicole Powers" w:date="2022-10-12T13:56:00Z" w:initials="NP">
    <w:p w14:paraId="4003C57E" w14:textId="77777777" w:rsidR="006D17E8" w:rsidRDefault="006D17E8" w:rsidP="006D17E8">
      <w:pPr>
        <w:pStyle w:val="CommentText"/>
      </w:pPr>
      <w:r>
        <w:rPr>
          <w:rStyle w:val="CommentReference"/>
        </w:rPr>
        <w:annotationRef/>
      </w:r>
      <w:r>
        <w:t>Check with SB/AT</w:t>
      </w:r>
    </w:p>
  </w:comment>
  <w:comment w:id="112" w:author="Shannon Conheady" w:date="2023-02-24T15:52:00Z" w:initials="SC">
    <w:p w14:paraId="412C847A" w14:textId="77777777" w:rsidR="00A421FA" w:rsidRDefault="00A421FA">
      <w:pPr>
        <w:pStyle w:val="CommentText"/>
      </w:pPr>
      <w:r>
        <w:rPr>
          <w:rStyle w:val="CommentReference"/>
        </w:rPr>
        <w:annotationRef/>
      </w:r>
      <w:r>
        <w:t>I also tend to accept these only if they are stamped by the bank? Like it's still a bank statement that I printed but then it's stamped at a bank. Not sure if that’s the policy across the board</w:t>
      </w:r>
    </w:p>
  </w:comment>
  <w:comment w:id="113" w:author="Shannon Conheady" w:date="2023-02-24T15:51:00Z" w:initials="SC">
    <w:p w14:paraId="572078BC" w14:textId="108C9A2C" w:rsidR="00451D28" w:rsidRDefault="00451D28">
      <w:pPr>
        <w:pStyle w:val="CommentText"/>
      </w:pPr>
      <w:r>
        <w:rPr>
          <w:rStyle w:val="CommentReference"/>
        </w:rPr>
        <w:annotationRef/>
      </w:r>
      <w:r>
        <w:t>Maybe add a note about readability of document? I've sent things back if they are hard to read or are wonky in any way</w:t>
      </w:r>
    </w:p>
  </w:comment>
  <w:comment w:id="116" w:author="Shannon Conheady" w:date="2023-02-24T15:53:00Z" w:initials="SC">
    <w:p w14:paraId="3E0FA578" w14:textId="77777777" w:rsidR="00671815" w:rsidRDefault="00671815">
      <w:pPr>
        <w:pStyle w:val="CommentText"/>
      </w:pPr>
      <w:r>
        <w:rPr>
          <w:rStyle w:val="CommentReference"/>
        </w:rPr>
        <w:annotationRef/>
      </w:r>
      <w:r>
        <w:t>We need to update these examples and include some more, particularly from a sponsor and maybe a loan example?</w:t>
      </w:r>
    </w:p>
  </w:comment>
  <w:comment w:id="117" w:author="Shannon Conheady" w:date="2023-02-24T15:56:00Z" w:initials="SC">
    <w:p w14:paraId="21EE7990" w14:textId="77777777" w:rsidR="00C17D6B" w:rsidRDefault="00C17D6B">
      <w:pPr>
        <w:pStyle w:val="CommentText"/>
      </w:pPr>
      <w:r>
        <w:rPr>
          <w:rStyle w:val="CommentReference"/>
        </w:rPr>
        <w:annotationRef/>
      </w:r>
      <w:r>
        <w:t>Should we clarify that this is only for personal loans? For instance, some of the Norwegian WSP students get loans from the government, but we don't have them certified by AU. Thoughts?</w:t>
      </w:r>
    </w:p>
  </w:comment>
  <w:comment w:id="118" w:author="Shannon Conheady" w:date="2023-02-24T15:56:00Z" w:initials="SC">
    <w:p w14:paraId="182F868A" w14:textId="77777777" w:rsidR="006278E7" w:rsidRDefault="006278E7">
      <w:pPr>
        <w:pStyle w:val="CommentText"/>
      </w:pPr>
      <w:r>
        <w:rPr>
          <w:rStyle w:val="CommentReference"/>
        </w:rPr>
        <w:annotationRef/>
      </w:r>
      <w:r>
        <w:t>Amount?</w:t>
      </w:r>
    </w:p>
  </w:comment>
  <w:comment w:id="119" w:author="Nicole Powers" w:date="2023-03-01T14:27:00Z" w:initials="NP">
    <w:p w14:paraId="3E1E26FC" w14:textId="77777777" w:rsidR="00E609CF" w:rsidRDefault="00E609CF">
      <w:pPr>
        <w:pStyle w:val="CommentText"/>
      </w:pPr>
      <w:r>
        <w:rPr>
          <w:rStyle w:val="CommentReference"/>
        </w:rPr>
        <w:annotationRef/>
      </w:r>
      <w:r>
        <w:t>Add athletic scholarships here</w:t>
      </w:r>
    </w:p>
  </w:comment>
  <w:comment w:id="120" w:author="Shannon Conheady" w:date="2023-02-24T16:04:00Z" w:initials="SC">
    <w:p w14:paraId="7779EA06" w14:textId="6BBCB510" w:rsidR="0035645C" w:rsidRDefault="0035645C">
      <w:pPr>
        <w:pStyle w:val="CommentText"/>
      </w:pPr>
      <w:r>
        <w:rPr>
          <w:rStyle w:val="CommentReference"/>
        </w:rPr>
        <w:annotationRef/>
      </w:r>
      <w:r>
        <w:t>Do we have a folder of examples for us staff?</w:t>
      </w:r>
    </w:p>
  </w:comment>
  <w:comment w:id="123" w:author="Nicole Powers" w:date="2023-10-06T13:48:00Z" w:initials="NP">
    <w:p w14:paraId="7B966176" w14:textId="77777777" w:rsidR="00A76B16" w:rsidRDefault="00A76B16" w:rsidP="00D5552E">
      <w:pPr>
        <w:pStyle w:val="CommentText"/>
      </w:pPr>
      <w:r>
        <w:rPr>
          <w:rStyle w:val="CommentReference"/>
        </w:rPr>
        <w:annotationRef/>
      </w:r>
      <w:r>
        <w:t>NAFSA session with SEVP said differently (use HK)</w:t>
      </w:r>
    </w:p>
  </w:comment>
  <w:comment w:id="124" w:author="Shannon Conheady" w:date="2023-02-24T16:27:00Z" w:initials="SC">
    <w:p w14:paraId="6FA2E880" w14:textId="523EEE48" w:rsidR="00566ED6" w:rsidRDefault="00566ED6">
      <w:pPr>
        <w:pStyle w:val="CommentText"/>
      </w:pPr>
      <w:r>
        <w:rPr>
          <w:rStyle w:val="CommentReference"/>
        </w:rPr>
        <w:annotationRef/>
      </w:r>
      <w:r>
        <w:t xml:space="preserve">If the immigration document has already been created, students can request dependent immigration documents through ieagle under current students. </w:t>
      </w:r>
    </w:p>
  </w:comment>
  <w:comment w:id="132" w:author="Shannon Conheady" w:date="2023-02-27T10:04:00Z" w:initials="SC">
    <w:p w14:paraId="10C9CA6B" w14:textId="77777777" w:rsidR="00274FB8" w:rsidRDefault="00274FB8">
      <w:pPr>
        <w:pStyle w:val="CommentText"/>
      </w:pPr>
      <w:r>
        <w:rPr>
          <w:rStyle w:val="CommentReference"/>
        </w:rPr>
        <w:annotationRef/>
      </w:r>
      <w:r>
        <w:t xml:space="preserve">Contact each program with an audit list before the cycle starts. The most recent MOA's may be available on Sharepoint through the Provost's office. Request for access must be requested through the Provost's office, Contracts and Administration, for whichever advisor is overseeing the J-1 DS-2019 issuance. </w:t>
      </w:r>
    </w:p>
  </w:comment>
  <w:comment w:id="135" w:author="Shannon Conheady" w:date="2023-02-27T10:08:00Z" w:initials="SC">
    <w:p w14:paraId="3B0A544A" w14:textId="77777777" w:rsidR="003D55A7" w:rsidRDefault="003D55A7">
      <w:pPr>
        <w:pStyle w:val="CommentText"/>
      </w:pPr>
      <w:r>
        <w:rPr>
          <w:rStyle w:val="CommentReference"/>
        </w:rPr>
        <w:annotationRef/>
      </w:r>
      <w:r>
        <w:t>Submitting admission team? Since we're using admissions team on our side as well?</w:t>
      </w:r>
    </w:p>
  </w:comment>
  <w:comment w:id="136" w:author="Shannon Conheady" w:date="2023-02-27T10:17:00Z" w:initials="SC">
    <w:p w14:paraId="52023BF8" w14:textId="77777777" w:rsidR="00C6769A" w:rsidRDefault="00C6769A">
      <w:pPr>
        <w:pStyle w:val="CommentText"/>
      </w:pPr>
      <w:r>
        <w:rPr>
          <w:rStyle w:val="CommentReference"/>
        </w:rPr>
        <w:annotationRef/>
      </w:r>
      <w:r>
        <w:t>Should we add a note about the cycle here? Like what is beginning, middle, end?</w:t>
      </w:r>
    </w:p>
  </w:comment>
  <w:comment w:id="139" w:author="Shannon Conheady" w:date="2023-02-27T10:25:00Z" w:initials="SC">
    <w:p w14:paraId="5B4FFD76" w14:textId="77777777" w:rsidR="00A42E21" w:rsidRDefault="00A42E21">
      <w:pPr>
        <w:pStyle w:val="CommentText"/>
      </w:pPr>
      <w:r>
        <w:rPr>
          <w:rStyle w:val="CommentReference"/>
        </w:rPr>
        <w:annotationRef/>
      </w:r>
      <w:r>
        <w:t>If no Given name is listed or tab over this bullet point so it's under the one before it</w:t>
      </w:r>
    </w:p>
  </w:comment>
  <w:comment w:id="140" w:author="Shannon Conheady" w:date="2023-02-27T10:38:00Z" w:initials="SC">
    <w:p w14:paraId="4B38E633" w14:textId="77777777" w:rsidR="00E9022E" w:rsidRDefault="00E9022E">
      <w:pPr>
        <w:pStyle w:val="CommentText"/>
      </w:pPr>
      <w:r>
        <w:rPr>
          <w:rStyle w:val="CommentReference"/>
        </w:rPr>
        <w:annotationRef/>
      </w:r>
      <w:r>
        <w:t>Comment about accepting typed signatures? Rather than wet?</w:t>
      </w:r>
    </w:p>
  </w:comment>
  <w:comment w:id="141" w:author="Shannon Conheady" w:date="2023-02-27T10:39:00Z" w:initials="SC">
    <w:p w14:paraId="4F2F1572" w14:textId="77777777" w:rsidR="00AE18F9" w:rsidRDefault="00AE18F9">
      <w:pPr>
        <w:pStyle w:val="CommentText"/>
      </w:pPr>
      <w:r>
        <w:rPr>
          <w:rStyle w:val="CommentReference"/>
        </w:rPr>
        <w:annotationRef/>
      </w:r>
      <w:r>
        <w:t xml:space="preserve">I feel like this doesn't happen as often with COVID - maybe we should bring that up in the training for admissions? Or edit it here. </w:t>
      </w:r>
    </w:p>
  </w:comment>
  <w:comment w:id="142" w:author="Shannon Conheady" w:date="2023-02-27T10:43:00Z" w:initials="SC">
    <w:p w14:paraId="3B893F0B" w14:textId="77777777" w:rsidR="00BE1809" w:rsidRDefault="00BE1809">
      <w:pPr>
        <w:pStyle w:val="CommentText"/>
      </w:pPr>
      <w:r>
        <w:rPr>
          <w:rStyle w:val="CommentReference"/>
        </w:rPr>
        <w:annotationRef/>
      </w:r>
      <w:r>
        <w:t>Should we add a note about checking the transfer in list in SEVIS when it comes close to the end of the cycle? Since sometimes there are students on there that Admissions hasn't submitted a PIIRF for/and we don't know about them otherwise?</w:t>
      </w:r>
    </w:p>
  </w:comment>
  <w:comment w:id="144" w:author="Shannon Conheady" w:date="2023-02-27T10:45:00Z" w:initials="SC">
    <w:p w14:paraId="3ED7DB1D" w14:textId="77777777" w:rsidR="00274DB8" w:rsidRDefault="00274DB8">
      <w:pPr>
        <w:pStyle w:val="CommentText"/>
      </w:pPr>
      <w:r>
        <w:rPr>
          <w:rStyle w:val="CommentReference"/>
        </w:rPr>
        <w:annotationRef/>
      </w:r>
      <w:r>
        <w:t>Is AU ID needed?</w:t>
      </w:r>
      <w:r>
        <w:br/>
      </w:r>
    </w:p>
  </w:comment>
  <w:comment w:id="145" w:author="Shannon Conheady" w:date="2023-02-27T10:46:00Z" w:initials="SC">
    <w:p w14:paraId="0926BAAB" w14:textId="77777777" w:rsidR="00193C80" w:rsidRDefault="00193C80">
      <w:pPr>
        <w:pStyle w:val="CommentText"/>
      </w:pPr>
      <w:r>
        <w:rPr>
          <w:rStyle w:val="CommentReference"/>
        </w:rPr>
        <w:annotationRef/>
      </w:r>
      <w:r>
        <w:t>We should add this to the admissions meeting</w:t>
      </w:r>
    </w:p>
  </w:comment>
  <w:comment w:id="146" w:author="Shannon Conheady" w:date="2023-02-27T10:49:00Z" w:initials="SC">
    <w:p w14:paraId="25D508C6" w14:textId="77777777" w:rsidR="00B14A00" w:rsidRDefault="00B14A00">
      <w:pPr>
        <w:pStyle w:val="CommentText"/>
      </w:pPr>
      <w:r>
        <w:rPr>
          <w:rStyle w:val="CommentReference"/>
        </w:rPr>
        <w:annotationRef/>
      </w:r>
      <w:r>
        <w:t>WCL should indicate how many semesters the student will take to complete the program</w:t>
      </w:r>
    </w:p>
  </w:comment>
  <w:comment w:id="147" w:author="Shannon Conheady" w:date="2023-02-27T10:50:00Z" w:initials="SC">
    <w:p w14:paraId="558BEEE5" w14:textId="77777777" w:rsidR="00D12EFD" w:rsidRDefault="00D12EFD">
      <w:pPr>
        <w:pStyle w:val="CommentText"/>
      </w:pPr>
      <w:r>
        <w:rPr>
          <w:rStyle w:val="CommentReference"/>
        </w:rPr>
        <w:annotationRef/>
      </w:r>
      <w:r>
        <w:t xml:space="preserve">Note: the MOA must be valid for the length of the student's program. For instance if a student is coming for Fall 2023, the MOA must be valid through the entire semester. If a student is coming both Fall 2023 and Spring 2024, the MOA must not expire until after Spring 2024 ends. </w:t>
      </w:r>
    </w:p>
  </w:comment>
  <w:comment w:id="150" w:author="Shannon Conheady" w:date="2023-02-27T11:38:00Z" w:initials="SC">
    <w:p w14:paraId="5D34E097" w14:textId="77777777" w:rsidR="00AA31C8" w:rsidRDefault="00AA31C8">
      <w:pPr>
        <w:pStyle w:val="CommentText"/>
      </w:pPr>
      <w:r>
        <w:rPr>
          <w:rStyle w:val="CommentReference"/>
        </w:rPr>
        <w:annotationRef/>
      </w:r>
      <w:r>
        <w:t>Should we add a note that these must be done before add/drop is over?</w:t>
      </w:r>
    </w:p>
  </w:comment>
  <w:comment w:id="152" w:author="Nicole Powers" w:date="2022-10-21T10:45:00Z" w:initials="NP">
    <w:p w14:paraId="1670FEE4" w14:textId="61E86676" w:rsidR="00723333" w:rsidRDefault="00723333" w:rsidP="00723333">
      <w:pPr>
        <w:pStyle w:val="CommentText"/>
      </w:pPr>
      <w:r>
        <w:rPr>
          <w:rStyle w:val="CommentReference"/>
        </w:rPr>
        <w:annotationRef/>
      </w:r>
      <w:r>
        <w:t>Does IAP upload? Or we get from PC?</w:t>
      </w:r>
    </w:p>
  </w:comment>
  <w:comment w:id="153" w:author="Nicole Powers" w:date="2022-10-21T10:48:00Z" w:initials="NP">
    <w:p w14:paraId="07EF3A90" w14:textId="77777777" w:rsidR="00723333" w:rsidRDefault="00723333" w:rsidP="00723333">
      <w:pPr>
        <w:pStyle w:val="CommentText"/>
      </w:pPr>
      <w:r>
        <w:rPr>
          <w:rStyle w:val="CommentReference"/>
        </w:rPr>
        <w:annotationRef/>
      </w:r>
      <w:r>
        <w:t>OR we have student submit the fin docs e-form?</w:t>
      </w:r>
    </w:p>
  </w:comment>
  <w:comment w:id="154" w:author="Shannon Conheady" w:date="2023-02-27T10:55:00Z" w:initials="SC">
    <w:p w14:paraId="06255B2F" w14:textId="77777777" w:rsidR="0068587A" w:rsidRDefault="0068587A">
      <w:pPr>
        <w:pStyle w:val="CommentText"/>
      </w:pPr>
      <w:r>
        <w:rPr>
          <w:rStyle w:val="CommentReference"/>
        </w:rPr>
        <w:annotationRef/>
      </w:r>
      <w:r>
        <w:t xml:space="preserve">Should we mention the checklists here? Like a brief note that COL's appear on a checklist? </w:t>
      </w:r>
    </w:p>
  </w:comment>
  <w:comment w:id="158" w:author="Shannon Conheady" w:date="2023-02-27T11:42:00Z" w:initials="SC">
    <w:p w14:paraId="35FAD80D" w14:textId="77777777" w:rsidR="00303D34" w:rsidRDefault="00303D34">
      <w:pPr>
        <w:pStyle w:val="CommentText"/>
      </w:pPr>
      <w:r>
        <w:rPr>
          <w:rStyle w:val="CommentReference"/>
        </w:rPr>
        <w:annotationRef/>
      </w:r>
      <w:r>
        <w:t xml:space="preserve">This takes 24 hours to come in if just added in Colleague </w:t>
      </w:r>
    </w:p>
  </w:comment>
  <w:comment w:id="159" w:author="Shannon Conheady" w:date="2023-02-27T11:47:00Z" w:initials="SC">
    <w:p w14:paraId="29BD2C6F" w14:textId="77777777" w:rsidR="009030D9" w:rsidRDefault="009030D9">
      <w:pPr>
        <w:pStyle w:val="CommentText"/>
      </w:pPr>
      <w:r>
        <w:rPr>
          <w:rStyle w:val="CommentReference"/>
        </w:rPr>
        <w:annotationRef/>
      </w:r>
      <w:r>
        <w:t>City of birth is listed on the PIIRF. Double check that it matches the passport if it appears on the passport, or what the student entered in their CFIS form.</w:t>
      </w:r>
    </w:p>
  </w:comment>
  <w:comment w:id="160" w:author="Shannon Conheady" w:date="2023-02-27T11:46:00Z" w:initials="SC">
    <w:p w14:paraId="756AD3F1" w14:textId="7324B7BD" w:rsidR="00A66EF1" w:rsidRDefault="00A66EF1">
      <w:pPr>
        <w:pStyle w:val="CommentText"/>
      </w:pPr>
      <w:r>
        <w:rPr>
          <w:rStyle w:val="CommentReference"/>
        </w:rPr>
        <w:annotationRef/>
      </w:r>
      <w:r>
        <w:t xml:space="preserve">If the student is ABAU/WSP/IAP, follow up with the contact through the appropriate communication platform (email or Smartsheet) regarding need for more or different documentation. </w:t>
      </w:r>
    </w:p>
  </w:comment>
  <w:comment w:id="161" w:author="Shannon Conheady" w:date="2023-02-27T11:48:00Z" w:initials="SC">
    <w:p w14:paraId="550DBC12" w14:textId="77777777" w:rsidR="000E1F59" w:rsidRDefault="000E1F59">
      <w:pPr>
        <w:pStyle w:val="CommentText"/>
      </w:pPr>
      <w:r>
        <w:rPr>
          <w:rStyle w:val="CommentReference"/>
        </w:rPr>
        <w:annotationRef/>
      </w:r>
      <w:r>
        <w:t xml:space="preserve">Templates should be updated once Program Dates are confirmed for the upcoming year. </w:t>
      </w:r>
    </w:p>
  </w:comment>
  <w:comment w:id="162" w:author="Shannon Conheady" w:date="2023-02-27T11:48:00Z" w:initials="SC">
    <w:p w14:paraId="671C28CA" w14:textId="77777777" w:rsidR="000E1F59" w:rsidRDefault="000E1F59">
      <w:pPr>
        <w:pStyle w:val="CommentText"/>
      </w:pPr>
      <w:r>
        <w:rPr>
          <w:rStyle w:val="CommentReference"/>
        </w:rPr>
        <w:annotationRef/>
      </w:r>
      <w:r>
        <w:t>Any changes needed to the template, contact the Immigration Data Manager</w:t>
      </w:r>
    </w:p>
  </w:comment>
  <w:comment w:id="163" w:author="Shannon Conheady" w:date="2023-02-27T11:49:00Z" w:initials="SC">
    <w:p w14:paraId="2D30EE2F" w14:textId="77777777" w:rsidR="00560FF4" w:rsidRDefault="00560FF4">
      <w:pPr>
        <w:pStyle w:val="CommentText"/>
      </w:pPr>
      <w:r>
        <w:rPr>
          <w:rStyle w:val="CommentReference"/>
        </w:rPr>
        <w:annotationRef/>
      </w:r>
      <w:r>
        <w:t>For Change of Status students- it should be updated to Initial COS pending right?</w:t>
      </w:r>
    </w:p>
  </w:comment>
  <w:comment w:id="164" w:author="Nicole Powers" w:date="2023-10-06T15:51:00Z" w:initials="NP">
    <w:p w14:paraId="1C74B0EF" w14:textId="77777777" w:rsidR="000561BB" w:rsidRDefault="000561BB" w:rsidP="00C026DB">
      <w:pPr>
        <w:pStyle w:val="CommentText"/>
      </w:pPr>
      <w:r>
        <w:rPr>
          <w:rStyle w:val="CommentReference"/>
        </w:rPr>
        <w:annotationRef/>
      </w:r>
      <w:r>
        <w:t>We can add a section on batching with Yui's help too</w:t>
      </w:r>
    </w:p>
  </w:comment>
  <w:comment w:id="167" w:author="Shannon Conheady" w:date="2023-02-27T11:56:00Z" w:initials="SC">
    <w:p w14:paraId="32EDEFD8" w14:textId="77777777" w:rsidR="00ED6A36" w:rsidRDefault="00ED6A36">
      <w:pPr>
        <w:pStyle w:val="CommentText"/>
      </w:pPr>
      <w:r>
        <w:rPr>
          <w:rStyle w:val="CommentReference"/>
        </w:rPr>
        <w:annotationRef/>
      </w:r>
      <w:r>
        <w:t>Add same with IAP</w:t>
      </w:r>
    </w:p>
  </w:comment>
  <w:comment w:id="169" w:author="Shannon Conheady" w:date="2023-02-27T12:25:00Z" w:initials="SC">
    <w:p w14:paraId="06E8BBCD" w14:textId="77777777" w:rsidR="00B65AA4" w:rsidRDefault="00B65AA4">
      <w:pPr>
        <w:pStyle w:val="CommentText"/>
      </w:pPr>
      <w:r>
        <w:rPr>
          <w:rStyle w:val="CommentReference"/>
        </w:rPr>
        <w:annotationRef/>
      </w:r>
      <w:r>
        <w:t>I-901 Sevis fee transfer info?</w:t>
      </w:r>
    </w:p>
  </w:comment>
  <w:comment w:id="170" w:author="Shannon Conheady" w:date="2023-02-27T11:57:00Z" w:initials="SC">
    <w:p w14:paraId="42B8DCE4" w14:textId="1D0E7B88" w:rsidR="00DC09F6" w:rsidRDefault="00DC09F6">
      <w:pPr>
        <w:pStyle w:val="CommentText"/>
      </w:pPr>
      <w:r>
        <w:rPr>
          <w:rStyle w:val="CommentReference"/>
        </w:rPr>
        <w:annotationRef/>
      </w:r>
      <w:r>
        <w:t>Not sure if this is mentioned - we don't accept terminated records</w:t>
      </w:r>
    </w:p>
  </w:comment>
  <w:comment w:id="171" w:author="Shannon Conheady" w:date="2023-02-27T12:02:00Z" w:initials="SC">
    <w:p w14:paraId="793E8258" w14:textId="77777777" w:rsidR="007F57DD" w:rsidRDefault="007F57DD">
      <w:pPr>
        <w:pStyle w:val="CommentText"/>
      </w:pPr>
      <w:r>
        <w:rPr>
          <w:rStyle w:val="CommentReference"/>
        </w:rPr>
        <w:annotationRef/>
      </w:r>
      <w:r>
        <w:t>Should we link to NAFSA manual transfer section for these?</w:t>
      </w:r>
    </w:p>
  </w:comment>
  <w:comment w:id="173" w:author="Shannon Conheady" w:date="2023-02-27T12:05:00Z" w:initials="SC">
    <w:p w14:paraId="3CA9F6E9" w14:textId="77777777" w:rsidR="001632FC" w:rsidRDefault="001632FC">
      <w:pPr>
        <w:pStyle w:val="CommentText"/>
      </w:pPr>
      <w:r>
        <w:rPr>
          <w:rStyle w:val="CommentReference"/>
        </w:rPr>
        <w:annotationRef/>
      </w:r>
      <w:r>
        <w:t>It also asks to choose the financial information as well. Typically, it's the last updated, but be sure to double check you chose the correct funding amount.</w:t>
      </w:r>
    </w:p>
  </w:comment>
  <w:comment w:id="174" w:author="Shannon Conheady" w:date="2023-02-27T12:06:00Z" w:initials="SC">
    <w:p w14:paraId="7D8B76A8" w14:textId="77777777" w:rsidR="0055525A" w:rsidRDefault="0055525A">
      <w:pPr>
        <w:pStyle w:val="CommentText"/>
      </w:pPr>
      <w:r>
        <w:rPr>
          <w:rStyle w:val="CommentReference"/>
        </w:rPr>
        <w:annotationRef/>
      </w:r>
      <w:r>
        <w:t>Typically shorten before creating the new I-20 for COL students. Note on making sure the shorten dates match what the active student team is using for end of semester shortening programs.</w:t>
      </w:r>
    </w:p>
  </w:comment>
  <w:comment w:id="179" w:author="Nicole Powers" w:date="2022-03-16T15:45:00Z" w:initials="NP">
    <w:p w14:paraId="75CF0357" w14:textId="0BAC0EAA" w:rsidR="00D8494A" w:rsidRDefault="00D8494A">
      <w:pPr>
        <w:pStyle w:val="CommentText"/>
      </w:pPr>
      <w:r>
        <w:rPr>
          <w:rStyle w:val="CommentReference"/>
        </w:rPr>
        <w:annotationRef/>
      </w:r>
      <w:r>
        <w:t>At this point, I believe we have just been letting the active program automatically change to "inactive" after we register the initial record</w:t>
      </w:r>
    </w:p>
  </w:comment>
  <w:comment w:id="187" w:author="Shannon Conheady" w:date="2023-02-27T12:15:00Z" w:initials="SC">
    <w:p w14:paraId="163AEDB9" w14:textId="77777777" w:rsidR="00C35564" w:rsidRDefault="00C35564">
      <w:pPr>
        <w:pStyle w:val="CommentText"/>
      </w:pPr>
      <w:r>
        <w:rPr>
          <w:rStyle w:val="CommentReference"/>
        </w:rPr>
        <w:annotationRef/>
      </w:r>
      <w:r>
        <w:t>Situation 3: I-20 program extension note - maybe point them to the immigration manual for notes on extensions?.</w:t>
      </w:r>
    </w:p>
    <w:p w14:paraId="6DBE8468" w14:textId="77777777" w:rsidR="00C35564" w:rsidRDefault="00C35564">
      <w:pPr>
        <w:pStyle w:val="CommentText"/>
      </w:pPr>
    </w:p>
    <w:p w14:paraId="40EA7E72" w14:textId="77777777" w:rsidR="00C35564" w:rsidRDefault="00C35564">
      <w:pPr>
        <w:pStyle w:val="CommentText"/>
      </w:pPr>
      <w:r>
        <w:t>It won't let me comment in the individual boxes but as of now they all get their new I-20s electronically.</w:t>
      </w:r>
    </w:p>
    <w:p w14:paraId="7F01AE35" w14:textId="77777777" w:rsidR="00C35564" w:rsidRDefault="00C35564">
      <w:pPr>
        <w:pStyle w:val="CommentText"/>
      </w:pPr>
    </w:p>
    <w:p w14:paraId="2C1DCFA6" w14:textId="77777777" w:rsidR="00C35564" w:rsidRDefault="00C35564">
      <w:pPr>
        <w:pStyle w:val="CommentText"/>
      </w:pPr>
      <w:r>
        <w:t xml:space="preserve">Also don't all students on COL need to complete Immigration registration? Maybe add a note that we should follow up with them to do it.  </w:t>
      </w:r>
    </w:p>
  </w:comment>
  <w:comment w:id="189" w:author="Shannon Conheady" w:date="2023-02-27T12:18:00Z" w:initials="SC">
    <w:p w14:paraId="455E4C60" w14:textId="77777777" w:rsidR="00666F72" w:rsidRDefault="00666F72">
      <w:pPr>
        <w:pStyle w:val="CommentText"/>
      </w:pPr>
      <w:r>
        <w:rPr>
          <w:rStyle w:val="CommentReference"/>
        </w:rPr>
        <w:annotationRef/>
      </w:r>
      <w:r>
        <w:t>Which coming fall semester? Fall 2023? I think we can just say, sometimes exceptions are made and student may start with the MBA</w:t>
      </w:r>
    </w:p>
  </w:comment>
  <w:comment w:id="190" w:author="Shannon Conheady" w:date="2023-02-27T12:20:00Z" w:initials="SC">
    <w:p w14:paraId="41EA4B5B" w14:textId="77777777" w:rsidR="00E33C42" w:rsidRDefault="00E33C42">
      <w:pPr>
        <w:pStyle w:val="CommentText"/>
      </w:pPr>
      <w:r>
        <w:rPr>
          <w:rStyle w:val="CommentReference"/>
        </w:rPr>
        <w:annotationRef/>
      </w:r>
      <w:r>
        <w:t xml:space="preserve">This might be the place to add information on WSP and ABAU Combined programs and ELTA and ABAU/WSP combined programs. We are also getting an increase in ELTA/LLM combined programs. </w:t>
      </w:r>
    </w:p>
  </w:comment>
  <w:comment w:id="193" w:author="Nicole Powers" w:date="2022-03-16T16:24:00Z" w:initials="NP">
    <w:p w14:paraId="2C66B20F" w14:textId="607588B6" w:rsidR="00A46917" w:rsidRDefault="00A46917">
      <w:pPr>
        <w:pStyle w:val="CommentText"/>
      </w:pPr>
      <w:r>
        <w:rPr>
          <w:rStyle w:val="CommentReference"/>
        </w:rPr>
        <w:annotationRef/>
      </w:r>
      <w:r>
        <w:t>We don't need a PIIRF from admissions?</w:t>
      </w:r>
    </w:p>
  </w:comment>
  <w:comment w:id="194" w:author="Shannon Conheady" w:date="2023-02-27T12:24:00Z" w:initials="SC">
    <w:p w14:paraId="30FFDC8A" w14:textId="77777777" w:rsidR="004529BF" w:rsidRDefault="004529BF">
      <w:pPr>
        <w:pStyle w:val="CommentText"/>
      </w:pPr>
      <w:r>
        <w:rPr>
          <w:rStyle w:val="CommentReference"/>
        </w:rPr>
        <w:annotationRef/>
      </w:r>
      <w:r>
        <w:t>Should we add a section about Request I-20 creation? Since those will be initial students?</w:t>
      </w:r>
    </w:p>
  </w:comment>
  <w:comment w:id="195" w:author="Shannon Conheady" w:date="2023-02-27T12:28:00Z" w:initials="SC">
    <w:p w14:paraId="3E346378" w14:textId="77777777" w:rsidR="00084DD2" w:rsidRDefault="00084DD2">
      <w:pPr>
        <w:pStyle w:val="CommentText"/>
      </w:pPr>
      <w:r>
        <w:rPr>
          <w:rStyle w:val="CommentReference"/>
        </w:rPr>
        <w:annotationRef/>
      </w:r>
      <w:r>
        <w:t xml:space="preserve">Shouldn't the student decide this before we create the I-20? That way we either create initial or COS I-20? </w:t>
      </w:r>
    </w:p>
  </w:comment>
  <w:comment w:id="196" w:author="Shannon Conheady" w:date="2023-02-27T12:30:00Z" w:initials="SC">
    <w:p w14:paraId="1016E12C" w14:textId="77777777" w:rsidR="008A1AC9" w:rsidRDefault="008A1AC9">
      <w:pPr>
        <w:pStyle w:val="CommentText"/>
      </w:pPr>
      <w:r>
        <w:rPr>
          <w:rStyle w:val="CommentReference"/>
        </w:rPr>
        <w:annotationRef/>
      </w:r>
      <w:r>
        <w:t xml:space="preserve">Must send proof COS was approved once it is approved. </w:t>
      </w:r>
    </w:p>
  </w:comment>
  <w:comment w:id="199" w:author="Shannon Conheady" w:date="2023-02-27T12:31:00Z" w:initials="SC">
    <w:p w14:paraId="532026D4" w14:textId="77777777" w:rsidR="008A7968" w:rsidRDefault="008A7968">
      <w:pPr>
        <w:pStyle w:val="CommentText"/>
      </w:pPr>
      <w:r>
        <w:rPr>
          <w:rStyle w:val="CommentReference"/>
        </w:rPr>
        <w:annotationRef/>
      </w:r>
      <w:r>
        <w:t xml:space="preserve">Is it is the current semester, do not take action. </w:t>
      </w:r>
    </w:p>
  </w:comment>
  <w:comment w:id="203" w:author="Shannon Conheady" w:date="2023-02-27T12:35:00Z" w:initials="SC">
    <w:p w14:paraId="5572A704" w14:textId="77777777" w:rsidR="009F1827" w:rsidRDefault="009F1827">
      <w:pPr>
        <w:pStyle w:val="CommentText"/>
      </w:pPr>
      <w:r>
        <w:rPr>
          <w:rStyle w:val="CommentReference"/>
        </w:rPr>
        <w:annotationRef/>
      </w:r>
      <w:r>
        <w:t>This seems like a different section - should it have a title of Temporary Leave and a note to check the immigration manual for more information on implications?</w:t>
      </w:r>
    </w:p>
  </w:comment>
  <w:comment w:id="204" w:author="Shannon Conheady" w:date="2023-02-27T12:33:00Z" w:initials="SC">
    <w:p w14:paraId="24FF2255" w14:textId="5888622D" w:rsidR="00B95CC2" w:rsidRDefault="00B95CC2">
      <w:pPr>
        <w:pStyle w:val="CommentText"/>
      </w:pPr>
      <w:r>
        <w:rPr>
          <w:rStyle w:val="CommentReference"/>
        </w:rPr>
        <w:annotationRef/>
      </w:r>
      <w:r>
        <w:t xml:space="preserve">I think we should maybe use the flow charts available in Microsoft word for these - the arrows on this one are a little confusing. </w:t>
      </w:r>
    </w:p>
  </w:comment>
  <w:comment w:id="207" w:author="Shannon Conheady" w:date="2023-02-27T12:40:00Z" w:initials="SC">
    <w:p w14:paraId="3043812E" w14:textId="77777777" w:rsidR="00777EA1" w:rsidRDefault="00777EA1">
      <w:pPr>
        <w:pStyle w:val="CommentText"/>
      </w:pPr>
      <w:r>
        <w:rPr>
          <w:rStyle w:val="CommentReference"/>
        </w:rPr>
        <w:annotationRef/>
      </w:r>
      <w:r>
        <w:t>Combine these two as they repeat. Also add note that Advisor should enter the email in the file for the student's Sunapsis record</w:t>
      </w:r>
    </w:p>
  </w:comment>
  <w:comment w:id="208" w:author="Shannon Conheady" w:date="2023-02-27T12:40:00Z" w:initials="SC">
    <w:p w14:paraId="1C49D795" w14:textId="77777777" w:rsidR="0036408A" w:rsidRDefault="0036408A">
      <w:pPr>
        <w:pStyle w:val="CommentText"/>
      </w:pPr>
      <w:r>
        <w:rPr>
          <w:rStyle w:val="CommentReference"/>
        </w:rPr>
        <w:annotationRef/>
      </w:r>
      <w:r>
        <w:t>Maybe change this to next semester v two semesters?</w:t>
      </w:r>
    </w:p>
  </w:comment>
  <w:comment w:id="209" w:author="Shannon Conheady" w:date="2023-02-27T12:41:00Z" w:initials="SC">
    <w:p w14:paraId="0611BEAB" w14:textId="77777777" w:rsidR="0036408A" w:rsidRDefault="0036408A">
      <w:pPr>
        <w:pStyle w:val="CommentText"/>
      </w:pPr>
      <w:r>
        <w:rPr>
          <w:rStyle w:val="CommentReference"/>
        </w:rPr>
        <w:annotationRef/>
      </w:r>
      <w:r>
        <w:t>Only for those that are cancelled; not for the one semester deferrals</w:t>
      </w:r>
    </w:p>
  </w:comment>
  <w:comment w:id="210" w:author="Shannon Conheady" w:date="2023-02-27T12:41:00Z" w:initials="SC">
    <w:p w14:paraId="77FC4446" w14:textId="77777777" w:rsidR="002109F1" w:rsidRDefault="002109F1">
      <w:pPr>
        <w:pStyle w:val="CommentText"/>
      </w:pPr>
      <w:r>
        <w:rPr>
          <w:rStyle w:val="CommentReference"/>
        </w:rPr>
        <w:annotationRef/>
      </w:r>
      <w:r>
        <w:t>I'm a bit confused by what this bullet is referring to.</w:t>
      </w:r>
    </w:p>
  </w:comment>
  <w:comment w:id="211" w:author="Shannon Conheady" w:date="2023-02-27T12:42:00Z" w:initials="SC">
    <w:p w14:paraId="4C69F8CE" w14:textId="77777777" w:rsidR="005B3988" w:rsidRDefault="005B3988">
      <w:pPr>
        <w:pStyle w:val="CommentText"/>
      </w:pPr>
      <w:r>
        <w:rPr>
          <w:rStyle w:val="CommentReference"/>
        </w:rPr>
        <w:annotationRef/>
      </w:r>
      <w:r>
        <w:t>ISSS updates start dates for one semester deferrals and emails the student that their deferred I-20 is ready for download</w:t>
      </w:r>
    </w:p>
    <w:p w14:paraId="472C476F" w14:textId="77777777" w:rsidR="005B3988" w:rsidRDefault="005B3988">
      <w:pPr>
        <w:pStyle w:val="CommentText"/>
      </w:pPr>
      <w:r>
        <w:t>Advisor should also update the checklist task to indicate deferral to future semester</w:t>
      </w:r>
    </w:p>
  </w:comment>
  <w:comment w:id="212" w:author="Shannon Conheady" w:date="2023-02-27T12:43:00Z" w:initials="SC">
    <w:p w14:paraId="7B594127" w14:textId="77777777" w:rsidR="005B3988" w:rsidRDefault="005B3988">
      <w:pPr>
        <w:pStyle w:val="CommentText"/>
      </w:pPr>
      <w:r>
        <w:rPr>
          <w:rStyle w:val="CommentReference"/>
        </w:rPr>
        <w:annotationRef/>
      </w:r>
      <w:r>
        <w:t xml:space="preserve">This section makes more sense than the previous one - can we just combine them and list exceptions to the basic notes in this section? Also think we should add an example of a KSB deferral/withdrawal notice </w:t>
      </w:r>
    </w:p>
  </w:comment>
  <w:comment w:id="213" w:author="Shannon Conheady" w:date="2023-02-27T12:44:00Z" w:initials="SC">
    <w:p w14:paraId="45F3B22B" w14:textId="77777777" w:rsidR="002E0711" w:rsidRDefault="002E0711">
      <w:pPr>
        <w:pStyle w:val="CommentText"/>
      </w:pPr>
      <w:r>
        <w:rPr>
          <w:rStyle w:val="CommentReference"/>
        </w:rPr>
        <w:annotationRef/>
      </w:r>
      <w:r>
        <w:t>Who does this?</w:t>
      </w:r>
    </w:p>
  </w:comment>
  <w:comment w:id="215" w:author="Shannon Conheady" w:date="2023-02-27T12:46:00Z" w:initials="SC">
    <w:p w14:paraId="0DD0965D" w14:textId="77777777" w:rsidR="002834FB" w:rsidRDefault="002834FB">
      <w:pPr>
        <w:pStyle w:val="CommentText"/>
      </w:pPr>
      <w:r>
        <w:rPr>
          <w:rStyle w:val="CommentReference"/>
        </w:rPr>
        <w:annotationRef/>
      </w:r>
      <w:r>
        <w:t>This sentence is wordy. ….Initial students can enter the U.S. with their immigration document on or 30 days before their program start date listed on their document. These dates are based on the AU Academic calendar. Students cannot enter after the start date on their immigration document</w:t>
      </w:r>
    </w:p>
  </w:comment>
  <w:comment w:id="216" w:author="Shannon Conheady" w:date="2023-02-27T12:47:00Z" w:initials="SC">
    <w:p w14:paraId="6B16A261" w14:textId="77777777" w:rsidR="00277ADB" w:rsidRDefault="00277ADB">
      <w:pPr>
        <w:pStyle w:val="CommentText"/>
      </w:pPr>
      <w:r>
        <w:rPr>
          <w:rStyle w:val="CommentReference"/>
        </w:rPr>
        <w:annotationRef/>
      </w:r>
      <w:r>
        <w:t xml:space="preserve">Just say add/drop. But we can register them up to 30 days post arrival. </w:t>
      </w:r>
    </w:p>
  </w:comment>
  <w:comment w:id="217" w:author="Shannon Conheady" w:date="2023-02-27T12:48:00Z" w:initials="SC">
    <w:p w14:paraId="0EF3D354" w14:textId="77777777" w:rsidR="00587101" w:rsidRDefault="00587101">
      <w:pPr>
        <w:pStyle w:val="CommentText"/>
      </w:pPr>
      <w:r>
        <w:rPr>
          <w:rStyle w:val="CommentReference"/>
        </w:rPr>
        <w:annotationRef/>
      </w:r>
      <w:r>
        <w:t xml:space="preserve">Since this is about late arrivals, I think this language can be deleted. Just say ISSS cut-off for late arrivals is the end of the add/drop period. </w:t>
      </w:r>
    </w:p>
  </w:comment>
  <w:comment w:id="218" w:author="Shannon Conheady" w:date="2023-02-27T12:48:00Z" w:initials="SC">
    <w:p w14:paraId="14B3C129" w14:textId="77777777" w:rsidR="00587101" w:rsidRDefault="00587101">
      <w:pPr>
        <w:pStyle w:val="CommentText"/>
      </w:pPr>
      <w:r>
        <w:rPr>
          <w:rStyle w:val="CommentReference"/>
        </w:rPr>
        <w:annotationRef/>
      </w:r>
      <w:r>
        <w:t>Policy is that</w:t>
      </w:r>
    </w:p>
  </w:comment>
  <w:comment w:id="219" w:author="Shannon Conheady" w:date="2023-02-27T12:49:00Z" w:initials="SC">
    <w:p w14:paraId="71E8891E" w14:textId="77777777" w:rsidR="00464E53" w:rsidRDefault="00464E53">
      <w:pPr>
        <w:pStyle w:val="CommentText"/>
      </w:pPr>
      <w:r>
        <w:rPr>
          <w:rStyle w:val="CommentReference"/>
        </w:rPr>
        <w:annotationRef/>
      </w:r>
      <w:r>
        <w:t>Also admitting units may be the ones that approve late arrivals instead of AA</w:t>
      </w:r>
    </w:p>
  </w:comment>
  <w:comment w:id="220" w:author="Shannon Conheady" w:date="2023-02-27T12:49:00Z" w:initials="SC">
    <w:p w14:paraId="568B5EF9" w14:textId="77777777" w:rsidR="006A55FC" w:rsidRDefault="006A55FC">
      <w:pPr>
        <w:pStyle w:val="CommentText"/>
      </w:pPr>
      <w:r>
        <w:rPr>
          <w:rStyle w:val="CommentReference"/>
        </w:rPr>
        <w:annotationRef/>
      </w:r>
      <w:r>
        <w:t>Admitting units?</w:t>
      </w:r>
    </w:p>
  </w:comment>
  <w:comment w:id="221" w:author="Shannon Conheady" w:date="2023-02-27T12:50:00Z" w:initials="SC">
    <w:p w14:paraId="036841B9" w14:textId="77777777" w:rsidR="006A55FC" w:rsidRDefault="006A55FC">
      <w:pPr>
        <w:pStyle w:val="CommentText"/>
      </w:pPr>
      <w:r>
        <w:rPr>
          <w:rStyle w:val="CommentReference"/>
        </w:rPr>
        <w:annotationRef/>
      </w:r>
      <w:r>
        <w:t>Should add a note about DS-2019 late arrivals</w:t>
      </w:r>
      <w:r>
        <w:br/>
      </w:r>
      <w:r>
        <w:br/>
        <w:t>- check with the program; manage initial dates; print sign and mail DS-2019</w:t>
      </w:r>
    </w:p>
  </w:comment>
  <w:comment w:id="222" w:author="Shannon Conheady" w:date="2023-02-27T12:50:00Z" w:initials="SC">
    <w:p w14:paraId="18AA975C" w14:textId="77777777" w:rsidR="007F2F09" w:rsidRDefault="007F2F09">
      <w:pPr>
        <w:pStyle w:val="CommentText"/>
      </w:pPr>
      <w:r>
        <w:rPr>
          <w:rStyle w:val="CommentReference"/>
        </w:rPr>
        <w:annotationRef/>
      </w:r>
      <w:r>
        <w:t>In person classes? Instead of physically since that's implied?</w:t>
      </w:r>
    </w:p>
  </w:comment>
  <w:comment w:id="223" w:author="Shannon Conheady" w:date="2023-02-27T12:51:00Z" w:initials="SC">
    <w:p w14:paraId="5C676B51" w14:textId="77777777" w:rsidR="00471881" w:rsidRDefault="001F74EB">
      <w:pPr>
        <w:pStyle w:val="CommentText"/>
      </w:pPr>
      <w:r>
        <w:rPr>
          <w:rStyle w:val="CommentReference"/>
        </w:rPr>
        <w:annotationRef/>
      </w:r>
      <w:r w:rsidR="00471881">
        <w:t xml:space="preserve">I feel like a majority of the late arrivals are due to visa issues, but advisor should recommend student work with AA and professors to have a plan for any work missed during the late arrival period. </w:t>
      </w:r>
    </w:p>
  </w:comment>
  <w:comment w:id="224" w:author="Shannon Conheady" w:date="2023-02-27T12:53:00Z" w:initials="SC">
    <w:p w14:paraId="1BCCBF30" w14:textId="5AD2C751" w:rsidR="00C95E32" w:rsidRDefault="00C95E32">
      <w:pPr>
        <w:pStyle w:val="CommentText"/>
      </w:pPr>
      <w:r>
        <w:rPr>
          <w:rStyle w:val="CommentReference"/>
        </w:rPr>
        <w:annotationRef/>
      </w:r>
      <w:r>
        <w:t>This contradicts the previous section. Should say missing two or more classes can cause academic issues or later dismissal which can result in a loss of good academic standing, impacting the student's immigration status. Therefore we do not update beyond the add drop for late arrivals</w:t>
      </w:r>
    </w:p>
  </w:comment>
  <w:comment w:id="227" w:author="Shannon Conheady" w:date="2023-02-27T12:57:00Z" w:initials="SC">
    <w:p w14:paraId="60B256CA" w14:textId="77777777" w:rsidR="0058682F" w:rsidRDefault="0058682F">
      <w:pPr>
        <w:pStyle w:val="CommentText"/>
      </w:pPr>
      <w:r>
        <w:rPr>
          <w:rStyle w:val="CommentReference"/>
        </w:rPr>
        <w:annotationRef/>
      </w:r>
      <w:r>
        <w:t>Some of these steps are old to what we did pre-pandemic - we don't need a new PIIRF for deferrals if one semester</w:t>
      </w:r>
    </w:p>
  </w:comment>
  <w:comment w:id="228" w:author="Shannon Conheady" w:date="2023-02-27T12:57:00Z" w:initials="SC">
    <w:p w14:paraId="58312739" w14:textId="77777777" w:rsidR="00973A00" w:rsidRDefault="00973A00">
      <w:pPr>
        <w:pStyle w:val="CommentText"/>
      </w:pPr>
      <w:r>
        <w:rPr>
          <w:rStyle w:val="CommentReference"/>
        </w:rPr>
        <w:annotationRef/>
      </w:r>
      <w:r>
        <w:t>The second box under DEFERRAL needs to be updated- I'm not sure what system they are referring to but should just be update program dates in SEVIS</w:t>
      </w:r>
    </w:p>
  </w:comment>
  <w:comment w:id="230" w:author="Shannon Conheady" w:date="2023-02-27T12:59:00Z" w:initials="SC">
    <w:p w14:paraId="1197D9E8" w14:textId="77777777" w:rsidR="00DD1285" w:rsidRDefault="001629CA">
      <w:pPr>
        <w:pStyle w:val="CommentText"/>
      </w:pPr>
      <w:r>
        <w:rPr>
          <w:rStyle w:val="CommentReference"/>
        </w:rPr>
        <w:annotationRef/>
      </w:r>
      <w:r w:rsidR="00DD1285">
        <w:t xml:space="preserve">Language should be updated in this flow chart to match new processes. Ie -&gt;clearance? </w:t>
      </w:r>
    </w:p>
  </w:comment>
  <w:comment w:id="231" w:author="Shannon Conheady" w:date="2023-02-27T12:59:00Z" w:initials="SC">
    <w:p w14:paraId="035A2C97" w14:textId="56287A95" w:rsidR="001629CA" w:rsidRDefault="001629CA">
      <w:pPr>
        <w:pStyle w:val="CommentText"/>
      </w:pPr>
      <w:r>
        <w:rPr>
          <w:rStyle w:val="CommentReference"/>
        </w:rPr>
        <w:annotationRef/>
      </w:r>
      <w:r>
        <w:t>Deferral for transfer students</w:t>
      </w:r>
    </w:p>
  </w:comment>
  <w:comment w:id="234" w:author="Shannon Conheady" w:date="2023-02-27T13:06:00Z" w:initials="SC">
    <w:p w14:paraId="6F3D0134" w14:textId="77777777" w:rsidR="005C760A" w:rsidRDefault="005C760A">
      <w:pPr>
        <w:pStyle w:val="CommentText"/>
      </w:pPr>
      <w:r>
        <w:rPr>
          <w:rStyle w:val="CommentReference"/>
        </w:rPr>
        <w:annotationRef/>
      </w:r>
      <w:r>
        <w:t>update</w:t>
      </w:r>
    </w:p>
  </w:comment>
  <w:comment w:id="235" w:author="Shannon Conheady" w:date="2023-02-27T13:07:00Z" w:initials="SC">
    <w:p w14:paraId="64737040" w14:textId="77777777" w:rsidR="00FA215B" w:rsidRDefault="00FA215B">
      <w:pPr>
        <w:pStyle w:val="CommentText"/>
      </w:pPr>
      <w:r>
        <w:rPr>
          <w:rStyle w:val="CommentReference"/>
        </w:rPr>
        <w:annotationRef/>
      </w:r>
      <w:r>
        <w:t>Update</w:t>
      </w:r>
    </w:p>
  </w:comment>
  <w:comment w:id="236" w:author="Shannon Conheady" w:date="2023-02-27T13:07:00Z" w:initials="SC">
    <w:p w14:paraId="6F0076CA" w14:textId="77777777" w:rsidR="002011C8" w:rsidRDefault="002011C8">
      <w:pPr>
        <w:pStyle w:val="CommentText"/>
      </w:pPr>
      <w:r>
        <w:rPr>
          <w:rStyle w:val="CommentReference"/>
        </w:rPr>
        <w:annotationRef/>
      </w:r>
      <w:r>
        <w:t>Update</w:t>
      </w:r>
    </w:p>
  </w:comment>
  <w:comment w:id="237" w:author="Shannon Conheady" w:date="2023-02-27T13:07:00Z" w:initials="SC">
    <w:p w14:paraId="3D9BD2F3" w14:textId="77777777" w:rsidR="002011C8" w:rsidRDefault="002011C8">
      <w:pPr>
        <w:pStyle w:val="CommentText"/>
      </w:pPr>
      <w:r>
        <w:rPr>
          <w:rStyle w:val="CommentReference"/>
        </w:rPr>
        <w:annotationRef/>
      </w:r>
      <w:r>
        <w:t>Update</w:t>
      </w:r>
    </w:p>
  </w:comment>
  <w:comment w:id="240" w:author="Shannon Conheady" w:date="2023-02-27T13:08:00Z" w:initials="SC">
    <w:p w14:paraId="1D4C90BD" w14:textId="77777777" w:rsidR="00373B38" w:rsidRDefault="00373B38">
      <w:pPr>
        <w:pStyle w:val="CommentText"/>
      </w:pPr>
      <w:r>
        <w:rPr>
          <w:rStyle w:val="CommentReference"/>
        </w:rPr>
        <w:annotationRef/>
      </w:r>
      <w:r>
        <w:t>Link does not exist</w:t>
      </w:r>
    </w:p>
  </w:comment>
  <w:comment w:id="241" w:author="Shannon Conheady" w:date="2023-02-27T13:08:00Z" w:initials="SC">
    <w:p w14:paraId="59510415" w14:textId="77777777" w:rsidR="00D60873" w:rsidRDefault="00D60873">
      <w:pPr>
        <w:pStyle w:val="CommentText"/>
      </w:pPr>
      <w:r>
        <w:rPr>
          <w:rStyle w:val="CommentReference"/>
        </w:rPr>
        <w:annotationRef/>
      </w:r>
      <w:r>
        <w:t>Colleague FPER</w:t>
      </w:r>
    </w:p>
  </w:comment>
  <w:comment w:id="242" w:author="Shannon Conheady" w:date="2023-02-27T13:09:00Z" w:initials="SC">
    <w:p w14:paraId="3177A11C" w14:textId="77777777" w:rsidR="00A107C8" w:rsidRDefault="00A107C8">
      <w:pPr>
        <w:pStyle w:val="CommentText"/>
      </w:pPr>
      <w:r>
        <w:rPr>
          <w:rStyle w:val="CommentReference"/>
        </w:rPr>
        <w:annotationRef/>
      </w:r>
      <w:r>
        <w:t>Colleague</w:t>
      </w:r>
    </w:p>
  </w:comment>
  <w:comment w:id="243" w:author="Shannon Conheady" w:date="2023-02-27T13:09:00Z" w:initials="SC">
    <w:p w14:paraId="23A645C6" w14:textId="77777777" w:rsidR="004C046E" w:rsidRDefault="004C046E">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62A95D" w15:done="0"/>
  <w15:commentEx w15:paraId="3255D576" w15:done="1"/>
  <w15:commentEx w15:paraId="3115A6C4" w15:done="1"/>
  <w15:commentEx w15:paraId="4B116997" w15:done="1"/>
  <w15:commentEx w15:paraId="3CFF4A5B" w15:done="1"/>
  <w15:commentEx w15:paraId="2D02A6D2" w15:done="1"/>
  <w15:commentEx w15:paraId="22D6306E" w15:done="1"/>
  <w15:commentEx w15:paraId="49D3B4F7" w15:done="1"/>
  <w15:commentEx w15:paraId="59A5F8E1" w15:done="0"/>
  <w15:commentEx w15:paraId="4F49C2C1" w15:done="0"/>
  <w15:commentEx w15:paraId="4003C57E" w15:done="1"/>
  <w15:commentEx w15:paraId="412C847A" w15:done="0"/>
  <w15:commentEx w15:paraId="572078BC" w15:done="1"/>
  <w15:commentEx w15:paraId="3E0FA578" w15:done="0"/>
  <w15:commentEx w15:paraId="21EE7990" w15:done="1"/>
  <w15:commentEx w15:paraId="182F868A" w15:done="1"/>
  <w15:commentEx w15:paraId="3E1E26FC" w15:done="1"/>
  <w15:commentEx w15:paraId="7779EA06" w15:done="1"/>
  <w15:commentEx w15:paraId="7B966176" w15:done="0"/>
  <w15:commentEx w15:paraId="6FA2E880" w15:done="1"/>
  <w15:commentEx w15:paraId="10C9CA6B" w15:done="1"/>
  <w15:commentEx w15:paraId="3B0A544A" w15:done="1"/>
  <w15:commentEx w15:paraId="52023BF8" w15:done="1"/>
  <w15:commentEx w15:paraId="5B4FFD76" w15:done="1"/>
  <w15:commentEx w15:paraId="4B38E633" w15:done="1"/>
  <w15:commentEx w15:paraId="4F2F1572" w15:done="1"/>
  <w15:commentEx w15:paraId="3B893F0B" w15:done="1"/>
  <w15:commentEx w15:paraId="3ED7DB1D" w15:done="1"/>
  <w15:commentEx w15:paraId="0926BAAB" w15:done="1"/>
  <w15:commentEx w15:paraId="25D508C6" w15:done="1"/>
  <w15:commentEx w15:paraId="558BEEE5" w15:done="1"/>
  <w15:commentEx w15:paraId="5D34E097" w15:done="1"/>
  <w15:commentEx w15:paraId="1670FEE4" w15:done="1"/>
  <w15:commentEx w15:paraId="07EF3A90" w15:paraIdParent="1670FEE4" w15:done="1"/>
  <w15:commentEx w15:paraId="06255B2F" w15:done="1"/>
  <w15:commentEx w15:paraId="35FAD80D" w15:done="1"/>
  <w15:commentEx w15:paraId="29BD2C6F" w15:done="1"/>
  <w15:commentEx w15:paraId="756AD3F1" w15:done="1"/>
  <w15:commentEx w15:paraId="550DBC12" w15:done="1"/>
  <w15:commentEx w15:paraId="671C28CA" w15:paraIdParent="550DBC12" w15:done="1"/>
  <w15:commentEx w15:paraId="2D30EE2F" w15:done="1"/>
  <w15:commentEx w15:paraId="1C74B0EF" w15:done="0"/>
  <w15:commentEx w15:paraId="32EDEFD8" w15:done="1"/>
  <w15:commentEx w15:paraId="06E8BBCD" w15:done="0"/>
  <w15:commentEx w15:paraId="42B8DCE4" w15:done="1"/>
  <w15:commentEx w15:paraId="793E8258" w15:done="1"/>
  <w15:commentEx w15:paraId="3CA9F6E9" w15:done="0"/>
  <w15:commentEx w15:paraId="7D8B76A8" w15:done="0"/>
  <w15:commentEx w15:paraId="75CF0357" w15:done="1"/>
  <w15:commentEx w15:paraId="2C1DCFA6" w15:done="0"/>
  <w15:commentEx w15:paraId="455E4C60" w15:done="0"/>
  <w15:commentEx w15:paraId="41EA4B5B" w15:done="0"/>
  <w15:commentEx w15:paraId="2C66B20F" w15:done="1"/>
  <w15:commentEx w15:paraId="30FFDC8A" w15:done="0"/>
  <w15:commentEx w15:paraId="3E346378" w15:done="0"/>
  <w15:commentEx w15:paraId="1016E12C" w15:done="0"/>
  <w15:commentEx w15:paraId="532026D4" w15:done="0"/>
  <w15:commentEx w15:paraId="5572A704" w15:done="0"/>
  <w15:commentEx w15:paraId="24FF2255" w15:done="0"/>
  <w15:commentEx w15:paraId="3043812E" w15:done="0"/>
  <w15:commentEx w15:paraId="1C49D795" w15:done="0"/>
  <w15:commentEx w15:paraId="0611BEAB" w15:done="0"/>
  <w15:commentEx w15:paraId="77FC4446" w15:done="0"/>
  <w15:commentEx w15:paraId="472C476F" w15:done="0"/>
  <w15:commentEx w15:paraId="7B594127" w15:done="0"/>
  <w15:commentEx w15:paraId="45F3B22B" w15:done="0"/>
  <w15:commentEx w15:paraId="0DD0965D" w15:done="0"/>
  <w15:commentEx w15:paraId="6B16A261" w15:done="0"/>
  <w15:commentEx w15:paraId="0EF3D354" w15:paraIdParent="6B16A261" w15:done="0"/>
  <w15:commentEx w15:paraId="14B3C129" w15:done="0"/>
  <w15:commentEx w15:paraId="71E8891E" w15:done="0"/>
  <w15:commentEx w15:paraId="568B5EF9" w15:done="0"/>
  <w15:commentEx w15:paraId="036841B9" w15:done="0"/>
  <w15:commentEx w15:paraId="18AA975C" w15:done="0"/>
  <w15:commentEx w15:paraId="5C676B51" w15:done="0"/>
  <w15:commentEx w15:paraId="1BCCBF30" w15:done="0"/>
  <w15:commentEx w15:paraId="60B256CA" w15:done="0"/>
  <w15:commentEx w15:paraId="58312739" w15:paraIdParent="60B256CA" w15:done="0"/>
  <w15:commentEx w15:paraId="1197D9E8" w15:done="0"/>
  <w15:commentEx w15:paraId="035A2C97" w15:paraIdParent="1197D9E8" w15:done="0"/>
  <w15:commentEx w15:paraId="6F3D0134" w15:done="0"/>
  <w15:commentEx w15:paraId="64737040" w15:done="0"/>
  <w15:commentEx w15:paraId="6F0076CA" w15:done="0"/>
  <w15:commentEx w15:paraId="3D9BD2F3" w15:done="0"/>
  <w15:commentEx w15:paraId="1D4C90BD" w15:done="0"/>
  <w15:commentEx w15:paraId="59510415" w15:done="0"/>
  <w15:commentEx w15:paraId="3177A11C" w15:done="0"/>
  <w15:commentEx w15:paraId="23A645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84B3AC" w16cex:dateUtc="2023-02-01T14:47:00Z"/>
  <w16cex:commentExtensible w16cex:durableId="27A34673" w16cex:dateUtc="2023-02-24T19:21:00Z"/>
  <w16cex:commentExtensible w16cex:durableId="27A349D3" w16cex:dateUtc="2023-02-24T19:36:00Z"/>
  <w16cex:commentExtensible w16cex:durableId="27A34E3A" w16cex:dateUtc="2023-02-24T19:54:00Z"/>
  <w16cex:commentExtensible w16cex:durableId="27A34E85" w16cex:dateUtc="2023-02-24T19:56:00Z"/>
  <w16cex:commentExtensible w16cex:durableId="27A353E9" w16cex:dateUtc="2023-02-24T20:19:00Z"/>
  <w16cex:commentExtensible w16cex:durableId="27A35541" w16cex:dateUtc="2023-02-24T20:24:00Z"/>
  <w16cex:commentExtensible w16cex:durableId="27A35851" w16cex:dateUtc="2023-02-24T20:37:00Z"/>
  <w16cex:commentExtensible w16cex:durableId="27839BCB" w16cex:dateUtc="2023-01-31T18:53:00Z"/>
  <w16cex:commentExtensible w16cex:durableId="27839BD3" w16cex:dateUtc="2023-01-31T18:53:00Z"/>
  <w16cex:commentExtensible w16cex:durableId="26F145F5" w16cex:dateUtc="2022-10-12T17:56:00Z"/>
  <w16cex:commentExtensible w16cex:durableId="27A35BA0" w16cex:dateUtc="2023-02-24T20:52:00Z"/>
  <w16cex:commentExtensible w16cex:durableId="27A35B6B" w16cex:dateUtc="2023-02-24T20:51:00Z"/>
  <w16cex:commentExtensible w16cex:durableId="27A35BE6" w16cex:dateUtc="2023-02-24T20:53:00Z"/>
  <w16cex:commentExtensible w16cex:durableId="27A35CAD" w16cex:dateUtc="2023-02-24T20:56:00Z"/>
  <w16cex:commentExtensible w16cex:durableId="27A35CBC" w16cex:dateUtc="2023-02-24T20:56:00Z"/>
  <w16cex:commentExtensible w16cex:durableId="27A9DF67" w16cex:dateUtc="2023-03-01T19:27:00Z"/>
  <w16cex:commentExtensible w16cex:durableId="27A35E75" w16cex:dateUtc="2023-02-24T21:04:00Z"/>
  <w16cex:commentExtensible w16cex:durableId="68459EC7" w16cex:dateUtc="2023-10-06T17:48:00Z"/>
  <w16cex:commentExtensible w16cex:durableId="27A363EB" w16cex:dateUtc="2023-02-24T21:27:00Z"/>
  <w16cex:commentExtensible w16cex:durableId="27A6FEB7" w16cex:dateUtc="2023-02-27T15:04:00Z"/>
  <w16cex:commentExtensible w16cex:durableId="27A6FF8D" w16cex:dateUtc="2023-02-27T15:08:00Z"/>
  <w16cex:commentExtensible w16cex:durableId="27A701BD" w16cex:dateUtc="2023-02-27T15:17:00Z"/>
  <w16cex:commentExtensible w16cex:durableId="27A703AE" w16cex:dateUtc="2023-02-27T15:25:00Z"/>
  <w16cex:commentExtensible w16cex:durableId="27A706A4" w16cex:dateUtc="2023-02-27T15:38:00Z"/>
  <w16cex:commentExtensible w16cex:durableId="27A706D1" w16cex:dateUtc="2023-02-27T15:39:00Z"/>
  <w16cex:commentExtensible w16cex:durableId="27A707DB" w16cex:dateUtc="2023-02-27T15:43:00Z"/>
  <w16cex:commentExtensible w16cex:durableId="27A70867" w16cex:dateUtc="2023-02-27T15:45:00Z"/>
  <w16cex:commentExtensible w16cex:durableId="27A7089E" w16cex:dateUtc="2023-02-27T15:46:00Z"/>
  <w16cex:commentExtensible w16cex:durableId="27A70928" w16cex:dateUtc="2023-02-27T15:49:00Z"/>
  <w16cex:commentExtensible w16cex:durableId="27A7097C" w16cex:dateUtc="2023-02-27T15:50:00Z"/>
  <w16cex:commentExtensible w16cex:durableId="27A7149E" w16cex:dateUtc="2023-02-27T16:38:00Z"/>
  <w16cex:commentExtensible w16cex:durableId="26FCF787" w16cex:dateUtc="2022-10-21T14:45:00Z"/>
  <w16cex:commentExtensible w16cex:durableId="26FCF786" w16cex:dateUtc="2022-10-21T14:48:00Z"/>
  <w16cex:commentExtensible w16cex:durableId="27A70A9C" w16cex:dateUtc="2023-02-27T15:55:00Z"/>
  <w16cex:commentExtensible w16cex:durableId="27A7159C" w16cex:dateUtc="2023-02-27T16:42:00Z"/>
  <w16cex:commentExtensible w16cex:durableId="27A716C0" w16cex:dateUtc="2023-02-27T16:47:00Z"/>
  <w16cex:commentExtensible w16cex:durableId="27A7167B" w16cex:dateUtc="2023-02-27T16:46:00Z"/>
  <w16cex:commentExtensible w16cex:durableId="27A71701" w16cex:dateUtc="2023-02-27T16:48:00Z"/>
  <w16cex:commentExtensible w16cex:durableId="27A71710" w16cex:dateUtc="2023-02-27T16:48:00Z"/>
  <w16cex:commentExtensible w16cex:durableId="27A71737" w16cex:dateUtc="2023-02-27T16:49:00Z"/>
  <w16cex:commentExtensible w16cex:durableId="4F03D415" w16cex:dateUtc="2023-10-06T19:51:00Z"/>
  <w16cex:commentExtensible w16cex:durableId="27A718E1" w16cex:dateUtc="2023-02-27T16:56:00Z"/>
  <w16cex:commentExtensible w16cex:durableId="27A71FC6" w16cex:dateUtc="2023-02-27T17:25:00Z"/>
  <w16cex:commentExtensible w16cex:durableId="27A71918" w16cex:dateUtc="2023-02-27T16:57:00Z"/>
  <w16cex:commentExtensible w16cex:durableId="27A71A50" w16cex:dateUtc="2023-02-27T17:02:00Z"/>
  <w16cex:commentExtensible w16cex:durableId="27A71B01" w16cex:dateUtc="2023-02-27T17:05:00Z"/>
  <w16cex:commentExtensible w16cex:durableId="27A71B2D" w16cex:dateUtc="2023-02-27T17:06:00Z"/>
  <w16cex:commentExtensible w16cex:durableId="25DC8480" w16cex:dateUtc="2022-03-16T19:45:00Z"/>
  <w16cex:commentExtensible w16cex:durableId="27A71D4E" w16cex:dateUtc="2023-02-27T17:15:00Z"/>
  <w16cex:commentExtensible w16cex:durableId="27A71DF9" w16cex:dateUtc="2023-02-27T17:18:00Z"/>
  <w16cex:commentExtensible w16cex:durableId="27A71EA0" w16cex:dateUtc="2023-02-27T17:20:00Z"/>
  <w16cex:commentExtensible w16cex:durableId="25DC8DD7" w16cex:dateUtc="2022-03-16T20:24:00Z"/>
  <w16cex:commentExtensible w16cex:durableId="27A71F97" w16cex:dateUtc="2023-02-27T17:24:00Z"/>
  <w16cex:commentExtensible w16cex:durableId="27A7206C" w16cex:dateUtc="2023-02-27T17:28:00Z"/>
  <w16cex:commentExtensible w16cex:durableId="27A720FF" w16cex:dateUtc="2023-02-27T17:30:00Z"/>
  <w16cex:commentExtensible w16cex:durableId="27A7213E" w16cex:dateUtc="2023-02-27T17:31:00Z"/>
  <w16cex:commentExtensible w16cex:durableId="27A72207" w16cex:dateUtc="2023-02-27T17:35:00Z"/>
  <w16cex:commentExtensible w16cex:durableId="27A721AB" w16cex:dateUtc="2023-02-27T17:33:00Z"/>
  <w16cex:commentExtensible w16cex:durableId="27A72332" w16cex:dateUtc="2023-02-27T17:40:00Z"/>
  <w16cex:commentExtensible w16cex:durableId="27A72354" w16cex:dateUtc="2023-02-27T17:40:00Z"/>
  <w16cex:commentExtensible w16cex:durableId="27A72367" w16cex:dateUtc="2023-02-27T17:41:00Z"/>
  <w16cex:commentExtensible w16cex:durableId="27A7238F" w16cex:dateUtc="2023-02-27T17:41:00Z"/>
  <w16cex:commentExtensible w16cex:durableId="27A723C8" w16cex:dateUtc="2023-02-27T17:42:00Z"/>
  <w16cex:commentExtensible w16cex:durableId="27A72406" w16cex:dateUtc="2023-02-27T17:43:00Z"/>
  <w16cex:commentExtensible w16cex:durableId="27A72414" w16cex:dateUtc="2023-02-27T17:44:00Z"/>
  <w16cex:commentExtensible w16cex:durableId="27A7249B" w16cex:dateUtc="2023-02-27T17:46:00Z"/>
  <w16cex:commentExtensible w16cex:durableId="27A724D8" w16cex:dateUtc="2023-02-27T17:47:00Z"/>
  <w16cex:commentExtensible w16cex:durableId="27A72509" w16cex:dateUtc="2023-02-27T17:48:00Z"/>
  <w16cex:commentExtensible w16cex:durableId="27A7251B" w16cex:dateUtc="2023-02-27T17:48:00Z"/>
  <w16cex:commentExtensible w16cex:durableId="27A72548" w16cex:dateUtc="2023-02-27T17:49:00Z"/>
  <w16cex:commentExtensible w16cex:durableId="27A72555" w16cex:dateUtc="2023-02-27T17:49:00Z"/>
  <w16cex:commentExtensible w16cex:durableId="27A7257F" w16cex:dateUtc="2023-02-27T17:50:00Z"/>
  <w16cex:commentExtensible w16cex:durableId="27A725A0" w16cex:dateUtc="2023-02-27T17:50:00Z"/>
  <w16cex:commentExtensible w16cex:durableId="27A725C6" w16cex:dateUtc="2023-02-27T17:51:00Z"/>
  <w16cex:commentExtensible w16cex:durableId="27A72634" w16cex:dateUtc="2023-02-27T17:53:00Z"/>
  <w16cex:commentExtensible w16cex:durableId="27A72723" w16cex:dateUtc="2023-02-27T17:57:00Z"/>
  <w16cex:commentExtensible w16cex:durableId="27A72756" w16cex:dateUtc="2023-02-27T17:57:00Z"/>
  <w16cex:commentExtensible w16cex:durableId="27A727C2" w16cex:dateUtc="2023-02-27T17:59:00Z"/>
  <w16cex:commentExtensible w16cex:durableId="27A727C8" w16cex:dateUtc="2023-02-27T17:59:00Z"/>
  <w16cex:commentExtensible w16cex:durableId="27A7294F" w16cex:dateUtc="2023-02-27T18:06:00Z"/>
  <w16cex:commentExtensible w16cex:durableId="27A72977" w16cex:dateUtc="2023-02-27T18:07:00Z"/>
  <w16cex:commentExtensible w16cex:durableId="27A72983" w16cex:dateUtc="2023-02-27T18:07:00Z"/>
  <w16cex:commentExtensible w16cex:durableId="27A72995" w16cex:dateUtc="2023-02-27T18:07:00Z"/>
  <w16cex:commentExtensible w16cex:durableId="27A729B0" w16cex:dateUtc="2023-02-27T18:08:00Z"/>
  <w16cex:commentExtensible w16cex:durableId="27A729E4" w16cex:dateUtc="2023-02-27T18:08:00Z"/>
  <w16cex:commentExtensible w16cex:durableId="27A72A00" w16cex:dateUtc="2023-02-27T18:09:00Z"/>
  <w16cex:commentExtensible w16cex:durableId="27A72A1C" w16cex:dateUtc="2023-02-27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62A95D" w16cid:durableId="2784B3AC"/>
  <w16cid:commentId w16cid:paraId="3255D576" w16cid:durableId="27A34673"/>
  <w16cid:commentId w16cid:paraId="3115A6C4" w16cid:durableId="27A349D3"/>
  <w16cid:commentId w16cid:paraId="4B116997" w16cid:durableId="27A34E3A"/>
  <w16cid:commentId w16cid:paraId="3CFF4A5B" w16cid:durableId="27A34E85"/>
  <w16cid:commentId w16cid:paraId="2D02A6D2" w16cid:durableId="27A353E9"/>
  <w16cid:commentId w16cid:paraId="22D6306E" w16cid:durableId="27A35541"/>
  <w16cid:commentId w16cid:paraId="49D3B4F7" w16cid:durableId="27A35851"/>
  <w16cid:commentId w16cid:paraId="59A5F8E1" w16cid:durableId="27839BCB"/>
  <w16cid:commentId w16cid:paraId="4F49C2C1" w16cid:durableId="27839BD3"/>
  <w16cid:commentId w16cid:paraId="4003C57E" w16cid:durableId="26F145F5"/>
  <w16cid:commentId w16cid:paraId="412C847A" w16cid:durableId="27A35BA0"/>
  <w16cid:commentId w16cid:paraId="572078BC" w16cid:durableId="27A35B6B"/>
  <w16cid:commentId w16cid:paraId="3E0FA578" w16cid:durableId="27A35BE6"/>
  <w16cid:commentId w16cid:paraId="21EE7990" w16cid:durableId="27A35CAD"/>
  <w16cid:commentId w16cid:paraId="182F868A" w16cid:durableId="27A35CBC"/>
  <w16cid:commentId w16cid:paraId="3E1E26FC" w16cid:durableId="27A9DF67"/>
  <w16cid:commentId w16cid:paraId="7779EA06" w16cid:durableId="27A35E75"/>
  <w16cid:commentId w16cid:paraId="7B966176" w16cid:durableId="68459EC7"/>
  <w16cid:commentId w16cid:paraId="6FA2E880" w16cid:durableId="27A363EB"/>
  <w16cid:commentId w16cid:paraId="10C9CA6B" w16cid:durableId="27A6FEB7"/>
  <w16cid:commentId w16cid:paraId="3B0A544A" w16cid:durableId="27A6FF8D"/>
  <w16cid:commentId w16cid:paraId="52023BF8" w16cid:durableId="27A701BD"/>
  <w16cid:commentId w16cid:paraId="5B4FFD76" w16cid:durableId="27A703AE"/>
  <w16cid:commentId w16cid:paraId="4B38E633" w16cid:durableId="27A706A4"/>
  <w16cid:commentId w16cid:paraId="4F2F1572" w16cid:durableId="27A706D1"/>
  <w16cid:commentId w16cid:paraId="3B893F0B" w16cid:durableId="27A707DB"/>
  <w16cid:commentId w16cid:paraId="3ED7DB1D" w16cid:durableId="27A70867"/>
  <w16cid:commentId w16cid:paraId="0926BAAB" w16cid:durableId="27A7089E"/>
  <w16cid:commentId w16cid:paraId="25D508C6" w16cid:durableId="27A70928"/>
  <w16cid:commentId w16cid:paraId="558BEEE5" w16cid:durableId="27A7097C"/>
  <w16cid:commentId w16cid:paraId="5D34E097" w16cid:durableId="27A7149E"/>
  <w16cid:commentId w16cid:paraId="1670FEE4" w16cid:durableId="26FCF787"/>
  <w16cid:commentId w16cid:paraId="07EF3A90" w16cid:durableId="26FCF786"/>
  <w16cid:commentId w16cid:paraId="06255B2F" w16cid:durableId="27A70A9C"/>
  <w16cid:commentId w16cid:paraId="35FAD80D" w16cid:durableId="27A7159C"/>
  <w16cid:commentId w16cid:paraId="29BD2C6F" w16cid:durableId="27A716C0"/>
  <w16cid:commentId w16cid:paraId="756AD3F1" w16cid:durableId="27A7167B"/>
  <w16cid:commentId w16cid:paraId="550DBC12" w16cid:durableId="27A71701"/>
  <w16cid:commentId w16cid:paraId="671C28CA" w16cid:durableId="27A71710"/>
  <w16cid:commentId w16cid:paraId="2D30EE2F" w16cid:durableId="27A71737"/>
  <w16cid:commentId w16cid:paraId="1C74B0EF" w16cid:durableId="4F03D415"/>
  <w16cid:commentId w16cid:paraId="32EDEFD8" w16cid:durableId="27A718E1"/>
  <w16cid:commentId w16cid:paraId="06E8BBCD" w16cid:durableId="27A71FC6"/>
  <w16cid:commentId w16cid:paraId="42B8DCE4" w16cid:durableId="27A71918"/>
  <w16cid:commentId w16cid:paraId="793E8258" w16cid:durableId="27A71A50"/>
  <w16cid:commentId w16cid:paraId="3CA9F6E9" w16cid:durableId="27A71B01"/>
  <w16cid:commentId w16cid:paraId="7D8B76A8" w16cid:durableId="27A71B2D"/>
  <w16cid:commentId w16cid:paraId="75CF0357" w16cid:durableId="25DC8480"/>
  <w16cid:commentId w16cid:paraId="2C1DCFA6" w16cid:durableId="27A71D4E"/>
  <w16cid:commentId w16cid:paraId="455E4C60" w16cid:durableId="27A71DF9"/>
  <w16cid:commentId w16cid:paraId="41EA4B5B" w16cid:durableId="27A71EA0"/>
  <w16cid:commentId w16cid:paraId="2C66B20F" w16cid:durableId="25DC8DD7"/>
  <w16cid:commentId w16cid:paraId="30FFDC8A" w16cid:durableId="27A71F97"/>
  <w16cid:commentId w16cid:paraId="3E346378" w16cid:durableId="27A7206C"/>
  <w16cid:commentId w16cid:paraId="1016E12C" w16cid:durableId="27A720FF"/>
  <w16cid:commentId w16cid:paraId="532026D4" w16cid:durableId="27A7213E"/>
  <w16cid:commentId w16cid:paraId="5572A704" w16cid:durableId="27A72207"/>
  <w16cid:commentId w16cid:paraId="24FF2255" w16cid:durableId="27A721AB"/>
  <w16cid:commentId w16cid:paraId="3043812E" w16cid:durableId="27A72332"/>
  <w16cid:commentId w16cid:paraId="1C49D795" w16cid:durableId="27A72354"/>
  <w16cid:commentId w16cid:paraId="0611BEAB" w16cid:durableId="27A72367"/>
  <w16cid:commentId w16cid:paraId="77FC4446" w16cid:durableId="27A7238F"/>
  <w16cid:commentId w16cid:paraId="472C476F" w16cid:durableId="27A723C8"/>
  <w16cid:commentId w16cid:paraId="7B594127" w16cid:durableId="27A72406"/>
  <w16cid:commentId w16cid:paraId="45F3B22B" w16cid:durableId="27A72414"/>
  <w16cid:commentId w16cid:paraId="0DD0965D" w16cid:durableId="27A7249B"/>
  <w16cid:commentId w16cid:paraId="6B16A261" w16cid:durableId="27A724D8"/>
  <w16cid:commentId w16cid:paraId="0EF3D354" w16cid:durableId="27A72509"/>
  <w16cid:commentId w16cid:paraId="14B3C129" w16cid:durableId="27A7251B"/>
  <w16cid:commentId w16cid:paraId="71E8891E" w16cid:durableId="27A72548"/>
  <w16cid:commentId w16cid:paraId="568B5EF9" w16cid:durableId="27A72555"/>
  <w16cid:commentId w16cid:paraId="036841B9" w16cid:durableId="27A7257F"/>
  <w16cid:commentId w16cid:paraId="18AA975C" w16cid:durableId="27A725A0"/>
  <w16cid:commentId w16cid:paraId="5C676B51" w16cid:durableId="27A725C6"/>
  <w16cid:commentId w16cid:paraId="1BCCBF30" w16cid:durableId="27A72634"/>
  <w16cid:commentId w16cid:paraId="60B256CA" w16cid:durableId="27A72723"/>
  <w16cid:commentId w16cid:paraId="58312739" w16cid:durableId="27A72756"/>
  <w16cid:commentId w16cid:paraId="1197D9E8" w16cid:durableId="27A727C2"/>
  <w16cid:commentId w16cid:paraId="035A2C97" w16cid:durableId="27A727C8"/>
  <w16cid:commentId w16cid:paraId="6F3D0134" w16cid:durableId="27A7294F"/>
  <w16cid:commentId w16cid:paraId="64737040" w16cid:durableId="27A72977"/>
  <w16cid:commentId w16cid:paraId="6F0076CA" w16cid:durableId="27A72983"/>
  <w16cid:commentId w16cid:paraId="3D9BD2F3" w16cid:durableId="27A72995"/>
  <w16cid:commentId w16cid:paraId="1D4C90BD" w16cid:durableId="27A729B0"/>
  <w16cid:commentId w16cid:paraId="59510415" w16cid:durableId="27A729E4"/>
  <w16cid:commentId w16cid:paraId="3177A11C" w16cid:durableId="27A72A00"/>
  <w16cid:commentId w16cid:paraId="23A645C6" w16cid:durableId="27A72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80F35" w14:textId="77777777" w:rsidR="007D51E9" w:rsidRDefault="007D51E9">
      <w:pPr>
        <w:spacing w:after="0"/>
      </w:pPr>
      <w:r>
        <w:separator/>
      </w:r>
    </w:p>
  </w:endnote>
  <w:endnote w:type="continuationSeparator" w:id="0">
    <w:p w14:paraId="52A052D9" w14:textId="77777777" w:rsidR="007D51E9" w:rsidRDefault="007D51E9">
      <w:pPr>
        <w:spacing w:after="0"/>
      </w:pPr>
      <w:r>
        <w:continuationSeparator/>
      </w:r>
    </w:p>
  </w:endnote>
  <w:endnote w:type="continuationNotice" w:id="1">
    <w:p w14:paraId="212B3E38" w14:textId="77777777" w:rsidR="007D51E9" w:rsidRDefault="007D51E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Futura Hv">
    <w:altName w:val="Century Gothic"/>
    <w:panose1 w:val="00000000000000000000"/>
    <w:charset w:val="00"/>
    <w:family w:val="swiss"/>
    <w:notTrueType/>
    <w:pitch w:val="variable"/>
    <w:sig w:usb0="00000003" w:usb1="00000000" w:usb2="00000000" w:usb3="00000000" w:csb0="00000001" w:csb1="00000000"/>
  </w:font>
  <w:font w:name="Futura Bk">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4D06" w14:textId="77777777" w:rsidR="009E248F" w:rsidRDefault="009E248F" w:rsidP="004822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3EBF77" w14:textId="77777777" w:rsidR="009E248F" w:rsidRDefault="009E2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781316"/>
      <w:docPartObj>
        <w:docPartGallery w:val="Page Numbers (Bottom of Page)"/>
        <w:docPartUnique/>
      </w:docPartObj>
    </w:sdtPr>
    <w:sdtEndPr>
      <w:rPr>
        <w:noProof/>
      </w:rPr>
    </w:sdtEndPr>
    <w:sdtContent>
      <w:p w14:paraId="143C92D3" w14:textId="1851286C" w:rsidR="0078625E" w:rsidRDefault="007862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AF875" w14:textId="77777777" w:rsidR="008349D7" w:rsidRDefault="00834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AEAB2" w14:textId="77777777" w:rsidR="007D51E9" w:rsidRDefault="007D51E9">
      <w:pPr>
        <w:spacing w:after="0"/>
      </w:pPr>
      <w:r>
        <w:separator/>
      </w:r>
    </w:p>
  </w:footnote>
  <w:footnote w:type="continuationSeparator" w:id="0">
    <w:p w14:paraId="4C5B0E35" w14:textId="77777777" w:rsidR="007D51E9" w:rsidRDefault="007D51E9">
      <w:pPr>
        <w:spacing w:after="0"/>
      </w:pPr>
      <w:r>
        <w:continuationSeparator/>
      </w:r>
    </w:p>
  </w:footnote>
  <w:footnote w:type="continuationNotice" w:id="1">
    <w:p w14:paraId="24B41CFD" w14:textId="77777777" w:rsidR="007D51E9" w:rsidRDefault="007D51E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0644" w14:textId="77777777" w:rsidR="009E248F" w:rsidRPr="00E90982" w:rsidRDefault="009E248F" w:rsidP="004822D2">
    <w:pPr>
      <w:pStyle w:val="Header"/>
      <w:pBdr>
        <w:bottom w:val="single" w:sz="4" w:space="1" w:color="auto"/>
      </w:pBdr>
      <w:ind w:left="-108"/>
      <w:rPr>
        <w:szCs w:val="24"/>
      </w:rPr>
    </w:pPr>
    <w:r>
      <w:rPr>
        <w:rFonts w:cs="Times New Roman"/>
        <w:bCs/>
        <w:color w:val="0000FF"/>
        <w:szCs w:val="24"/>
      </w:rPr>
      <w:t>ISSS Admission Policy Guide</w:t>
    </w:r>
  </w:p>
</w:hdr>
</file>

<file path=word/intelligence2.xml><?xml version="1.0" encoding="utf-8"?>
<int2:intelligence xmlns:int2="http://schemas.microsoft.com/office/intelligence/2020/intelligence" xmlns:oel="http://schemas.microsoft.com/office/2019/extlst">
  <int2:observations>
    <int2:textHash int2:hashCode="7X9Rx+2Shj9Qb5" int2:id="4vSgwB8P">
      <int2:state int2:value="Rejected" int2:type="LegacyProofing"/>
    </int2:textHash>
    <int2:textHash int2:hashCode="BC3EUS+j05HFFw" int2:id="LG3vPmWQ">
      <int2:state int2:value="Rejected" int2:type="LegacyProofing"/>
    </int2:textHash>
    <int2:textHash int2:hashCode="AzCCVx8GGq0BaA" int2:id="cTt6n1Nx">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2EE03F"/>
    <w:multiLevelType w:val="hybridMultilevel"/>
    <w:tmpl w:val="115F878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2608AB"/>
    <w:multiLevelType w:val="hybridMultilevel"/>
    <w:tmpl w:val="2FE83BB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FB"/>
    <w:multiLevelType w:val="multilevel"/>
    <w:tmpl w:val="6298C4CC"/>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caps w:val="0"/>
        <w:strike w:val="0"/>
        <w:dstrike w:val="0"/>
        <w:vertAlign w:val="baseline"/>
      </w:rPr>
    </w:lvl>
    <w:lvl w:ilvl="3">
      <w:start w:val="1"/>
      <w:numFmt w:val="decimal"/>
      <w:lvlText w:val="%1.%2.%3.%4"/>
      <w:lvlJc w:val="left"/>
      <w:pPr>
        <w:ind w:left="864" w:hanging="864"/>
      </w:pPr>
      <w:rPr>
        <w:rFonts w:hint="default"/>
        <w:b/>
        <w:bCs/>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02D6069"/>
    <w:multiLevelType w:val="hybridMultilevel"/>
    <w:tmpl w:val="2D0EB610"/>
    <w:lvl w:ilvl="0" w:tplc="08F28F74">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913AA3"/>
    <w:multiLevelType w:val="hybridMultilevel"/>
    <w:tmpl w:val="AE569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DB5564"/>
    <w:multiLevelType w:val="hybridMultilevel"/>
    <w:tmpl w:val="5F60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3300FF"/>
    <w:multiLevelType w:val="hybridMultilevel"/>
    <w:tmpl w:val="B072BA60"/>
    <w:lvl w:ilvl="0" w:tplc="6EC60066">
      <w:start w:val="1"/>
      <w:numFmt w:val="bullet"/>
      <w:lvlText w:val="•"/>
      <w:lvlJc w:val="left"/>
      <w:pPr>
        <w:tabs>
          <w:tab w:val="num" w:pos="720"/>
        </w:tabs>
        <w:ind w:left="720" w:hanging="360"/>
      </w:pPr>
      <w:rPr>
        <w:rFonts w:ascii="Arial" w:hAnsi="Arial" w:hint="default"/>
      </w:rPr>
    </w:lvl>
    <w:lvl w:ilvl="1" w:tplc="C39CD5BA" w:tentative="1">
      <w:start w:val="1"/>
      <w:numFmt w:val="bullet"/>
      <w:lvlText w:val="•"/>
      <w:lvlJc w:val="left"/>
      <w:pPr>
        <w:tabs>
          <w:tab w:val="num" w:pos="1440"/>
        </w:tabs>
        <w:ind w:left="1440" w:hanging="360"/>
      </w:pPr>
      <w:rPr>
        <w:rFonts w:ascii="Arial" w:hAnsi="Arial" w:hint="default"/>
      </w:rPr>
    </w:lvl>
    <w:lvl w:ilvl="2" w:tplc="D4E63482" w:tentative="1">
      <w:start w:val="1"/>
      <w:numFmt w:val="bullet"/>
      <w:lvlText w:val="•"/>
      <w:lvlJc w:val="left"/>
      <w:pPr>
        <w:tabs>
          <w:tab w:val="num" w:pos="2160"/>
        </w:tabs>
        <w:ind w:left="2160" w:hanging="360"/>
      </w:pPr>
      <w:rPr>
        <w:rFonts w:ascii="Arial" w:hAnsi="Arial" w:hint="default"/>
      </w:rPr>
    </w:lvl>
    <w:lvl w:ilvl="3" w:tplc="AD78741E" w:tentative="1">
      <w:start w:val="1"/>
      <w:numFmt w:val="bullet"/>
      <w:lvlText w:val="•"/>
      <w:lvlJc w:val="left"/>
      <w:pPr>
        <w:tabs>
          <w:tab w:val="num" w:pos="2880"/>
        </w:tabs>
        <w:ind w:left="2880" w:hanging="360"/>
      </w:pPr>
      <w:rPr>
        <w:rFonts w:ascii="Arial" w:hAnsi="Arial" w:hint="default"/>
      </w:rPr>
    </w:lvl>
    <w:lvl w:ilvl="4" w:tplc="027CC642" w:tentative="1">
      <w:start w:val="1"/>
      <w:numFmt w:val="bullet"/>
      <w:lvlText w:val="•"/>
      <w:lvlJc w:val="left"/>
      <w:pPr>
        <w:tabs>
          <w:tab w:val="num" w:pos="3600"/>
        </w:tabs>
        <w:ind w:left="3600" w:hanging="360"/>
      </w:pPr>
      <w:rPr>
        <w:rFonts w:ascii="Arial" w:hAnsi="Arial" w:hint="default"/>
      </w:rPr>
    </w:lvl>
    <w:lvl w:ilvl="5" w:tplc="7A3A8D8E" w:tentative="1">
      <w:start w:val="1"/>
      <w:numFmt w:val="bullet"/>
      <w:lvlText w:val="•"/>
      <w:lvlJc w:val="left"/>
      <w:pPr>
        <w:tabs>
          <w:tab w:val="num" w:pos="4320"/>
        </w:tabs>
        <w:ind w:left="4320" w:hanging="360"/>
      </w:pPr>
      <w:rPr>
        <w:rFonts w:ascii="Arial" w:hAnsi="Arial" w:hint="default"/>
      </w:rPr>
    </w:lvl>
    <w:lvl w:ilvl="6" w:tplc="1F8A6C90" w:tentative="1">
      <w:start w:val="1"/>
      <w:numFmt w:val="bullet"/>
      <w:lvlText w:val="•"/>
      <w:lvlJc w:val="left"/>
      <w:pPr>
        <w:tabs>
          <w:tab w:val="num" w:pos="5040"/>
        </w:tabs>
        <w:ind w:left="5040" w:hanging="360"/>
      </w:pPr>
      <w:rPr>
        <w:rFonts w:ascii="Arial" w:hAnsi="Arial" w:hint="default"/>
      </w:rPr>
    </w:lvl>
    <w:lvl w:ilvl="7" w:tplc="3DA8C6A4" w:tentative="1">
      <w:start w:val="1"/>
      <w:numFmt w:val="bullet"/>
      <w:lvlText w:val="•"/>
      <w:lvlJc w:val="left"/>
      <w:pPr>
        <w:tabs>
          <w:tab w:val="num" w:pos="5760"/>
        </w:tabs>
        <w:ind w:left="5760" w:hanging="360"/>
      </w:pPr>
      <w:rPr>
        <w:rFonts w:ascii="Arial" w:hAnsi="Arial" w:hint="default"/>
      </w:rPr>
    </w:lvl>
    <w:lvl w:ilvl="8" w:tplc="F3CCA17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44B4F95"/>
    <w:multiLevelType w:val="hybridMultilevel"/>
    <w:tmpl w:val="A4FCF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3A44ED"/>
    <w:multiLevelType w:val="hybridMultilevel"/>
    <w:tmpl w:val="54BE8852"/>
    <w:lvl w:ilvl="0" w:tplc="1B2CEF5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F46EA9"/>
    <w:multiLevelType w:val="hybridMultilevel"/>
    <w:tmpl w:val="8E2EE6CA"/>
    <w:lvl w:ilvl="0" w:tplc="8884945A">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93123C"/>
    <w:multiLevelType w:val="hybridMultilevel"/>
    <w:tmpl w:val="51A2131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C76673"/>
    <w:multiLevelType w:val="multilevel"/>
    <w:tmpl w:val="C6F67B68"/>
    <w:lvl w:ilvl="0">
      <w:start w:val="1"/>
      <w:numFmt w:val="decimal"/>
      <w:lvlText w:val="%1."/>
      <w:lvlJc w:val="left"/>
      <w:pPr>
        <w:ind w:left="720" w:hanging="360"/>
      </w:pPr>
      <w:rPr>
        <w:rFonts w:hint="default"/>
        <w:b/>
        <w:bCs/>
      </w:rPr>
    </w:lvl>
    <w:lvl w:ilvl="1">
      <w:start w:val="2"/>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9B765A1"/>
    <w:multiLevelType w:val="hybridMultilevel"/>
    <w:tmpl w:val="08B6A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166926"/>
    <w:multiLevelType w:val="hybridMultilevel"/>
    <w:tmpl w:val="2D76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B45384"/>
    <w:multiLevelType w:val="hybridMultilevel"/>
    <w:tmpl w:val="D1EA7C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DC16978"/>
    <w:multiLevelType w:val="multilevel"/>
    <w:tmpl w:val="91DAC37E"/>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6" w15:restartNumberingAfterBreak="0">
    <w:nsid w:val="0E22678C"/>
    <w:multiLevelType w:val="hybridMultilevel"/>
    <w:tmpl w:val="9588E61C"/>
    <w:lvl w:ilvl="0" w:tplc="04090017">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C460BD"/>
    <w:multiLevelType w:val="hybridMultilevel"/>
    <w:tmpl w:val="D5EA05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2E125D"/>
    <w:multiLevelType w:val="hybridMultilevel"/>
    <w:tmpl w:val="6AA6DC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5B2F23"/>
    <w:multiLevelType w:val="hybridMultilevel"/>
    <w:tmpl w:val="D9E0D4E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74B3A57"/>
    <w:multiLevelType w:val="hybridMultilevel"/>
    <w:tmpl w:val="968AB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AA763E"/>
    <w:multiLevelType w:val="hybridMultilevel"/>
    <w:tmpl w:val="E96C81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797B52"/>
    <w:multiLevelType w:val="hybridMultilevel"/>
    <w:tmpl w:val="84228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CF5167D"/>
    <w:multiLevelType w:val="hybridMultilevel"/>
    <w:tmpl w:val="0146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4C0622"/>
    <w:multiLevelType w:val="hybridMultilevel"/>
    <w:tmpl w:val="CA8C06C8"/>
    <w:lvl w:ilvl="0" w:tplc="EAD21858">
      <w:numFmt w:val="bullet"/>
      <w:lvlText w:val=""/>
      <w:lvlJc w:val="left"/>
      <w:pPr>
        <w:ind w:left="540" w:hanging="360"/>
      </w:pPr>
      <w:rPr>
        <w:rFonts w:ascii="Symbol" w:eastAsiaTheme="minorHAnsi" w:hAnsi="Symbol" w:cstheme="minorBidi" w:hint="default"/>
      </w:rPr>
    </w:lvl>
    <w:lvl w:ilvl="1" w:tplc="04090003">
      <w:start w:val="1"/>
      <w:numFmt w:val="bullet"/>
      <w:lvlText w:val="o"/>
      <w:lvlJc w:val="left"/>
      <w:pPr>
        <w:ind w:left="1260" w:hanging="360"/>
      </w:pPr>
      <w:rPr>
        <w:rFonts w:ascii="Courier New" w:hAnsi="Courier New" w:cs="Courier New" w:hint="default"/>
      </w:rPr>
    </w:lvl>
    <w:lvl w:ilvl="2" w:tplc="04090001">
      <w:start w:val="1"/>
      <w:numFmt w:val="bullet"/>
      <w:lvlText w:val=""/>
      <w:lvlJc w:val="left"/>
      <w:pPr>
        <w:ind w:left="1980" w:hanging="360"/>
      </w:pPr>
      <w:rPr>
        <w:rFonts w:ascii="Symbol" w:hAnsi="Symbol" w:hint="default"/>
      </w:rPr>
    </w:lvl>
    <w:lvl w:ilvl="3" w:tplc="0409000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204C4AC4"/>
    <w:multiLevelType w:val="multilevel"/>
    <w:tmpl w:val="1AAE07BE"/>
    <w:lvl w:ilvl="0">
      <w:start w:val="1"/>
      <w:numFmt w:val="bullet"/>
      <w:lvlText w:val=""/>
      <w:lvlJc w:val="left"/>
      <w:pPr>
        <w:ind w:left="720" w:hanging="360"/>
      </w:pPr>
      <w:rPr>
        <w:rFonts w:ascii="Symbol" w:hAnsi="Symbol" w:hint="default"/>
        <w:b/>
        <w:bCs/>
        <w:color w:val="002060"/>
        <w:sz w:val="24"/>
      </w:r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21C4190"/>
    <w:multiLevelType w:val="hybridMultilevel"/>
    <w:tmpl w:val="021073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40171A1"/>
    <w:multiLevelType w:val="multilevel"/>
    <w:tmpl w:val="F5D6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625D8A"/>
    <w:multiLevelType w:val="hybridMultilevel"/>
    <w:tmpl w:val="84F88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0075F8"/>
    <w:multiLevelType w:val="hybridMultilevel"/>
    <w:tmpl w:val="E362B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9B2273"/>
    <w:multiLevelType w:val="hybridMultilevel"/>
    <w:tmpl w:val="65028986"/>
    <w:lvl w:ilvl="0" w:tplc="04090001">
      <w:start w:val="1"/>
      <w:numFmt w:val="bullet"/>
      <w:lvlText w:val=""/>
      <w:lvlJc w:val="left"/>
      <w:pPr>
        <w:ind w:left="720" w:hanging="720"/>
      </w:pPr>
      <w:rPr>
        <w:rFonts w:ascii="Symbol" w:hAnsi="Symbol" w:hint="default"/>
      </w:rPr>
    </w:lvl>
    <w:lvl w:ilvl="1" w:tplc="6B6A2D3C">
      <w:start w:val="1"/>
      <w:numFmt w:val="lowerLetter"/>
      <w:lvlText w:val="%2."/>
      <w:lvlJc w:val="left"/>
      <w:pPr>
        <w:ind w:left="1440" w:hanging="720"/>
      </w:pPr>
      <w:rPr>
        <w:rFonts w:hint="default"/>
      </w:rPr>
    </w:lvl>
    <w:lvl w:ilvl="2" w:tplc="0409001B">
      <w:start w:val="1"/>
      <w:numFmt w:val="lowerRoman"/>
      <w:lvlText w:val="%3."/>
      <w:lvlJc w:val="right"/>
      <w:pPr>
        <w:ind w:left="1800" w:hanging="180"/>
      </w:pPr>
    </w:lvl>
    <w:lvl w:ilvl="3" w:tplc="D0E80436">
      <w:start w:val="1"/>
      <w:numFmt w:val="decimal"/>
      <w:lvlText w:val="%4."/>
      <w:lvlJc w:val="left"/>
      <w:pPr>
        <w:ind w:left="2520" w:hanging="360"/>
      </w:pPr>
      <w:rPr>
        <w:rFonts w:hint="default"/>
      </w:rPr>
    </w:lvl>
    <w:lvl w:ilvl="4" w:tplc="04090019">
      <w:start w:val="1"/>
      <w:numFmt w:val="lowerLetter"/>
      <w:lvlText w:val="%5."/>
      <w:lvlJc w:val="left"/>
      <w:pPr>
        <w:ind w:left="3240" w:hanging="360"/>
      </w:pPr>
    </w:lvl>
    <w:lvl w:ilvl="5" w:tplc="061EEEE8">
      <w:start w:val="1"/>
      <w:numFmt w:val="bullet"/>
      <w:lvlText w:val="-"/>
      <w:lvlJc w:val="left"/>
      <w:pPr>
        <w:ind w:left="4500" w:hanging="720"/>
      </w:pPr>
      <w:rPr>
        <w:rFonts w:ascii="Calibri" w:eastAsiaTheme="minorHAnsi" w:hAnsi="Calibri" w:cstheme="minorBidi" w:hint="default"/>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83E07D0"/>
    <w:multiLevelType w:val="hybridMultilevel"/>
    <w:tmpl w:val="E628212E"/>
    <w:lvl w:ilvl="0" w:tplc="4D50702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8B13B52"/>
    <w:multiLevelType w:val="multilevel"/>
    <w:tmpl w:val="E22C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DE1639"/>
    <w:multiLevelType w:val="hybridMultilevel"/>
    <w:tmpl w:val="80DE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191865"/>
    <w:multiLevelType w:val="hybridMultilevel"/>
    <w:tmpl w:val="90103736"/>
    <w:lvl w:ilvl="0" w:tplc="0409000F">
      <w:start w:val="1"/>
      <w:numFmt w:val="decimal"/>
      <w:lvlText w:val="%1."/>
      <w:lvlJc w:val="left"/>
      <w:pPr>
        <w:ind w:left="720" w:hanging="360"/>
      </w:pPr>
    </w:lvl>
    <w:lvl w:ilvl="1" w:tplc="74901386">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83023F"/>
    <w:multiLevelType w:val="hybridMultilevel"/>
    <w:tmpl w:val="7EDC328A"/>
    <w:lvl w:ilvl="0" w:tplc="47E6BCD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C09192E"/>
    <w:multiLevelType w:val="hybridMultilevel"/>
    <w:tmpl w:val="1A8A7C74"/>
    <w:lvl w:ilvl="0" w:tplc="C876D9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CBF4D69"/>
    <w:multiLevelType w:val="hybridMultilevel"/>
    <w:tmpl w:val="D9C28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4A2529"/>
    <w:multiLevelType w:val="hybridMultilevel"/>
    <w:tmpl w:val="8AD8F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7E7F9D"/>
    <w:multiLevelType w:val="hybridMultilevel"/>
    <w:tmpl w:val="09F42206"/>
    <w:lvl w:ilvl="0" w:tplc="FFFFFFFF">
      <w:start w:val="1"/>
      <w:numFmt w:val="ideographDigital"/>
      <w:lvlText w:val=""/>
      <w:lvlJc w:val="left"/>
    </w:lvl>
    <w:lvl w:ilvl="1" w:tplc="0409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2EDA2D5D"/>
    <w:multiLevelType w:val="hybridMultilevel"/>
    <w:tmpl w:val="EFE0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FA80697"/>
    <w:multiLevelType w:val="hybridMultilevel"/>
    <w:tmpl w:val="1F6CC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F73558"/>
    <w:multiLevelType w:val="hybridMultilevel"/>
    <w:tmpl w:val="7784A776"/>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3" w15:restartNumberingAfterBreak="0">
    <w:nsid w:val="32744686"/>
    <w:multiLevelType w:val="hybridMultilevel"/>
    <w:tmpl w:val="718439F8"/>
    <w:lvl w:ilvl="0" w:tplc="04090001">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562140"/>
    <w:multiLevelType w:val="hybridMultilevel"/>
    <w:tmpl w:val="9872B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39E0039"/>
    <w:multiLevelType w:val="hybridMultilevel"/>
    <w:tmpl w:val="4F0AB11C"/>
    <w:lvl w:ilvl="0" w:tplc="31CE1674">
      <w:start w:val="1"/>
      <w:numFmt w:val="bullet"/>
      <w:lvlText w:val="•"/>
      <w:lvlJc w:val="left"/>
      <w:pPr>
        <w:tabs>
          <w:tab w:val="num" w:pos="720"/>
        </w:tabs>
        <w:ind w:left="720" w:hanging="360"/>
      </w:pPr>
      <w:rPr>
        <w:rFonts w:ascii="Arial" w:hAnsi="Arial" w:hint="default"/>
      </w:rPr>
    </w:lvl>
    <w:lvl w:ilvl="1" w:tplc="B34CE91A" w:tentative="1">
      <w:start w:val="1"/>
      <w:numFmt w:val="bullet"/>
      <w:lvlText w:val="•"/>
      <w:lvlJc w:val="left"/>
      <w:pPr>
        <w:tabs>
          <w:tab w:val="num" w:pos="1440"/>
        </w:tabs>
        <w:ind w:left="1440" w:hanging="360"/>
      </w:pPr>
      <w:rPr>
        <w:rFonts w:ascii="Arial" w:hAnsi="Arial" w:hint="default"/>
      </w:rPr>
    </w:lvl>
    <w:lvl w:ilvl="2" w:tplc="210AC57E" w:tentative="1">
      <w:start w:val="1"/>
      <w:numFmt w:val="bullet"/>
      <w:lvlText w:val="•"/>
      <w:lvlJc w:val="left"/>
      <w:pPr>
        <w:tabs>
          <w:tab w:val="num" w:pos="2160"/>
        </w:tabs>
        <w:ind w:left="2160" w:hanging="360"/>
      </w:pPr>
      <w:rPr>
        <w:rFonts w:ascii="Arial" w:hAnsi="Arial" w:hint="default"/>
      </w:rPr>
    </w:lvl>
    <w:lvl w:ilvl="3" w:tplc="160ADD56" w:tentative="1">
      <w:start w:val="1"/>
      <w:numFmt w:val="bullet"/>
      <w:lvlText w:val="•"/>
      <w:lvlJc w:val="left"/>
      <w:pPr>
        <w:tabs>
          <w:tab w:val="num" w:pos="2880"/>
        </w:tabs>
        <w:ind w:left="2880" w:hanging="360"/>
      </w:pPr>
      <w:rPr>
        <w:rFonts w:ascii="Arial" w:hAnsi="Arial" w:hint="default"/>
      </w:rPr>
    </w:lvl>
    <w:lvl w:ilvl="4" w:tplc="D310AE78" w:tentative="1">
      <w:start w:val="1"/>
      <w:numFmt w:val="bullet"/>
      <w:lvlText w:val="•"/>
      <w:lvlJc w:val="left"/>
      <w:pPr>
        <w:tabs>
          <w:tab w:val="num" w:pos="3600"/>
        </w:tabs>
        <w:ind w:left="3600" w:hanging="360"/>
      </w:pPr>
      <w:rPr>
        <w:rFonts w:ascii="Arial" w:hAnsi="Arial" w:hint="default"/>
      </w:rPr>
    </w:lvl>
    <w:lvl w:ilvl="5" w:tplc="D3B2F59A" w:tentative="1">
      <w:start w:val="1"/>
      <w:numFmt w:val="bullet"/>
      <w:lvlText w:val="•"/>
      <w:lvlJc w:val="left"/>
      <w:pPr>
        <w:tabs>
          <w:tab w:val="num" w:pos="4320"/>
        </w:tabs>
        <w:ind w:left="4320" w:hanging="360"/>
      </w:pPr>
      <w:rPr>
        <w:rFonts w:ascii="Arial" w:hAnsi="Arial" w:hint="default"/>
      </w:rPr>
    </w:lvl>
    <w:lvl w:ilvl="6" w:tplc="C9D47AAA" w:tentative="1">
      <w:start w:val="1"/>
      <w:numFmt w:val="bullet"/>
      <w:lvlText w:val="•"/>
      <w:lvlJc w:val="left"/>
      <w:pPr>
        <w:tabs>
          <w:tab w:val="num" w:pos="5040"/>
        </w:tabs>
        <w:ind w:left="5040" w:hanging="360"/>
      </w:pPr>
      <w:rPr>
        <w:rFonts w:ascii="Arial" w:hAnsi="Arial" w:hint="default"/>
      </w:rPr>
    </w:lvl>
    <w:lvl w:ilvl="7" w:tplc="3DA0970A" w:tentative="1">
      <w:start w:val="1"/>
      <w:numFmt w:val="bullet"/>
      <w:lvlText w:val="•"/>
      <w:lvlJc w:val="left"/>
      <w:pPr>
        <w:tabs>
          <w:tab w:val="num" w:pos="5760"/>
        </w:tabs>
        <w:ind w:left="5760" w:hanging="360"/>
      </w:pPr>
      <w:rPr>
        <w:rFonts w:ascii="Arial" w:hAnsi="Arial" w:hint="default"/>
      </w:rPr>
    </w:lvl>
    <w:lvl w:ilvl="8" w:tplc="0284C99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34E4591C"/>
    <w:multiLevelType w:val="hybridMultilevel"/>
    <w:tmpl w:val="7E482A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5E3D83"/>
    <w:multiLevelType w:val="hybridMultilevel"/>
    <w:tmpl w:val="0DF02648"/>
    <w:lvl w:ilvl="0" w:tplc="E0FCDBD2">
      <w:start w:val="1"/>
      <w:numFmt w:val="decimal"/>
      <w:lvlText w:val="%1."/>
      <w:lvlJc w:val="left"/>
      <w:pPr>
        <w:ind w:left="720" w:hanging="360"/>
      </w:pPr>
      <w:rPr>
        <w:b/>
        <w:bCs/>
      </w:rPr>
    </w:lvl>
    <w:lvl w:ilvl="1" w:tplc="E67EF062">
      <w:start w:val="1"/>
      <w:numFmt w:val="lowerLetter"/>
      <w:lvlText w:val="%2."/>
      <w:lvlJc w:val="left"/>
      <w:pPr>
        <w:ind w:left="1440" w:hanging="360"/>
      </w:pPr>
      <w:rPr>
        <w:b w:val="0"/>
        <w:bCs w:val="0"/>
      </w:rPr>
    </w:lvl>
    <w:lvl w:ilvl="2" w:tplc="02D27948">
      <w:start w:val="1"/>
      <w:numFmt w:val="lowerRoman"/>
      <w:lvlText w:val="%3."/>
      <w:lvlJc w:val="right"/>
      <w:pPr>
        <w:ind w:left="2160" w:hanging="180"/>
      </w:pPr>
      <w:rPr>
        <w:b w:val="0"/>
        <w:bCs w:val="0"/>
      </w:rPr>
    </w:lvl>
    <w:lvl w:ilvl="3" w:tplc="0E540C58">
      <w:start w:val="1"/>
      <w:numFmt w:val="decimal"/>
      <w:lvlText w:val="%4."/>
      <w:lvlJc w:val="left"/>
      <w:pPr>
        <w:ind w:left="28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9729C8"/>
    <w:multiLevelType w:val="hybridMultilevel"/>
    <w:tmpl w:val="53FEC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90C345F"/>
    <w:multiLevelType w:val="hybridMultilevel"/>
    <w:tmpl w:val="C0586E1E"/>
    <w:lvl w:ilvl="0" w:tplc="04090001">
      <w:start w:val="1"/>
      <w:numFmt w:val="bullet"/>
      <w:lvlText w:val=""/>
      <w:lvlJc w:val="left"/>
      <w:pPr>
        <w:ind w:left="630" w:hanging="360"/>
      </w:pPr>
      <w:rPr>
        <w:rFonts w:ascii="Symbol" w:hAnsi="Symbo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BE7C57"/>
    <w:multiLevelType w:val="hybridMultilevel"/>
    <w:tmpl w:val="CED8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064943"/>
    <w:multiLevelType w:val="hybridMultilevel"/>
    <w:tmpl w:val="B0623E2E"/>
    <w:lvl w:ilvl="0" w:tplc="586EDA7E">
      <w:start w:val="2"/>
      <w:numFmt w:val="bullet"/>
      <w:lvlText w:val="-"/>
      <w:lvlJc w:val="left"/>
      <w:pPr>
        <w:ind w:left="720" w:hanging="360"/>
      </w:pPr>
      <w:rPr>
        <w:rFonts w:ascii="Calibri" w:eastAsia="Times New Roman" w:hAnsi="Calibri" w:cs="Calibri"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5919F7"/>
    <w:multiLevelType w:val="hybridMultilevel"/>
    <w:tmpl w:val="7A825FFA"/>
    <w:lvl w:ilvl="0" w:tplc="5F1AD602">
      <w:start w:val="1"/>
      <w:numFmt w:val="bullet"/>
      <w:lvlText w:val="•"/>
      <w:lvlJc w:val="left"/>
      <w:pPr>
        <w:tabs>
          <w:tab w:val="num" w:pos="720"/>
        </w:tabs>
        <w:ind w:left="720" w:hanging="360"/>
      </w:pPr>
      <w:rPr>
        <w:rFonts w:ascii="Arial" w:hAnsi="Arial" w:hint="default"/>
      </w:rPr>
    </w:lvl>
    <w:lvl w:ilvl="1" w:tplc="B068F656" w:tentative="1">
      <w:start w:val="1"/>
      <w:numFmt w:val="bullet"/>
      <w:lvlText w:val="•"/>
      <w:lvlJc w:val="left"/>
      <w:pPr>
        <w:tabs>
          <w:tab w:val="num" w:pos="1440"/>
        </w:tabs>
        <w:ind w:left="1440" w:hanging="360"/>
      </w:pPr>
      <w:rPr>
        <w:rFonts w:ascii="Arial" w:hAnsi="Arial" w:hint="default"/>
      </w:rPr>
    </w:lvl>
    <w:lvl w:ilvl="2" w:tplc="FE3AAE2C" w:tentative="1">
      <w:start w:val="1"/>
      <w:numFmt w:val="bullet"/>
      <w:lvlText w:val="•"/>
      <w:lvlJc w:val="left"/>
      <w:pPr>
        <w:tabs>
          <w:tab w:val="num" w:pos="2160"/>
        </w:tabs>
        <w:ind w:left="2160" w:hanging="360"/>
      </w:pPr>
      <w:rPr>
        <w:rFonts w:ascii="Arial" w:hAnsi="Arial" w:hint="default"/>
      </w:rPr>
    </w:lvl>
    <w:lvl w:ilvl="3" w:tplc="52E6ADC6" w:tentative="1">
      <w:start w:val="1"/>
      <w:numFmt w:val="bullet"/>
      <w:lvlText w:val="•"/>
      <w:lvlJc w:val="left"/>
      <w:pPr>
        <w:tabs>
          <w:tab w:val="num" w:pos="2880"/>
        </w:tabs>
        <w:ind w:left="2880" w:hanging="360"/>
      </w:pPr>
      <w:rPr>
        <w:rFonts w:ascii="Arial" w:hAnsi="Arial" w:hint="default"/>
      </w:rPr>
    </w:lvl>
    <w:lvl w:ilvl="4" w:tplc="324CF09C" w:tentative="1">
      <w:start w:val="1"/>
      <w:numFmt w:val="bullet"/>
      <w:lvlText w:val="•"/>
      <w:lvlJc w:val="left"/>
      <w:pPr>
        <w:tabs>
          <w:tab w:val="num" w:pos="3600"/>
        </w:tabs>
        <w:ind w:left="3600" w:hanging="360"/>
      </w:pPr>
      <w:rPr>
        <w:rFonts w:ascii="Arial" w:hAnsi="Arial" w:hint="default"/>
      </w:rPr>
    </w:lvl>
    <w:lvl w:ilvl="5" w:tplc="2B245B8C" w:tentative="1">
      <w:start w:val="1"/>
      <w:numFmt w:val="bullet"/>
      <w:lvlText w:val="•"/>
      <w:lvlJc w:val="left"/>
      <w:pPr>
        <w:tabs>
          <w:tab w:val="num" w:pos="4320"/>
        </w:tabs>
        <w:ind w:left="4320" w:hanging="360"/>
      </w:pPr>
      <w:rPr>
        <w:rFonts w:ascii="Arial" w:hAnsi="Arial" w:hint="default"/>
      </w:rPr>
    </w:lvl>
    <w:lvl w:ilvl="6" w:tplc="665EA8B6" w:tentative="1">
      <w:start w:val="1"/>
      <w:numFmt w:val="bullet"/>
      <w:lvlText w:val="•"/>
      <w:lvlJc w:val="left"/>
      <w:pPr>
        <w:tabs>
          <w:tab w:val="num" w:pos="5040"/>
        </w:tabs>
        <w:ind w:left="5040" w:hanging="360"/>
      </w:pPr>
      <w:rPr>
        <w:rFonts w:ascii="Arial" w:hAnsi="Arial" w:hint="default"/>
      </w:rPr>
    </w:lvl>
    <w:lvl w:ilvl="7" w:tplc="F5BCE112" w:tentative="1">
      <w:start w:val="1"/>
      <w:numFmt w:val="bullet"/>
      <w:lvlText w:val="•"/>
      <w:lvlJc w:val="left"/>
      <w:pPr>
        <w:tabs>
          <w:tab w:val="num" w:pos="5760"/>
        </w:tabs>
        <w:ind w:left="5760" w:hanging="360"/>
      </w:pPr>
      <w:rPr>
        <w:rFonts w:ascii="Arial" w:hAnsi="Arial" w:hint="default"/>
      </w:rPr>
    </w:lvl>
    <w:lvl w:ilvl="8" w:tplc="14CAD2D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3B8526A4"/>
    <w:multiLevelType w:val="hybridMultilevel"/>
    <w:tmpl w:val="0F3A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C402B7D"/>
    <w:multiLevelType w:val="hybridMultilevel"/>
    <w:tmpl w:val="0E645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4909B9"/>
    <w:multiLevelType w:val="hybridMultilevel"/>
    <w:tmpl w:val="B9D82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DA824C3"/>
    <w:multiLevelType w:val="hybridMultilevel"/>
    <w:tmpl w:val="19B4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DC53AB"/>
    <w:multiLevelType w:val="hybridMultilevel"/>
    <w:tmpl w:val="742E8AFE"/>
    <w:lvl w:ilvl="0" w:tplc="0AD4E3B6">
      <w:start w:val="3"/>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C254F4"/>
    <w:multiLevelType w:val="hybridMultilevel"/>
    <w:tmpl w:val="E1D445DE"/>
    <w:lvl w:ilvl="0" w:tplc="DBF4D078">
      <w:start w:val="1"/>
      <w:numFmt w:val="decimal"/>
      <w:lvlText w:val="%1."/>
      <w:lvlJc w:val="left"/>
      <w:pPr>
        <w:ind w:left="990" w:hanging="720"/>
      </w:pPr>
      <w:rPr>
        <w:rFonts w:hint="default"/>
        <w:color w:val="FF0000"/>
      </w:rPr>
    </w:lvl>
    <w:lvl w:ilvl="1" w:tplc="6B6A2D3C">
      <w:start w:val="1"/>
      <w:numFmt w:val="lowerLetter"/>
      <w:lvlText w:val="%2."/>
      <w:lvlJc w:val="left"/>
      <w:pPr>
        <w:ind w:left="1800" w:hanging="72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61EEEE8">
      <w:start w:val="1"/>
      <w:numFmt w:val="bullet"/>
      <w:lvlText w:val="-"/>
      <w:lvlJc w:val="left"/>
      <w:pPr>
        <w:ind w:left="4860" w:hanging="720"/>
      </w:pPr>
      <w:rPr>
        <w:rFonts w:ascii="Calibri" w:eastAsiaTheme="minorHAnsi" w:hAnsi="Calibri" w:cstheme="minorBidi"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09A19D2"/>
    <w:multiLevelType w:val="multilevel"/>
    <w:tmpl w:val="121AAD00"/>
    <w:lvl w:ilvl="0">
      <w:start w:val="1"/>
      <w:numFmt w:val="decimal"/>
      <w:lvlText w:val="%1."/>
      <w:lvlJc w:val="left"/>
      <w:pPr>
        <w:tabs>
          <w:tab w:val="num" w:pos="720"/>
        </w:tabs>
        <w:ind w:left="720" w:hanging="360"/>
      </w:pPr>
    </w:lvl>
    <w:lvl w:ilvl="1">
      <w:start w:val="8"/>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425503C4"/>
    <w:multiLevelType w:val="hybridMultilevel"/>
    <w:tmpl w:val="283E1A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2DE0C5D"/>
    <w:multiLevelType w:val="hybridMultilevel"/>
    <w:tmpl w:val="01509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4D67B9E"/>
    <w:multiLevelType w:val="hybridMultilevel"/>
    <w:tmpl w:val="4732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6F7B3E"/>
    <w:multiLevelType w:val="hybridMultilevel"/>
    <w:tmpl w:val="A662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114401"/>
    <w:multiLevelType w:val="hybridMultilevel"/>
    <w:tmpl w:val="945E77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73B70EA"/>
    <w:multiLevelType w:val="hybridMultilevel"/>
    <w:tmpl w:val="28D6F60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6" w15:restartNumberingAfterBreak="0">
    <w:nsid w:val="48534E8F"/>
    <w:multiLevelType w:val="hybridMultilevel"/>
    <w:tmpl w:val="0A4A3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8C337ED"/>
    <w:multiLevelType w:val="hybridMultilevel"/>
    <w:tmpl w:val="F13A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253A51"/>
    <w:multiLevelType w:val="hybridMultilevel"/>
    <w:tmpl w:val="DA56A536"/>
    <w:lvl w:ilvl="0" w:tplc="8A405BEA">
      <w:start w:val="1"/>
      <w:numFmt w:val="decimal"/>
      <w:lvlText w:val="%1."/>
      <w:lvlJc w:val="left"/>
      <w:pPr>
        <w:ind w:left="720" w:hanging="360"/>
      </w:pPr>
      <w:rPr>
        <w:rFonts w:ascii="Calibri" w:eastAsia="Calibri" w:hAnsi="Calibri" w:cs="Times New Roman"/>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4A8B07F9"/>
    <w:multiLevelType w:val="multilevel"/>
    <w:tmpl w:val="C10C8366"/>
    <w:lvl w:ilvl="0">
      <w:start w:val="2"/>
      <w:numFmt w:val="decimal"/>
      <w:lvlText w:val="%1."/>
      <w:lvlJc w:val="left"/>
      <w:pPr>
        <w:ind w:left="540" w:hanging="540"/>
      </w:pPr>
      <w:rPr>
        <w:rFonts w:hint="default"/>
      </w:rPr>
    </w:lvl>
    <w:lvl w:ilvl="1">
      <w:start w:val="3"/>
      <w:numFmt w:val="decimal"/>
      <w:lvlText w:val="%2%1.1."/>
      <w:lvlJc w:val="left"/>
      <w:pPr>
        <w:ind w:left="720" w:hanging="540"/>
      </w:pPr>
      <w:rPr>
        <w:rFonts w:hint="default"/>
      </w:rPr>
    </w:lvl>
    <w:lvl w:ilvl="2">
      <w:start w:val="1"/>
      <w:numFmt w:val="decimal"/>
      <w:pStyle w:val="Header3"/>
      <w:lvlText w:val="%1.1.%3."/>
      <w:lvlJc w:val="left"/>
      <w:pPr>
        <w:ind w:left="1080" w:hanging="720"/>
      </w:pPr>
      <w:rPr>
        <w:rFonts w:hint="default"/>
      </w:rPr>
    </w:lvl>
    <w:lvl w:ilvl="3">
      <w:start w:val="1"/>
      <w:numFmt w:val="decimal"/>
      <w:lvlText w:val="%1.1.%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0" w15:restartNumberingAfterBreak="0">
    <w:nsid w:val="4C5773DC"/>
    <w:multiLevelType w:val="multilevel"/>
    <w:tmpl w:val="1AAE07BE"/>
    <w:lvl w:ilvl="0">
      <w:start w:val="1"/>
      <w:numFmt w:val="bullet"/>
      <w:lvlText w:val=""/>
      <w:lvlJc w:val="left"/>
      <w:pPr>
        <w:ind w:left="720" w:hanging="360"/>
      </w:pPr>
      <w:rPr>
        <w:rFonts w:ascii="Symbol" w:hAnsi="Symbol" w:hint="default"/>
        <w:b/>
        <w:bCs/>
        <w:color w:val="002060"/>
        <w:sz w:val="24"/>
      </w:r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4D3A7F33"/>
    <w:multiLevelType w:val="hybridMultilevel"/>
    <w:tmpl w:val="F9607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47328F"/>
    <w:multiLevelType w:val="multilevel"/>
    <w:tmpl w:val="C80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8D3110"/>
    <w:multiLevelType w:val="multilevel"/>
    <w:tmpl w:val="10BC553E"/>
    <w:lvl w:ilvl="0">
      <w:start w:val="1"/>
      <w:numFmt w:val="decimal"/>
      <w:lvlText w:val="%1."/>
      <w:lvlJc w:val="left"/>
      <w:pPr>
        <w:tabs>
          <w:tab w:val="num" w:pos="720"/>
        </w:tabs>
        <w:ind w:left="720" w:hanging="360"/>
      </w:pPr>
    </w:lvl>
    <w:lvl w:ilvl="1">
      <w:start w:val="7"/>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512B2D29"/>
    <w:multiLevelType w:val="hybridMultilevel"/>
    <w:tmpl w:val="7C9CE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D944D3"/>
    <w:multiLevelType w:val="hybridMultilevel"/>
    <w:tmpl w:val="22824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873EDE"/>
    <w:multiLevelType w:val="hybridMultilevel"/>
    <w:tmpl w:val="E7FE7C84"/>
    <w:lvl w:ilvl="0" w:tplc="E0FCDBD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8BE27BD"/>
    <w:multiLevelType w:val="hybridMultilevel"/>
    <w:tmpl w:val="71B6B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2413C9"/>
    <w:multiLevelType w:val="hybridMultilevel"/>
    <w:tmpl w:val="5B6E1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A152685"/>
    <w:multiLevelType w:val="hybridMultilevel"/>
    <w:tmpl w:val="D346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A786591"/>
    <w:multiLevelType w:val="hybridMultilevel"/>
    <w:tmpl w:val="D96C86A2"/>
    <w:lvl w:ilvl="0" w:tplc="6948566A">
      <w:start w:val="1"/>
      <w:numFmt w:val="decimal"/>
      <w:lvlText w:val="%1."/>
      <w:lvlJc w:val="left"/>
      <w:pPr>
        <w:ind w:left="6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A97133B"/>
    <w:multiLevelType w:val="hybridMultilevel"/>
    <w:tmpl w:val="C76651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AB34B6D"/>
    <w:multiLevelType w:val="hybridMultilevel"/>
    <w:tmpl w:val="D2303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C777B6B"/>
    <w:multiLevelType w:val="multilevel"/>
    <w:tmpl w:val="71428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B0787E"/>
    <w:multiLevelType w:val="hybridMultilevel"/>
    <w:tmpl w:val="AD1CAE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DD44C4D"/>
    <w:multiLevelType w:val="hybridMultilevel"/>
    <w:tmpl w:val="18BC3B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DF017AD"/>
    <w:multiLevelType w:val="multilevel"/>
    <w:tmpl w:val="45B825B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E541D1"/>
    <w:multiLevelType w:val="hybridMultilevel"/>
    <w:tmpl w:val="0D7235B0"/>
    <w:lvl w:ilvl="0" w:tplc="EAD21858">
      <w:numFmt w:val="bullet"/>
      <w:lvlText w:val=""/>
      <w:lvlJc w:val="left"/>
      <w:pPr>
        <w:ind w:left="540" w:hanging="360"/>
      </w:pPr>
      <w:rPr>
        <w:rFonts w:ascii="Symbol" w:eastAsiaTheme="minorHAnsi" w:hAnsi="Symbol" w:cstheme="minorBidi"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8" w15:restartNumberingAfterBreak="0">
    <w:nsid w:val="619A2070"/>
    <w:multiLevelType w:val="hybridMultilevel"/>
    <w:tmpl w:val="67CA3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61E85C2C"/>
    <w:multiLevelType w:val="hybridMultilevel"/>
    <w:tmpl w:val="1372427A"/>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62070339"/>
    <w:multiLevelType w:val="hybridMultilevel"/>
    <w:tmpl w:val="AE16F9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2227C04"/>
    <w:multiLevelType w:val="hybridMultilevel"/>
    <w:tmpl w:val="01E06A6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3806177"/>
    <w:multiLevelType w:val="hybridMultilevel"/>
    <w:tmpl w:val="831E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B73972"/>
    <w:multiLevelType w:val="hybridMultilevel"/>
    <w:tmpl w:val="1E6C99D4"/>
    <w:lvl w:ilvl="0" w:tplc="EAD21858">
      <w:numFmt w:val="bullet"/>
      <w:lvlText w:val=""/>
      <w:lvlJc w:val="left"/>
      <w:pPr>
        <w:ind w:left="540" w:hanging="360"/>
      </w:pPr>
      <w:rPr>
        <w:rFonts w:ascii="Symbol" w:eastAsiaTheme="minorHAnsi" w:hAnsi="Symbol" w:cstheme="minorBidi"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3">
      <w:start w:val="1"/>
      <w:numFmt w:val="bullet"/>
      <w:lvlText w:val="o"/>
      <w:lvlJc w:val="left"/>
      <w:pPr>
        <w:ind w:left="2700" w:hanging="360"/>
      </w:pPr>
      <w:rPr>
        <w:rFonts w:ascii="Courier New" w:hAnsi="Courier New" w:cs="Courier New" w:hint="default"/>
      </w:rPr>
    </w:lvl>
    <w:lvl w:ilvl="4" w:tplc="04090003">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4" w15:restartNumberingAfterBreak="0">
    <w:nsid w:val="64893911"/>
    <w:multiLevelType w:val="hybridMultilevel"/>
    <w:tmpl w:val="B54A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0F695D"/>
    <w:multiLevelType w:val="multilevel"/>
    <w:tmpl w:val="B79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C072F8"/>
    <w:multiLevelType w:val="multilevel"/>
    <w:tmpl w:val="1AAE07BE"/>
    <w:lvl w:ilvl="0">
      <w:start w:val="1"/>
      <w:numFmt w:val="bullet"/>
      <w:lvlText w:val=""/>
      <w:lvlJc w:val="left"/>
      <w:pPr>
        <w:ind w:left="720" w:hanging="360"/>
      </w:pPr>
      <w:rPr>
        <w:rFonts w:ascii="Symbol" w:hAnsi="Symbol" w:hint="default"/>
        <w:b/>
        <w:bCs/>
        <w:color w:val="002060"/>
        <w:sz w:val="24"/>
      </w:r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690F3444"/>
    <w:multiLevelType w:val="hybridMultilevel"/>
    <w:tmpl w:val="B572589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6B946575"/>
    <w:multiLevelType w:val="hybridMultilevel"/>
    <w:tmpl w:val="AFD29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986D11"/>
    <w:multiLevelType w:val="hybridMultilevel"/>
    <w:tmpl w:val="D5802C6E"/>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0" w15:restartNumberingAfterBreak="0">
    <w:nsid w:val="6C582AED"/>
    <w:multiLevelType w:val="hybridMultilevel"/>
    <w:tmpl w:val="1542C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E3817EB"/>
    <w:multiLevelType w:val="multilevel"/>
    <w:tmpl w:val="754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ED48C2"/>
    <w:multiLevelType w:val="hybridMultilevel"/>
    <w:tmpl w:val="1716F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375165"/>
    <w:multiLevelType w:val="hybridMultilevel"/>
    <w:tmpl w:val="3EF6F8B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FD21298"/>
    <w:multiLevelType w:val="hybridMultilevel"/>
    <w:tmpl w:val="938AA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0AD60AD"/>
    <w:multiLevelType w:val="hybridMultilevel"/>
    <w:tmpl w:val="948ADE74"/>
    <w:lvl w:ilvl="0" w:tplc="04090001">
      <w:start w:val="1"/>
      <w:numFmt w:val="bullet"/>
      <w:lvlText w:val=""/>
      <w:lvlJc w:val="left"/>
      <w:rPr>
        <w:rFonts w:ascii="Symbol" w:hAnsi="Symbol" w:hint="default"/>
      </w:rPr>
    </w:lvl>
    <w:lvl w:ilvl="1" w:tplc="0409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71482945"/>
    <w:multiLevelType w:val="multilevel"/>
    <w:tmpl w:val="1AAE07BE"/>
    <w:lvl w:ilvl="0">
      <w:start w:val="1"/>
      <w:numFmt w:val="bullet"/>
      <w:lvlText w:val=""/>
      <w:lvlJc w:val="left"/>
      <w:pPr>
        <w:ind w:left="720" w:hanging="360"/>
      </w:pPr>
      <w:rPr>
        <w:rFonts w:ascii="Symbol" w:hAnsi="Symbol" w:hint="default"/>
        <w:b/>
        <w:bCs/>
        <w:color w:val="002060"/>
        <w:sz w:val="24"/>
      </w:r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7" w15:restartNumberingAfterBreak="0">
    <w:nsid w:val="71906E24"/>
    <w:multiLevelType w:val="hybridMultilevel"/>
    <w:tmpl w:val="5E740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26E43E7"/>
    <w:multiLevelType w:val="hybridMultilevel"/>
    <w:tmpl w:val="7D3A7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8580B37"/>
    <w:multiLevelType w:val="multilevel"/>
    <w:tmpl w:val="ED72DC52"/>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8D0E34"/>
    <w:multiLevelType w:val="hybridMultilevel"/>
    <w:tmpl w:val="A672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D95111"/>
    <w:multiLevelType w:val="hybridMultilevel"/>
    <w:tmpl w:val="6CA6AC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B431B61"/>
    <w:multiLevelType w:val="hybridMultilevel"/>
    <w:tmpl w:val="0E16D84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B6942FC"/>
    <w:multiLevelType w:val="hybridMultilevel"/>
    <w:tmpl w:val="E7320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CF6486D"/>
    <w:multiLevelType w:val="hybridMultilevel"/>
    <w:tmpl w:val="9C501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1406013">
    <w:abstractNumId w:val="2"/>
  </w:num>
  <w:num w:numId="2" w16cid:durableId="2079940967">
    <w:abstractNumId w:val="17"/>
  </w:num>
  <w:num w:numId="3" w16cid:durableId="598804518">
    <w:abstractNumId w:val="69"/>
  </w:num>
  <w:num w:numId="4" w16cid:durableId="1903905830">
    <w:abstractNumId w:val="86"/>
  </w:num>
  <w:num w:numId="5" w16cid:durableId="725687105">
    <w:abstractNumId w:val="68"/>
    <w:lvlOverride w:ilvl="0">
      <w:startOverride w:val="1"/>
    </w:lvlOverride>
    <w:lvlOverride w:ilvl="1"/>
    <w:lvlOverride w:ilvl="2"/>
    <w:lvlOverride w:ilvl="3"/>
    <w:lvlOverride w:ilvl="4"/>
    <w:lvlOverride w:ilvl="5"/>
    <w:lvlOverride w:ilvl="6"/>
    <w:lvlOverride w:ilvl="7"/>
    <w:lvlOverride w:ilvl="8"/>
  </w:num>
  <w:num w:numId="6" w16cid:durableId="807280842">
    <w:abstractNumId w:val="109"/>
  </w:num>
  <w:num w:numId="7" w16cid:durableId="745803277">
    <w:abstractNumId w:val="83"/>
  </w:num>
  <w:num w:numId="8" w16cid:durableId="1822306665">
    <w:abstractNumId w:val="71"/>
  </w:num>
  <w:num w:numId="9" w16cid:durableId="125007909">
    <w:abstractNumId w:val="56"/>
  </w:num>
  <w:num w:numId="10" w16cid:durableId="1929656035">
    <w:abstractNumId w:val="50"/>
  </w:num>
  <w:num w:numId="11" w16cid:durableId="1778215188">
    <w:abstractNumId w:val="62"/>
  </w:num>
  <w:num w:numId="12" w16cid:durableId="1526362089">
    <w:abstractNumId w:val="5"/>
  </w:num>
  <w:num w:numId="13" w16cid:durableId="830758671">
    <w:abstractNumId w:val="75"/>
  </w:num>
  <w:num w:numId="14" w16cid:durableId="301927962">
    <w:abstractNumId w:val="10"/>
  </w:num>
  <w:num w:numId="15" w16cid:durableId="172185141">
    <w:abstractNumId w:val="103"/>
  </w:num>
  <w:num w:numId="16" w16cid:durableId="1646275200">
    <w:abstractNumId w:val="18"/>
  </w:num>
  <w:num w:numId="17" w16cid:durableId="2130782900">
    <w:abstractNumId w:val="104"/>
  </w:num>
  <w:num w:numId="18" w16cid:durableId="1067269473">
    <w:abstractNumId w:val="74"/>
  </w:num>
  <w:num w:numId="19" w16cid:durableId="1887713797">
    <w:abstractNumId w:val="11"/>
  </w:num>
  <w:num w:numId="20" w16cid:durableId="1602448134">
    <w:abstractNumId w:val="67"/>
  </w:num>
  <w:num w:numId="21" w16cid:durableId="873344679">
    <w:abstractNumId w:val="33"/>
  </w:num>
  <w:num w:numId="22" w16cid:durableId="2004622439">
    <w:abstractNumId w:val="36"/>
  </w:num>
  <w:num w:numId="23" w16cid:durableId="112479182">
    <w:abstractNumId w:val="64"/>
  </w:num>
  <w:num w:numId="24" w16cid:durableId="1745030919">
    <w:abstractNumId w:val="88"/>
  </w:num>
  <w:num w:numId="25" w16cid:durableId="1533033550">
    <w:abstractNumId w:val="12"/>
  </w:num>
  <w:num w:numId="26" w16cid:durableId="1432971582">
    <w:abstractNumId w:val="15"/>
  </w:num>
  <w:num w:numId="27" w16cid:durableId="1428307103">
    <w:abstractNumId w:val="102"/>
  </w:num>
  <w:num w:numId="28" w16cid:durableId="309792481">
    <w:abstractNumId w:val="92"/>
  </w:num>
  <w:num w:numId="29" w16cid:durableId="1813253544">
    <w:abstractNumId w:val="98"/>
  </w:num>
  <w:num w:numId="30" w16cid:durableId="1562673116">
    <w:abstractNumId w:val="53"/>
  </w:num>
  <w:num w:numId="31" w16cid:durableId="136998808">
    <w:abstractNumId w:val="14"/>
  </w:num>
  <w:num w:numId="32" w16cid:durableId="1433434033">
    <w:abstractNumId w:val="20"/>
  </w:num>
  <w:num w:numId="33" w16cid:durableId="2064675469">
    <w:abstractNumId w:val="107"/>
  </w:num>
  <w:num w:numId="34" w16cid:durableId="1090810317">
    <w:abstractNumId w:val="26"/>
  </w:num>
  <w:num w:numId="35" w16cid:durableId="945229360">
    <w:abstractNumId w:val="37"/>
  </w:num>
  <w:num w:numId="36" w16cid:durableId="1558202706">
    <w:abstractNumId w:val="54"/>
  </w:num>
  <w:num w:numId="37" w16cid:durableId="901909245">
    <w:abstractNumId w:val="52"/>
  </w:num>
  <w:num w:numId="38" w16cid:durableId="1302226130">
    <w:abstractNumId w:val="6"/>
  </w:num>
  <w:num w:numId="39" w16cid:durableId="848835343">
    <w:abstractNumId w:val="45"/>
  </w:num>
  <w:num w:numId="40" w16cid:durableId="1165783001">
    <w:abstractNumId w:val="77"/>
  </w:num>
  <w:num w:numId="41" w16cid:durableId="836073631">
    <w:abstractNumId w:val="28"/>
  </w:num>
  <w:num w:numId="42" w16cid:durableId="880019929">
    <w:abstractNumId w:val="87"/>
  </w:num>
  <w:num w:numId="43" w16cid:durableId="1001156642">
    <w:abstractNumId w:val="93"/>
  </w:num>
  <w:num w:numId="44" w16cid:durableId="1193113793">
    <w:abstractNumId w:val="110"/>
  </w:num>
  <w:num w:numId="45" w16cid:durableId="1029452376">
    <w:abstractNumId w:val="59"/>
  </w:num>
  <w:num w:numId="46" w16cid:durableId="1994065466">
    <w:abstractNumId w:val="73"/>
  </w:num>
  <w:num w:numId="47" w16cid:durableId="666787074">
    <w:abstractNumId w:val="24"/>
  </w:num>
  <w:num w:numId="48" w16cid:durableId="1341155056">
    <w:abstractNumId w:val="78"/>
  </w:num>
  <w:num w:numId="49" w16cid:durableId="171341336">
    <w:abstractNumId w:val="85"/>
  </w:num>
  <w:num w:numId="50" w16cid:durableId="714697343">
    <w:abstractNumId w:val="91"/>
  </w:num>
  <w:num w:numId="51" w16cid:durableId="175652597">
    <w:abstractNumId w:val="23"/>
  </w:num>
  <w:num w:numId="52" w16cid:durableId="1737047899">
    <w:abstractNumId w:val="48"/>
  </w:num>
  <w:num w:numId="53" w16cid:durableId="1689911879">
    <w:abstractNumId w:val="63"/>
  </w:num>
  <w:num w:numId="54" w16cid:durableId="180121339">
    <w:abstractNumId w:val="114"/>
  </w:num>
  <w:num w:numId="55" w16cid:durableId="1178811002">
    <w:abstractNumId w:val="30"/>
  </w:num>
  <w:num w:numId="56" w16cid:durableId="1315794312">
    <w:abstractNumId w:val="99"/>
  </w:num>
  <w:num w:numId="57" w16cid:durableId="775632961">
    <w:abstractNumId w:val="42"/>
  </w:num>
  <w:num w:numId="58" w16cid:durableId="1427654603">
    <w:abstractNumId w:val="41"/>
  </w:num>
  <w:num w:numId="59" w16cid:durableId="1330213593">
    <w:abstractNumId w:val="13"/>
  </w:num>
  <w:num w:numId="60" w16cid:durableId="88897030">
    <w:abstractNumId w:val="72"/>
  </w:num>
  <w:num w:numId="61" w16cid:durableId="135030336">
    <w:abstractNumId w:val="27"/>
  </w:num>
  <w:num w:numId="62" w16cid:durableId="24210085">
    <w:abstractNumId w:val="3"/>
  </w:num>
  <w:num w:numId="63" w16cid:durableId="2129884585">
    <w:abstractNumId w:val="61"/>
  </w:num>
  <w:num w:numId="64" w16cid:durableId="1892301948">
    <w:abstractNumId w:val="4"/>
  </w:num>
  <w:num w:numId="65" w16cid:durableId="273173802">
    <w:abstractNumId w:val="94"/>
  </w:num>
  <w:num w:numId="66" w16cid:durableId="98962054">
    <w:abstractNumId w:val="49"/>
  </w:num>
  <w:num w:numId="67" w16cid:durableId="1699038907">
    <w:abstractNumId w:val="80"/>
  </w:num>
  <w:num w:numId="68" w16cid:durableId="1170679688">
    <w:abstractNumId w:val="112"/>
  </w:num>
  <w:num w:numId="69" w16cid:durableId="1074280122">
    <w:abstractNumId w:val="46"/>
  </w:num>
  <w:num w:numId="70" w16cid:durableId="538396646">
    <w:abstractNumId w:val="32"/>
  </w:num>
  <w:num w:numId="71" w16cid:durableId="1123377748">
    <w:abstractNumId w:val="22"/>
  </w:num>
  <w:num w:numId="72" w16cid:durableId="774591966">
    <w:abstractNumId w:val="95"/>
  </w:num>
  <w:num w:numId="73" w16cid:durableId="414863802">
    <w:abstractNumId w:val="101"/>
  </w:num>
  <w:num w:numId="74" w16cid:durableId="368844058">
    <w:abstractNumId w:val="58"/>
  </w:num>
  <w:num w:numId="75" w16cid:durableId="339891079">
    <w:abstractNumId w:val="8"/>
  </w:num>
  <w:num w:numId="76" w16cid:durableId="234319266">
    <w:abstractNumId w:val="31"/>
  </w:num>
  <w:num w:numId="77" w16cid:durableId="198401981">
    <w:abstractNumId w:val="35"/>
  </w:num>
  <w:num w:numId="78" w16cid:durableId="813110397">
    <w:abstractNumId w:val="21"/>
  </w:num>
  <w:num w:numId="79" w16cid:durableId="1875731006">
    <w:abstractNumId w:val="66"/>
  </w:num>
  <w:num w:numId="80" w16cid:durableId="311718112">
    <w:abstractNumId w:val="113"/>
  </w:num>
  <w:num w:numId="81" w16cid:durableId="1574466642">
    <w:abstractNumId w:val="84"/>
  </w:num>
  <w:num w:numId="82" w16cid:durableId="431436930">
    <w:abstractNumId w:val="90"/>
  </w:num>
  <w:num w:numId="83" w16cid:durableId="1177429913">
    <w:abstractNumId w:val="81"/>
  </w:num>
  <w:num w:numId="84" w16cid:durableId="955792603">
    <w:abstractNumId w:val="7"/>
  </w:num>
  <w:num w:numId="85" w16cid:durableId="493834737">
    <w:abstractNumId w:val="38"/>
  </w:num>
  <w:num w:numId="86" w16cid:durableId="1745103202">
    <w:abstractNumId w:val="19"/>
  </w:num>
  <w:num w:numId="87" w16cid:durableId="679624914">
    <w:abstractNumId w:val="108"/>
  </w:num>
  <w:num w:numId="88" w16cid:durableId="622926661">
    <w:abstractNumId w:val="57"/>
  </w:num>
  <w:num w:numId="89" w16cid:durableId="1663464844">
    <w:abstractNumId w:val="65"/>
  </w:num>
  <w:num w:numId="90" w16cid:durableId="1446315745">
    <w:abstractNumId w:val="105"/>
  </w:num>
  <w:num w:numId="91" w16cid:durableId="1959677650">
    <w:abstractNumId w:val="39"/>
  </w:num>
  <w:num w:numId="92" w16cid:durableId="611521915">
    <w:abstractNumId w:val="0"/>
  </w:num>
  <w:num w:numId="93" w16cid:durableId="1423799198">
    <w:abstractNumId w:val="1"/>
  </w:num>
  <w:num w:numId="94" w16cid:durableId="445320138">
    <w:abstractNumId w:val="40"/>
  </w:num>
  <w:num w:numId="95" w16cid:durableId="1251307700">
    <w:abstractNumId w:val="82"/>
  </w:num>
  <w:num w:numId="96" w16cid:durableId="1702437969">
    <w:abstractNumId w:val="100"/>
  </w:num>
  <w:num w:numId="97" w16cid:durableId="633605084">
    <w:abstractNumId w:val="44"/>
  </w:num>
  <w:num w:numId="98" w16cid:durableId="1070349880">
    <w:abstractNumId w:val="55"/>
  </w:num>
  <w:num w:numId="99" w16cid:durableId="1737820415">
    <w:abstractNumId w:val="79"/>
  </w:num>
  <w:num w:numId="100" w16cid:durableId="374046095">
    <w:abstractNumId w:val="29"/>
  </w:num>
  <w:num w:numId="101" w16cid:durableId="1177382673">
    <w:abstractNumId w:val="51"/>
  </w:num>
  <w:num w:numId="102" w16cid:durableId="337655175">
    <w:abstractNumId w:val="43"/>
  </w:num>
  <w:num w:numId="103" w16cid:durableId="1107000147">
    <w:abstractNumId w:val="111"/>
  </w:num>
  <w:num w:numId="104" w16cid:durableId="1091051106">
    <w:abstractNumId w:val="97"/>
  </w:num>
  <w:num w:numId="105" w16cid:durableId="2047606827">
    <w:abstractNumId w:val="34"/>
  </w:num>
  <w:num w:numId="106" w16cid:durableId="1227374486">
    <w:abstractNumId w:val="25"/>
  </w:num>
  <w:num w:numId="107" w16cid:durableId="1110011903">
    <w:abstractNumId w:val="106"/>
  </w:num>
  <w:num w:numId="108" w16cid:durableId="1723283666">
    <w:abstractNumId w:val="70"/>
  </w:num>
  <w:num w:numId="109" w16cid:durableId="2139685313">
    <w:abstractNumId w:val="96"/>
  </w:num>
  <w:num w:numId="110" w16cid:durableId="1077551446">
    <w:abstractNumId w:val="89"/>
  </w:num>
  <w:num w:numId="111" w16cid:durableId="1624917361">
    <w:abstractNumId w:val="60"/>
  </w:num>
  <w:num w:numId="112" w16cid:durableId="388459288">
    <w:abstractNumId w:val="47"/>
  </w:num>
  <w:num w:numId="113" w16cid:durableId="462697287">
    <w:abstractNumId w:val="76"/>
  </w:num>
  <w:num w:numId="114" w16cid:durableId="725106833">
    <w:abstractNumId w:val="16"/>
  </w:num>
  <w:num w:numId="115" w16cid:durableId="575092744">
    <w:abstractNumId w:val="9"/>
  </w:num>
  <w:numIdMacAtCleanup w:val="1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Powers">
    <w15:presenceInfo w15:providerId="AD" w15:userId="S::npowers@american.edu::99116413-50e7-444e-804d-bd6d94eae828"/>
  </w15:person>
  <w15:person w15:author="Shannon Conheady">
    <w15:presenceInfo w15:providerId="AD" w15:userId="S::conheady@american.edu::5fba2d62-5eee-4db8-87fd-1af15a8095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3NDI3NTU2MjIyMTJX0lEKTi0uzszPAykwNKkFAHfLvKMtAAAA"/>
  </w:docVars>
  <w:rsids>
    <w:rsidRoot w:val="00100D12"/>
    <w:rsid w:val="000015A5"/>
    <w:rsid w:val="00002957"/>
    <w:rsid w:val="00002E7C"/>
    <w:rsid w:val="00003448"/>
    <w:rsid w:val="00006D26"/>
    <w:rsid w:val="00010491"/>
    <w:rsid w:val="00011632"/>
    <w:rsid w:val="000117F9"/>
    <w:rsid w:val="00013AC6"/>
    <w:rsid w:val="00013D0A"/>
    <w:rsid w:val="00014F5B"/>
    <w:rsid w:val="000163F9"/>
    <w:rsid w:val="00022930"/>
    <w:rsid w:val="00023CFE"/>
    <w:rsid w:val="00023CFF"/>
    <w:rsid w:val="00025ECB"/>
    <w:rsid w:val="00026D4A"/>
    <w:rsid w:val="00030653"/>
    <w:rsid w:val="00030D2F"/>
    <w:rsid w:val="00034A5A"/>
    <w:rsid w:val="0003619A"/>
    <w:rsid w:val="000368B4"/>
    <w:rsid w:val="00040FB1"/>
    <w:rsid w:val="000425A7"/>
    <w:rsid w:val="00043A5A"/>
    <w:rsid w:val="00045F0D"/>
    <w:rsid w:val="000465FF"/>
    <w:rsid w:val="0005210E"/>
    <w:rsid w:val="0005389F"/>
    <w:rsid w:val="00053A8C"/>
    <w:rsid w:val="000561BB"/>
    <w:rsid w:val="00057495"/>
    <w:rsid w:val="000651D8"/>
    <w:rsid w:val="00067558"/>
    <w:rsid w:val="00070925"/>
    <w:rsid w:val="00074080"/>
    <w:rsid w:val="00074AC1"/>
    <w:rsid w:val="000759B4"/>
    <w:rsid w:val="000776AC"/>
    <w:rsid w:val="00080D2A"/>
    <w:rsid w:val="00081A99"/>
    <w:rsid w:val="00084DD2"/>
    <w:rsid w:val="00085294"/>
    <w:rsid w:val="00086B2B"/>
    <w:rsid w:val="00087F5C"/>
    <w:rsid w:val="00090EB8"/>
    <w:rsid w:val="00092616"/>
    <w:rsid w:val="00095AF7"/>
    <w:rsid w:val="00096E43"/>
    <w:rsid w:val="00096E5C"/>
    <w:rsid w:val="00096F8B"/>
    <w:rsid w:val="000979EF"/>
    <w:rsid w:val="000A4CA9"/>
    <w:rsid w:val="000B19C2"/>
    <w:rsid w:val="000B1CFB"/>
    <w:rsid w:val="000B4116"/>
    <w:rsid w:val="000B45A3"/>
    <w:rsid w:val="000B7496"/>
    <w:rsid w:val="000C06A4"/>
    <w:rsid w:val="000C10C9"/>
    <w:rsid w:val="000C1449"/>
    <w:rsid w:val="000C26AA"/>
    <w:rsid w:val="000C27FB"/>
    <w:rsid w:val="000D1578"/>
    <w:rsid w:val="000E0771"/>
    <w:rsid w:val="000E1F59"/>
    <w:rsid w:val="000E4ECE"/>
    <w:rsid w:val="000E6F22"/>
    <w:rsid w:val="000E7A72"/>
    <w:rsid w:val="000E7E34"/>
    <w:rsid w:val="000F093F"/>
    <w:rsid w:val="000F163E"/>
    <w:rsid w:val="000F37B9"/>
    <w:rsid w:val="000F7C0A"/>
    <w:rsid w:val="00100D12"/>
    <w:rsid w:val="001038B4"/>
    <w:rsid w:val="0010432C"/>
    <w:rsid w:val="001050BF"/>
    <w:rsid w:val="00105300"/>
    <w:rsid w:val="00111205"/>
    <w:rsid w:val="001144BF"/>
    <w:rsid w:val="00114838"/>
    <w:rsid w:val="0011512E"/>
    <w:rsid w:val="00116911"/>
    <w:rsid w:val="0012032B"/>
    <w:rsid w:val="00122EA4"/>
    <w:rsid w:val="00123134"/>
    <w:rsid w:val="00124D09"/>
    <w:rsid w:val="00131E8F"/>
    <w:rsid w:val="00132361"/>
    <w:rsid w:val="00133AC8"/>
    <w:rsid w:val="001407DC"/>
    <w:rsid w:val="00145390"/>
    <w:rsid w:val="001464A3"/>
    <w:rsid w:val="00147B8C"/>
    <w:rsid w:val="00151DC0"/>
    <w:rsid w:val="001528E8"/>
    <w:rsid w:val="00156CEA"/>
    <w:rsid w:val="00156F25"/>
    <w:rsid w:val="00160BD4"/>
    <w:rsid w:val="00160DB7"/>
    <w:rsid w:val="00162057"/>
    <w:rsid w:val="001629CA"/>
    <w:rsid w:val="00162FFB"/>
    <w:rsid w:val="001632FC"/>
    <w:rsid w:val="0016417F"/>
    <w:rsid w:val="001668FF"/>
    <w:rsid w:val="00166DE8"/>
    <w:rsid w:val="00171298"/>
    <w:rsid w:val="001740F7"/>
    <w:rsid w:val="00183C40"/>
    <w:rsid w:val="001861A0"/>
    <w:rsid w:val="00192FE2"/>
    <w:rsid w:val="00193C80"/>
    <w:rsid w:val="00196635"/>
    <w:rsid w:val="00197753"/>
    <w:rsid w:val="001A05EA"/>
    <w:rsid w:val="001A1D89"/>
    <w:rsid w:val="001A31CD"/>
    <w:rsid w:val="001A3AA2"/>
    <w:rsid w:val="001A5AFA"/>
    <w:rsid w:val="001B3BD0"/>
    <w:rsid w:val="001B56AD"/>
    <w:rsid w:val="001B712C"/>
    <w:rsid w:val="001C0DE9"/>
    <w:rsid w:val="001C4910"/>
    <w:rsid w:val="001D0E48"/>
    <w:rsid w:val="001D114D"/>
    <w:rsid w:val="001D4353"/>
    <w:rsid w:val="001D44C7"/>
    <w:rsid w:val="001D5294"/>
    <w:rsid w:val="001D70FA"/>
    <w:rsid w:val="001E47DB"/>
    <w:rsid w:val="001E6D33"/>
    <w:rsid w:val="001E70D8"/>
    <w:rsid w:val="001E7E60"/>
    <w:rsid w:val="001F38CE"/>
    <w:rsid w:val="001F3C23"/>
    <w:rsid w:val="001F4B8C"/>
    <w:rsid w:val="001F4CAC"/>
    <w:rsid w:val="001F74EB"/>
    <w:rsid w:val="001F7720"/>
    <w:rsid w:val="001F7C6D"/>
    <w:rsid w:val="001F7E45"/>
    <w:rsid w:val="002011C8"/>
    <w:rsid w:val="0020543C"/>
    <w:rsid w:val="00205EC3"/>
    <w:rsid w:val="002061B0"/>
    <w:rsid w:val="00207DC6"/>
    <w:rsid w:val="002109F1"/>
    <w:rsid w:val="00210EF2"/>
    <w:rsid w:val="002115BC"/>
    <w:rsid w:val="00212CF8"/>
    <w:rsid w:val="0021501E"/>
    <w:rsid w:val="0021533E"/>
    <w:rsid w:val="002164B0"/>
    <w:rsid w:val="00216F90"/>
    <w:rsid w:val="002175D9"/>
    <w:rsid w:val="00217CD2"/>
    <w:rsid w:val="00217CF7"/>
    <w:rsid w:val="00217FAD"/>
    <w:rsid w:val="00221AE2"/>
    <w:rsid w:val="00222065"/>
    <w:rsid w:val="00232697"/>
    <w:rsid w:val="00234826"/>
    <w:rsid w:val="00234954"/>
    <w:rsid w:val="00235496"/>
    <w:rsid w:val="00235C47"/>
    <w:rsid w:val="00235F6B"/>
    <w:rsid w:val="00240A94"/>
    <w:rsid w:val="0024465C"/>
    <w:rsid w:val="00250159"/>
    <w:rsid w:val="0025078E"/>
    <w:rsid w:val="002516B6"/>
    <w:rsid w:val="00252359"/>
    <w:rsid w:val="0025386A"/>
    <w:rsid w:val="002616C3"/>
    <w:rsid w:val="00261A62"/>
    <w:rsid w:val="0026293F"/>
    <w:rsid w:val="00262A2E"/>
    <w:rsid w:val="00262AEC"/>
    <w:rsid w:val="00267961"/>
    <w:rsid w:val="00270493"/>
    <w:rsid w:val="00274556"/>
    <w:rsid w:val="00274DB8"/>
    <w:rsid w:val="00274FB8"/>
    <w:rsid w:val="002752A9"/>
    <w:rsid w:val="0027615E"/>
    <w:rsid w:val="00277893"/>
    <w:rsid w:val="0027795D"/>
    <w:rsid w:val="00277ADB"/>
    <w:rsid w:val="002834FB"/>
    <w:rsid w:val="0028427B"/>
    <w:rsid w:val="00290F88"/>
    <w:rsid w:val="00291B4A"/>
    <w:rsid w:val="00291E8B"/>
    <w:rsid w:val="002923A5"/>
    <w:rsid w:val="0029520F"/>
    <w:rsid w:val="00295DA7"/>
    <w:rsid w:val="002A03C3"/>
    <w:rsid w:val="002A4281"/>
    <w:rsid w:val="002A7D1F"/>
    <w:rsid w:val="002B1213"/>
    <w:rsid w:val="002B6BE7"/>
    <w:rsid w:val="002C427A"/>
    <w:rsid w:val="002C6D1B"/>
    <w:rsid w:val="002C74BD"/>
    <w:rsid w:val="002C7681"/>
    <w:rsid w:val="002C7703"/>
    <w:rsid w:val="002D0D94"/>
    <w:rsid w:val="002D2701"/>
    <w:rsid w:val="002D4790"/>
    <w:rsid w:val="002E0711"/>
    <w:rsid w:val="002E2812"/>
    <w:rsid w:val="002E2D9E"/>
    <w:rsid w:val="002E328C"/>
    <w:rsid w:val="002E34E5"/>
    <w:rsid w:val="002E4D2A"/>
    <w:rsid w:val="002E6860"/>
    <w:rsid w:val="002E7418"/>
    <w:rsid w:val="002E7C80"/>
    <w:rsid w:val="002F1850"/>
    <w:rsid w:val="002F214A"/>
    <w:rsid w:val="002F2BFB"/>
    <w:rsid w:val="002F2FBF"/>
    <w:rsid w:val="002F471D"/>
    <w:rsid w:val="002F4BC9"/>
    <w:rsid w:val="00303D34"/>
    <w:rsid w:val="00305D7A"/>
    <w:rsid w:val="003112A9"/>
    <w:rsid w:val="00311770"/>
    <w:rsid w:val="00311D2C"/>
    <w:rsid w:val="00313A42"/>
    <w:rsid w:val="00316F94"/>
    <w:rsid w:val="0032234F"/>
    <w:rsid w:val="003233AC"/>
    <w:rsid w:val="00323954"/>
    <w:rsid w:val="00324F4E"/>
    <w:rsid w:val="003268D9"/>
    <w:rsid w:val="00331642"/>
    <w:rsid w:val="00332067"/>
    <w:rsid w:val="003364A5"/>
    <w:rsid w:val="003364BF"/>
    <w:rsid w:val="00341295"/>
    <w:rsid w:val="003457CC"/>
    <w:rsid w:val="00347A4F"/>
    <w:rsid w:val="00351AB5"/>
    <w:rsid w:val="00353233"/>
    <w:rsid w:val="00353597"/>
    <w:rsid w:val="00353BB7"/>
    <w:rsid w:val="00353E8B"/>
    <w:rsid w:val="0035517D"/>
    <w:rsid w:val="0035645C"/>
    <w:rsid w:val="00363692"/>
    <w:rsid w:val="00363C56"/>
    <w:rsid w:val="0036408A"/>
    <w:rsid w:val="00364BAD"/>
    <w:rsid w:val="0036532D"/>
    <w:rsid w:val="003657C7"/>
    <w:rsid w:val="0036725A"/>
    <w:rsid w:val="0037111C"/>
    <w:rsid w:val="00373B38"/>
    <w:rsid w:val="003762B6"/>
    <w:rsid w:val="003809FF"/>
    <w:rsid w:val="00381CB7"/>
    <w:rsid w:val="00382E1C"/>
    <w:rsid w:val="00383270"/>
    <w:rsid w:val="003867E9"/>
    <w:rsid w:val="00391EDF"/>
    <w:rsid w:val="00392821"/>
    <w:rsid w:val="00394718"/>
    <w:rsid w:val="003947FD"/>
    <w:rsid w:val="00395797"/>
    <w:rsid w:val="003A2A16"/>
    <w:rsid w:val="003A5DF5"/>
    <w:rsid w:val="003A79BB"/>
    <w:rsid w:val="003B0A9C"/>
    <w:rsid w:val="003B578F"/>
    <w:rsid w:val="003B6BC1"/>
    <w:rsid w:val="003B787E"/>
    <w:rsid w:val="003C00D5"/>
    <w:rsid w:val="003C12BA"/>
    <w:rsid w:val="003C4610"/>
    <w:rsid w:val="003C6053"/>
    <w:rsid w:val="003C73F7"/>
    <w:rsid w:val="003D1F32"/>
    <w:rsid w:val="003D55A7"/>
    <w:rsid w:val="003D623D"/>
    <w:rsid w:val="003E45ED"/>
    <w:rsid w:val="003E530D"/>
    <w:rsid w:val="003F221E"/>
    <w:rsid w:val="003F36C4"/>
    <w:rsid w:val="003F4D37"/>
    <w:rsid w:val="003F5B98"/>
    <w:rsid w:val="0040018A"/>
    <w:rsid w:val="00400B5B"/>
    <w:rsid w:val="00400EFA"/>
    <w:rsid w:val="00402933"/>
    <w:rsid w:val="00404410"/>
    <w:rsid w:val="004070B6"/>
    <w:rsid w:val="004117AB"/>
    <w:rsid w:val="0041219A"/>
    <w:rsid w:val="004139E0"/>
    <w:rsid w:val="00414900"/>
    <w:rsid w:val="00414FE9"/>
    <w:rsid w:val="00417765"/>
    <w:rsid w:val="00420FAC"/>
    <w:rsid w:val="0042269A"/>
    <w:rsid w:val="00422B9B"/>
    <w:rsid w:val="00422F17"/>
    <w:rsid w:val="0042348C"/>
    <w:rsid w:val="00424372"/>
    <w:rsid w:val="00424911"/>
    <w:rsid w:val="00425101"/>
    <w:rsid w:val="00431997"/>
    <w:rsid w:val="0043278C"/>
    <w:rsid w:val="00433901"/>
    <w:rsid w:val="00434211"/>
    <w:rsid w:val="0043503B"/>
    <w:rsid w:val="00435AE3"/>
    <w:rsid w:val="004373D3"/>
    <w:rsid w:val="00442013"/>
    <w:rsid w:val="00443720"/>
    <w:rsid w:val="004477E8"/>
    <w:rsid w:val="00447C8A"/>
    <w:rsid w:val="00450169"/>
    <w:rsid w:val="00451A17"/>
    <w:rsid w:val="00451D28"/>
    <w:rsid w:val="004529BF"/>
    <w:rsid w:val="004556EE"/>
    <w:rsid w:val="004624A2"/>
    <w:rsid w:val="004634BF"/>
    <w:rsid w:val="00464E53"/>
    <w:rsid w:val="00464E91"/>
    <w:rsid w:val="00470564"/>
    <w:rsid w:val="004713B2"/>
    <w:rsid w:val="00471881"/>
    <w:rsid w:val="00472178"/>
    <w:rsid w:val="004744F4"/>
    <w:rsid w:val="00475DC4"/>
    <w:rsid w:val="00481396"/>
    <w:rsid w:val="004822D2"/>
    <w:rsid w:val="0048474E"/>
    <w:rsid w:val="0048636A"/>
    <w:rsid w:val="004924A5"/>
    <w:rsid w:val="00492673"/>
    <w:rsid w:val="00494B1A"/>
    <w:rsid w:val="004952E0"/>
    <w:rsid w:val="00495AAE"/>
    <w:rsid w:val="004A0890"/>
    <w:rsid w:val="004A272D"/>
    <w:rsid w:val="004A5031"/>
    <w:rsid w:val="004A5A61"/>
    <w:rsid w:val="004B0924"/>
    <w:rsid w:val="004B109A"/>
    <w:rsid w:val="004B2BEE"/>
    <w:rsid w:val="004B46C7"/>
    <w:rsid w:val="004B4FC4"/>
    <w:rsid w:val="004B58A2"/>
    <w:rsid w:val="004B63B8"/>
    <w:rsid w:val="004C046E"/>
    <w:rsid w:val="004C26B4"/>
    <w:rsid w:val="004C2CFA"/>
    <w:rsid w:val="004C4FC9"/>
    <w:rsid w:val="004C52BB"/>
    <w:rsid w:val="004C5A88"/>
    <w:rsid w:val="004C65A3"/>
    <w:rsid w:val="004D1526"/>
    <w:rsid w:val="004D331A"/>
    <w:rsid w:val="004D5C6F"/>
    <w:rsid w:val="004D6A7C"/>
    <w:rsid w:val="004E12B4"/>
    <w:rsid w:val="004E164C"/>
    <w:rsid w:val="004E377D"/>
    <w:rsid w:val="004E3968"/>
    <w:rsid w:val="004F1FF1"/>
    <w:rsid w:val="004F395C"/>
    <w:rsid w:val="004F5D5A"/>
    <w:rsid w:val="004F5FB1"/>
    <w:rsid w:val="004F6EC0"/>
    <w:rsid w:val="00500D92"/>
    <w:rsid w:val="005012B2"/>
    <w:rsid w:val="005045AC"/>
    <w:rsid w:val="00505315"/>
    <w:rsid w:val="00510427"/>
    <w:rsid w:val="00510BCE"/>
    <w:rsid w:val="00512955"/>
    <w:rsid w:val="00513F2A"/>
    <w:rsid w:val="00517434"/>
    <w:rsid w:val="00520C0A"/>
    <w:rsid w:val="00521A8B"/>
    <w:rsid w:val="00522320"/>
    <w:rsid w:val="005240C6"/>
    <w:rsid w:val="00525CF0"/>
    <w:rsid w:val="00531764"/>
    <w:rsid w:val="0053244E"/>
    <w:rsid w:val="00533471"/>
    <w:rsid w:val="00533938"/>
    <w:rsid w:val="0053456A"/>
    <w:rsid w:val="00535678"/>
    <w:rsid w:val="00536781"/>
    <w:rsid w:val="00537788"/>
    <w:rsid w:val="005410E5"/>
    <w:rsid w:val="00543862"/>
    <w:rsid w:val="00544424"/>
    <w:rsid w:val="00544CDC"/>
    <w:rsid w:val="0054531E"/>
    <w:rsid w:val="00546B8F"/>
    <w:rsid w:val="00546FAF"/>
    <w:rsid w:val="00547C4D"/>
    <w:rsid w:val="00552380"/>
    <w:rsid w:val="0055330C"/>
    <w:rsid w:val="00554EF7"/>
    <w:rsid w:val="0055525A"/>
    <w:rsid w:val="00555EF2"/>
    <w:rsid w:val="005569F5"/>
    <w:rsid w:val="00560FF4"/>
    <w:rsid w:val="005612CF"/>
    <w:rsid w:val="005614DA"/>
    <w:rsid w:val="0056491E"/>
    <w:rsid w:val="00566ED6"/>
    <w:rsid w:val="005708A9"/>
    <w:rsid w:val="00572C40"/>
    <w:rsid w:val="005815F3"/>
    <w:rsid w:val="00582C13"/>
    <w:rsid w:val="00583E49"/>
    <w:rsid w:val="005845FE"/>
    <w:rsid w:val="0058682F"/>
    <w:rsid w:val="00587101"/>
    <w:rsid w:val="00587503"/>
    <w:rsid w:val="00594A59"/>
    <w:rsid w:val="00594B6C"/>
    <w:rsid w:val="00595D2A"/>
    <w:rsid w:val="00595E53"/>
    <w:rsid w:val="005A07AB"/>
    <w:rsid w:val="005A1260"/>
    <w:rsid w:val="005A3FF6"/>
    <w:rsid w:val="005A60D2"/>
    <w:rsid w:val="005B042A"/>
    <w:rsid w:val="005B309C"/>
    <w:rsid w:val="005B3988"/>
    <w:rsid w:val="005B5664"/>
    <w:rsid w:val="005B6D69"/>
    <w:rsid w:val="005B746E"/>
    <w:rsid w:val="005B79F1"/>
    <w:rsid w:val="005C11E2"/>
    <w:rsid w:val="005C1537"/>
    <w:rsid w:val="005C1B9A"/>
    <w:rsid w:val="005C3463"/>
    <w:rsid w:val="005C5CC8"/>
    <w:rsid w:val="005C760A"/>
    <w:rsid w:val="005D2030"/>
    <w:rsid w:val="005D2C6A"/>
    <w:rsid w:val="005D6955"/>
    <w:rsid w:val="005E2963"/>
    <w:rsid w:val="005E4D73"/>
    <w:rsid w:val="005F000D"/>
    <w:rsid w:val="005F0E41"/>
    <w:rsid w:val="005F1DD7"/>
    <w:rsid w:val="005F3AA4"/>
    <w:rsid w:val="005F5DD5"/>
    <w:rsid w:val="005F681D"/>
    <w:rsid w:val="00602D84"/>
    <w:rsid w:val="00603AC3"/>
    <w:rsid w:val="006051AA"/>
    <w:rsid w:val="00606D76"/>
    <w:rsid w:val="0061157D"/>
    <w:rsid w:val="00612649"/>
    <w:rsid w:val="00613FAB"/>
    <w:rsid w:val="006210ED"/>
    <w:rsid w:val="006220F9"/>
    <w:rsid w:val="00622620"/>
    <w:rsid w:val="0062352B"/>
    <w:rsid w:val="00623EC2"/>
    <w:rsid w:val="00625B6B"/>
    <w:rsid w:val="006278E7"/>
    <w:rsid w:val="0063257D"/>
    <w:rsid w:val="00632D35"/>
    <w:rsid w:val="00632D45"/>
    <w:rsid w:val="006339CF"/>
    <w:rsid w:val="00633AC1"/>
    <w:rsid w:val="00634FAB"/>
    <w:rsid w:val="0063504D"/>
    <w:rsid w:val="006378CA"/>
    <w:rsid w:val="00640C82"/>
    <w:rsid w:val="00642B54"/>
    <w:rsid w:val="00644566"/>
    <w:rsid w:val="006526AA"/>
    <w:rsid w:val="00655102"/>
    <w:rsid w:val="00655A6B"/>
    <w:rsid w:val="00657198"/>
    <w:rsid w:val="00661B4B"/>
    <w:rsid w:val="00665BDC"/>
    <w:rsid w:val="00666F72"/>
    <w:rsid w:val="00667027"/>
    <w:rsid w:val="006674C2"/>
    <w:rsid w:val="006709F9"/>
    <w:rsid w:val="00671512"/>
    <w:rsid w:val="00671815"/>
    <w:rsid w:val="00672DC6"/>
    <w:rsid w:val="00673C9F"/>
    <w:rsid w:val="006743BE"/>
    <w:rsid w:val="0067502A"/>
    <w:rsid w:val="006753E9"/>
    <w:rsid w:val="00676965"/>
    <w:rsid w:val="00676B48"/>
    <w:rsid w:val="00677E8E"/>
    <w:rsid w:val="00682335"/>
    <w:rsid w:val="0068587A"/>
    <w:rsid w:val="00685E9C"/>
    <w:rsid w:val="006942C2"/>
    <w:rsid w:val="0069438B"/>
    <w:rsid w:val="00694622"/>
    <w:rsid w:val="006951B3"/>
    <w:rsid w:val="006970CA"/>
    <w:rsid w:val="006A0D05"/>
    <w:rsid w:val="006A1FDD"/>
    <w:rsid w:val="006A21C6"/>
    <w:rsid w:val="006A2425"/>
    <w:rsid w:val="006A419E"/>
    <w:rsid w:val="006A479C"/>
    <w:rsid w:val="006A48A2"/>
    <w:rsid w:val="006A55FC"/>
    <w:rsid w:val="006B1689"/>
    <w:rsid w:val="006B37E5"/>
    <w:rsid w:val="006B5796"/>
    <w:rsid w:val="006C5BC1"/>
    <w:rsid w:val="006C5F21"/>
    <w:rsid w:val="006C682B"/>
    <w:rsid w:val="006C69A5"/>
    <w:rsid w:val="006C6B0E"/>
    <w:rsid w:val="006C7B93"/>
    <w:rsid w:val="006D0E8D"/>
    <w:rsid w:val="006D17E8"/>
    <w:rsid w:val="006D3B2F"/>
    <w:rsid w:val="006D4E72"/>
    <w:rsid w:val="006D5109"/>
    <w:rsid w:val="006D530D"/>
    <w:rsid w:val="006D5CEC"/>
    <w:rsid w:val="006E5394"/>
    <w:rsid w:val="006E6C7B"/>
    <w:rsid w:val="006F697A"/>
    <w:rsid w:val="006F7828"/>
    <w:rsid w:val="00700746"/>
    <w:rsid w:val="00702B98"/>
    <w:rsid w:val="00706A71"/>
    <w:rsid w:val="00710043"/>
    <w:rsid w:val="00711475"/>
    <w:rsid w:val="00712C99"/>
    <w:rsid w:val="00714733"/>
    <w:rsid w:val="00723333"/>
    <w:rsid w:val="00725774"/>
    <w:rsid w:val="007272F3"/>
    <w:rsid w:val="00730484"/>
    <w:rsid w:val="00734B9A"/>
    <w:rsid w:val="00735FC8"/>
    <w:rsid w:val="00736630"/>
    <w:rsid w:val="00736CC4"/>
    <w:rsid w:val="00743641"/>
    <w:rsid w:val="00743B59"/>
    <w:rsid w:val="00750044"/>
    <w:rsid w:val="00750BD7"/>
    <w:rsid w:val="00751500"/>
    <w:rsid w:val="007522F5"/>
    <w:rsid w:val="00752CDF"/>
    <w:rsid w:val="00753587"/>
    <w:rsid w:val="007545E5"/>
    <w:rsid w:val="00756A3E"/>
    <w:rsid w:val="0075791A"/>
    <w:rsid w:val="0076164D"/>
    <w:rsid w:val="00761B11"/>
    <w:rsid w:val="007641ED"/>
    <w:rsid w:val="007657EB"/>
    <w:rsid w:val="007659C5"/>
    <w:rsid w:val="00767E0A"/>
    <w:rsid w:val="00773132"/>
    <w:rsid w:val="00773687"/>
    <w:rsid w:val="0077435B"/>
    <w:rsid w:val="007748F9"/>
    <w:rsid w:val="00774C19"/>
    <w:rsid w:val="00774CCC"/>
    <w:rsid w:val="0077661E"/>
    <w:rsid w:val="00777EA1"/>
    <w:rsid w:val="0078021A"/>
    <w:rsid w:val="00782E2C"/>
    <w:rsid w:val="007838FE"/>
    <w:rsid w:val="0078625E"/>
    <w:rsid w:val="00786F5F"/>
    <w:rsid w:val="00791084"/>
    <w:rsid w:val="007914F1"/>
    <w:rsid w:val="00791E2D"/>
    <w:rsid w:val="0079206E"/>
    <w:rsid w:val="00792FEA"/>
    <w:rsid w:val="00793E25"/>
    <w:rsid w:val="00795F63"/>
    <w:rsid w:val="00796A37"/>
    <w:rsid w:val="007A1E44"/>
    <w:rsid w:val="007A25B2"/>
    <w:rsid w:val="007A52DB"/>
    <w:rsid w:val="007A6110"/>
    <w:rsid w:val="007A7132"/>
    <w:rsid w:val="007B29EB"/>
    <w:rsid w:val="007B3314"/>
    <w:rsid w:val="007B5DD8"/>
    <w:rsid w:val="007B7685"/>
    <w:rsid w:val="007C01EF"/>
    <w:rsid w:val="007C247B"/>
    <w:rsid w:val="007C5B83"/>
    <w:rsid w:val="007D0151"/>
    <w:rsid w:val="007D1A88"/>
    <w:rsid w:val="007D232E"/>
    <w:rsid w:val="007D2C43"/>
    <w:rsid w:val="007D4032"/>
    <w:rsid w:val="007D416A"/>
    <w:rsid w:val="007D4399"/>
    <w:rsid w:val="007D51E9"/>
    <w:rsid w:val="007D596A"/>
    <w:rsid w:val="007D5999"/>
    <w:rsid w:val="007E06BF"/>
    <w:rsid w:val="007E086C"/>
    <w:rsid w:val="007E1888"/>
    <w:rsid w:val="007E2C90"/>
    <w:rsid w:val="007E3B82"/>
    <w:rsid w:val="007E5E80"/>
    <w:rsid w:val="007E6A17"/>
    <w:rsid w:val="007F2320"/>
    <w:rsid w:val="007F2F09"/>
    <w:rsid w:val="007F34E0"/>
    <w:rsid w:val="007F57DD"/>
    <w:rsid w:val="007F5F41"/>
    <w:rsid w:val="007F7237"/>
    <w:rsid w:val="0080016C"/>
    <w:rsid w:val="0080133A"/>
    <w:rsid w:val="0080136F"/>
    <w:rsid w:val="00802C10"/>
    <w:rsid w:val="00803C4E"/>
    <w:rsid w:val="008049AB"/>
    <w:rsid w:val="00806A91"/>
    <w:rsid w:val="008139E3"/>
    <w:rsid w:val="00814D4A"/>
    <w:rsid w:val="00815273"/>
    <w:rsid w:val="00820AD4"/>
    <w:rsid w:val="00820DA1"/>
    <w:rsid w:val="00822664"/>
    <w:rsid w:val="00824F97"/>
    <w:rsid w:val="0082710A"/>
    <w:rsid w:val="00827DFC"/>
    <w:rsid w:val="00830F85"/>
    <w:rsid w:val="00832D21"/>
    <w:rsid w:val="008349D7"/>
    <w:rsid w:val="00836BCD"/>
    <w:rsid w:val="00844596"/>
    <w:rsid w:val="00844EF8"/>
    <w:rsid w:val="00844F38"/>
    <w:rsid w:val="00845B3F"/>
    <w:rsid w:val="00851F28"/>
    <w:rsid w:val="00853AC9"/>
    <w:rsid w:val="00853C91"/>
    <w:rsid w:val="0085687E"/>
    <w:rsid w:val="0085775E"/>
    <w:rsid w:val="008619CA"/>
    <w:rsid w:val="008644B7"/>
    <w:rsid w:val="00864E3D"/>
    <w:rsid w:val="00865F4C"/>
    <w:rsid w:val="008665FB"/>
    <w:rsid w:val="008678EA"/>
    <w:rsid w:val="00872B0D"/>
    <w:rsid w:val="00883201"/>
    <w:rsid w:val="00883652"/>
    <w:rsid w:val="00887C17"/>
    <w:rsid w:val="00887EF9"/>
    <w:rsid w:val="008A1AC9"/>
    <w:rsid w:val="008A7968"/>
    <w:rsid w:val="008A7C81"/>
    <w:rsid w:val="008B036C"/>
    <w:rsid w:val="008B56A3"/>
    <w:rsid w:val="008C077D"/>
    <w:rsid w:val="008C33D9"/>
    <w:rsid w:val="008C3B41"/>
    <w:rsid w:val="008C45EE"/>
    <w:rsid w:val="008C599F"/>
    <w:rsid w:val="008C6BBD"/>
    <w:rsid w:val="008D08AB"/>
    <w:rsid w:val="008D5370"/>
    <w:rsid w:val="008D598C"/>
    <w:rsid w:val="008D606D"/>
    <w:rsid w:val="008E3FCF"/>
    <w:rsid w:val="008E42DF"/>
    <w:rsid w:val="008F0639"/>
    <w:rsid w:val="008F07FF"/>
    <w:rsid w:val="008F18F7"/>
    <w:rsid w:val="008F5914"/>
    <w:rsid w:val="008F6971"/>
    <w:rsid w:val="00900499"/>
    <w:rsid w:val="0090069F"/>
    <w:rsid w:val="00900D4F"/>
    <w:rsid w:val="009030D9"/>
    <w:rsid w:val="0090320B"/>
    <w:rsid w:val="009049D6"/>
    <w:rsid w:val="009073A5"/>
    <w:rsid w:val="0091271F"/>
    <w:rsid w:val="00913A79"/>
    <w:rsid w:val="00913C54"/>
    <w:rsid w:val="00914B96"/>
    <w:rsid w:val="00914E4A"/>
    <w:rsid w:val="009163CC"/>
    <w:rsid w:val="009173C8"/>
    <w:rsid w:val="009173EF"/>
    <w:rsid w:val="00917B4E"/>
    <w:rsid w:val="00920320"/>
    <w:rsid w:val="009213B1"/>
    <w:rsid w:val="00926FF7"/>
    <w:rsid w:val="0092761C"/>
    <w:rsid w:val="00927CA8"/>
    <w:rsid w:val="009300E9"/>
    <w:rsid w:val="00930537"/>
    <w:rsid w:val="00932FB9"/>
    <w:rsid w:val="0093484E"/>
    <w:rsid w:val="009376F3"/>
    <w:rsid w:val="00944448"/>
    <w:rsid w:val="009447D6"/>
    <w:rsid w:val="00944ABD"/>
    <w:rsid w:val="0094724A"/>
    <w:rsid w:val="009547AB"/>
    <w:rsid w:val="00954E2A"/>
    <w:rsid w:val="00955448"/>
    <w:rsid w:val="00960E18"/>
    <w:rsid w:val="00961451"/>
    <w:rsid w:val="00963DD8"/>
    <w:rsid w:val="0096490F"/>
    <w:rsid w:val="00966A2F"/>
    <w:rsid w:val="00967BA0"/>
    <w:rsid w:val="00973A00"/>
    <w:rsid w:val="0097419C"/>
    <w:rsid w:val="00974B30"/>
    <w:rsid w:val="0097527F"/>
    <w:rsid w:val="00975745"/>
    <w:rsid w:val="009774B8"/>
    <w:rsid w:val="00982437"/>
    <w:rsid w:val="00982BF7"/>
    <w:rsid w:val="0098311F"/>
    <w:rsid w:val="00983DC0"/>
    <w:rsid w:val="009863CE"/>
    <w:rsid w:val="009876F0"/>
    <w:rsid w:val="0099060E"/>
    <w:rsid w:val="00991856"/>
    <w:rsid w:val="0099253A"/>
    <w:rsid w:val="00995689"/>
    <w:rsid w:val="00996C9A"/>
    <w:rsid w:val="009974D3"/>
    <w:rsid w:val="009975A3"/>
    <w:rsid w:val="00997EF9"/>
    <w:rsid w:val="009A1A33"/>
    <w:rsid w:val="009A57D9"/>
    <w:rsid w:val="009B1481"/>
    <w:rsid w:val="009B1B16"/>
    <w:rsid w:val="009B2CB8"/>
    <w:rsid w:val="009B5367"/>
    <w:rsid w:val="009B7395"/>
    <w:rsid w:val="009B75A0"/>
    <w:rsid w:val="009B7793"/>
    <w:rsid w:val="009C07BB"/>
    <w:rsid w:val="009C3C42"/>
    <w:rsid w:val="009D3569"/>
    <w:rsid w:val="009D4FBC"/>
    <w:rsid w:val="009E1E4F"/>
    <w:rsid w:val="009E248F"/>
    <w:rsid w:val="009E3E27"/>
    <w:rsid w:val="009E60DC"/>
    <w:rsid w:val="009E6C80"/>
    <w:rsid w:val="009E6EDD"/>
    <w:rsid w:val="009E7267"/>
    <w:rsid w:val="009F1827"/>
    <w:rsid w:val="009F23B4"/>
    <w:rsid w:val="009F2B96"/>
    <w:rsid w:val="009F2F5A"/>
    <w:rsid w:val="009F3615"/>
    <w:rsid w:val="009F3C9E"/>
    <w:rsid w:val="009F4DEE"/>
    <w:rsid w:val="009F5A0B"/>
    <w:rsid w:val="009F7460"/>
    <w:rsid w:val="00A07FFE"/>
    <w:rsid w:val="00A107C8"/>
    <w:rsid w:val="00A1245C"/>
    <w:rsid w:val="00A13D41"/>
    <w:rsid w:val="00A17C53"/>
    <w:rsid w:val="00A20F77"/>
    <w:rsid w:val="00A258E5"/>
    <w:rsid w:val="00A339BB"/>
    <w:rsid w:val="00A33B50"/>
    <w:rsid w:val="00A346EA"/>
    <w:rsid w:val="00A34892"/>
    <w:rsid w:val="00A34CA6"/>
    <w:rsid w:val="00A35881"/>
    <w:rsid w:val="00A3630D"/>
    <w:rsid w:val="00A367FA"/>
    <w:rsid w:val="00A40260"/>
    <w:rsid w:val="00A421FA"/>
    <w:rsid w:val="00A42E21"/>
    <w:rsid w:val="00A43583"/>
    <w:rsid w:val="00A46917"/>
    <w:rsid w:val="00A5015E"/>
    <w:rsid w:val="00A55470"/>
    <w:rsid w:val="00A62B02"/>
    <w:rsid w:val="00A6317A"/>
    <w:rsid w:val="00A645A6"/>
    <w:rsid w:val="00A65E3C"/>
    <w:rsid w:val="00A66421"/>
    <w:rsid w:val="00A66EF1"/>
    <w:rsid w:val="00A726B2"/>
    <w:rsid w:val="00A73A0D"/>
    <w:rsid w:val="00A76B16"/>
    <w:rsid w:val="00A80558"/>
    <w:rsid w:val="00A8256D"/>
    <w:rsid w:val="00A829FA"/>
    <w:rsid w:val="00A8380A"/>
    <w:rsid w:val="00A8436E"/>
    <w:rsid w:val="00A86503"/>
    <w:rsid w:val="00A867A4"/>
    <w:rsid w:val="00A86A99"/>
    <w:rsid w:val="00A920D3"/>
    <w:rsid w:val="00A969FB"/>
    <w:rsid w:val="00AA1ED8"/>
    <w:rsid w:val="00AA26AA"/>
    <w:rsid w:val="00AA2A5D"/>
    <w:rsid w:val="00AA31C8"/>
    <w:rsid w:val="00AA3609"/>
    <w:rsid w:val="00AB2E10"/>
    <w:rsid w:val="00AB4571"/>
    <w:rsid w:val="00AB77BB"/>
    <w:rsid w:val="00AC099B"/>
    <w:rsid w:val="00AC42EF"/>
    <w:rsid w:val="00AC4339"/>
    <w:rsid w:val="00AC4918"/>
    <w:rsid w:val="00AC77AE"/>
    <w:rsid w:val="00AD41BE"/>
    <w:rsid w:val="00AD6B93"/>
    <w:rsid w:val="00AD6F7C"/>
    <w:rsid w:val="00AE18F9"/>
    <w:rsid w:val="00AE2D39"/>
    <w:rsid w:val="00AE399E"/>
    <w:rsid w:val="00AF082D"/>
    <w:rsid w:val="00AF0A44"/>
    <w:rsid w:val="00AF52A6"/>
    <w:rsid w:val="00AF6205"/>
    <w:rsid w:val="00AF769B"/>
    <w:rsid w:val="00B040F0"/>
    <w:rsid w:val="00B051BA"/>
    <w:rsid w:val="00B06981"/>
    <w:rsid w:val="00B14A00"/>
    <w:rsid w:val="00B1517D"/>
    <w:rsid w:val="00B17507"/>
    <w:rsid w:val="00B26552"/>
    <w:rsid w:val="00B271D2"/>
    <w:rsid w:val="00B27C65"/>
    <w:rsid w:val="00B32B72"/>
    <w:rsid w:val="00B34B22"/>
    <w:rsid w:val="00B41B71"/>
    <w:rsid w:val="00B4269B"/>
    <w:rsid w:val="00B4516A"/>
    <w:rsid w:val="00B4562C"/>
    <w:rsid w:val="00B50531"/>
    <w:rsid w:val="00B53FC7"/>
    <w:rsid w:val="00B57682"/>
    <w:rsid w:val="00B62D7C"/>
    <w:rsid w:val="00B6530B"/>
    <w:rsid w:val="00B65AA4"/>
    <w:rsid w:val="00B6763D"/>
    <w:rsid w:val="00B72DFE"/>
    <w:rsid w:val="00B754E4"/>
    <w:rsid w:val="00B75BC8"/>
    <w:rsid w:val="00B75DC9"/>
    <w:rsid w:val="00B76ABD"/>
    <w:rsid w:val="00B815AA"/>
    <w:rsid w:val="00B81FC1"/>
    <w:rsid w:val="00B82117"/>
    <w:rsid w:val="00B82D5B"/>
    <w:rsid w:val="00B8392E"/>
    <w:rsid w:val="00B844D0"/>
    <w:rsid w:val="00B902FC"/>
    <w:rsid w:val="00B90B0A"/>
    <w:rsid w:val="00B9215F"/>
    <w:rsid w:val="00B92198"/>
    <w:rsid w:val="00B94237"/>
    <w:rsid w:val="00B95CC2"/>
    <w:rsid w:val="00B968FE"/>
    <w:rsid w:val="00B971B4"/>
    <w:rsid w:val="00B97CB2"/>
    <w:rsid w:val="00BA1D76"/>
    <w:rsid w:val="00BA40F5"/>
    <w:rsid w:val="00BA4644"/>
    <w:rsid w:val="00BA48A2"/>
    <w:rsid w:val="00BA683F"/>
    <w:rsid w:val="00BB0CDE"/>
    <w:rsid w:val="00BB147F"/>
    <w:rsid w:val="00BC0167"/>
    <w:rsid w:val="00BC23E7"/>
    <w:rsid w:val="00BC341C"/>
    <w:rsid w:val="00BC4960"/>
    <w:rsid w:val="00BD1827"/>
    <w:rsid w:val="00BD2CC4"/>
    <w:rsid w:val="00BD3005"/>
    <w:rsid w:val="00BD50A1"/>
    <w:rsid w:val="00BD6184"/>
    <w:rsid w:val="00BD7F49"/>
    <w:rsid w:val="00BE0E93"/>
    <w:rsid w:val="00BE1809"/>
    <w:rsid w:val="00BE1AC1"/>
    <w:rsid w:val="00BE29DB"/>
    <w:rsid w:val="00BE45C8"/>
    <w:rsid w:val="00BE4673"/>
    <w:rsid w:val="00BE4F91"/>
    <w:rsid w:val="00BE61BC"/>
    <w:rsid w:val="00BE7C71"/>
    <w:rsid w:val="00BF0521"/>
    <w:rsid w:val="00BF09E0"/>
    <w:rsid w:val="00BF6C0A"/>
    <w:rsid w:val="00C0096C"/>
    <w:rsid w:val="00C02CE7"/>
    <w:rsid w:val="00C045D7"/>
    <w:rsid w:val="00C05433"/>
    <w:rsid w:val="00C05521"/>
    <w:rsid w:val="00C10A83"/>
    <w:rsid w:val="00C14AFE"/>
    <w:rsid w:val="00C164C0"/>
    <w:rsid w:val="00C17AE0"/>
    <w:rsid w:val="00C17D6B"/>
    <w:rsid w:val="00C20F16"/>
    <w:rsid w:val="00C305D6"/>
    <w:rsid w:val="00C31A7C"/>
    <w:rsid w:val="00C35564"/>
    <w:rsid w:val="00C376CC"/>
    <w:rsid w:val="00C379F4"/>
    <w:rsid w:val="00C40E97"/>
    <w:rsid w:val="00C42E36"/>
    <w:rsid w:val="00C440D8"/>
    <w:rsid w:val="00C44799"/>
    <w:rsid w:val="00C52B2C"/>
    <w:rsid w:val="00C52C3C"/>
    <w:rsid w:val="00C5322B"/>
    <w:rsid w:val="00C55D8B"/>
    <w:rsid w:val="00C57525"/>
    <w:rsid w:val="00C60744"/>
    <w:rsid w:val="00C636C9"/>
    <w:rsid w:val="00C64D11"/>
    <w:rsid w:val="00C67292"/>
    <w:rsid w:val="00C6769A"/>
    <w:rsid w:val="00C677D4"/>
    <w:rsid w:val="00C67AC5"/>
    <w:rsid w:val="00C70DC9"/>
    <w:rsid w:val="00C70EB5"/>
    <w:rsid w:val="00C71002"/>
    <w:rsid w:val="00C72AC5"/>
    <w:rsid w:val="00C72B75"/>
    <w:rsid w:val="00C765DD"/>
    <w:rsid w:val="00C83440"/>
    <w:rsid w:val="00C847EE"/>
    <w:rsid w:val="00C84CA1"/>
    <w:rsid w:val="00C90709"/>
    <w:rsid w:val="00C917EE"/>
    <w:rsid w:val="00C93017"/>
    <w:rsid w:val="00C93568"/>
    <w:rsid w:val="00C95E32"/>
    <w:rsid w:val="00C95E43"/>
    <w:rsid w:val="00C96953"/>
    <w:rsid w:val="00C97740"/>
    <w:rsid w:val="00CA09FC"/>
    <w:rsid w:val="00CA1750"/>
    <w:rsid w:val="00CA533D"/>
    <w:rsid w:val="00CA5CDC"/>
    <w:rsid w:val="00CB030D"/>
    <w:rsid w:val="00CB1536"/>
    <w:rsid w:val="00CB2112"/>
    <w:rsid w:val="00CB5B22"/>
    <w:rsid w:val="00CB6993"/>
    <w:rsid w:val="00CC0DF5"/>
    <w:rsid w:val="00CC1307"/>
    <w:rsid w:val="00CC2998"/>
    <w:rsid w:val="00CC7F00"/>
    <w:rsid w:val="00CD0DDB"/>
    <w:rsid w:val="00CD2261"/>
    <w:rsid w:val="00CD2722"/>
    <w:rsid w:val="00CD347A"/>
    <w:rsid w:val="00CD36FF"/>
    <w:rsid w:val="00CD6A0A"/>
    <w:rsid w:val="00CD7024"/>
    <w:rsid w:val="00CE231A"/>
    <w:rsid w:val="00CE3FC3"/>
    <w:rsid w:val="00CE5C86"/>
    <w:rsid w:val="00CE7080"/>
    <w:rsid w:val="00CF007C"/>
    <w:rsid w:val="00CF0853"/>
    <w:rsid w:val="00CF2A40"/>
    <w:rsid w:val="00CF5144"/>
    <w:rsid w:val="00CF5F8B"/>
    <w:rsid w:val="00CF72D7"/>
    <w:rsid w:val="00CF7B34"/>
    <w:rsid w:val="00D002ED"/>
    <w:rsid w:val="00D00C8A"/>
    <w:rsid w:val="00D021B1"/>
    <w:rsid w:val="00D03B21"/>
    <w:rsid w:val="00D0568B"/>
    <w:rsid w:val="00D0732C"/>
    <w:rsid w:val="00D12EFD"/>
    <w:rsid w:val="00D14F43"/>
    <w:rsid w:val="00D16BF1"/>
    <w:rsid w:val="00D16E65"/>
    <w:rsid w:val="00D20CD7"/>
    <w:rsid w:val="00D24758"/>
    <w:rsid w:val="00D24DAC"/>
    <w:rsid w:val="00D252A7"/>
    <w:rsid w:val="00D27E16"/>
    <w:rsid w:val="00D32086"/>
    <w:rsid w:val="00D32F7A"/>
    <w:rsid w:val="00D3322E"/>
    <w:rsid w:val="00D35347"/>
    <w:rsid w:val="00D36EFA"/>
    <w:rsid w:val="00D40CBE"/>
    <w:rsid w:val="00D40FE6"/>
    <w:rsid w:val="00D4146C"/>
    <w:rsid w:val="00D46926"/>
    <w:rsid w:val="00D47219"/>
    <w:rsid w:val="00D47510"/>
    <w:rsid w:val="00D47E62"/>
    <w:rsid w:val="00D50140"/>
    <w:rsid w:val="00D50C45"/>
    <w:rsid w:val="00D51796"/>
    <w:rsid w:val="00D51EB8"/>
    <w:rsid w:val="00D566D9"/>
    <w:rsid w:val="00D56C83"/>
    <w:rsid w:val="00D60873"/>
    <w:rsid w:val="00D6118E"/>
    <w:rsid w:val="00D61DEF"/>
    <w:rsid w:val="00D61E1C"/>
    <w:rsid w:val="00D626BC"/>
    <w:rsid w:val="00D6654F"/>
    <w:rsid w:val="00D66E74"/>
    <w:rsid w:val="00D72402"/>
    <w:rsid w:val="00D75CC6"/>
    <w:rsid w:val="00D7667C"/>
    <w:rsid w:val="00D76DBE"/>
    <w:rsid w:val="00D800E2"/>
    <w:rsid w:val="00D821D1"/>
    <w:rsid w:val="00D83CBA"/>
    <w:rsid w:val="00D846D5"/>
    <w:rsid w:val="00D8494A"/>
    <w:rsid w:val="00D852E3"/>
    <w:rsid w:val="00D8701C"/>
    <w:rsid w:val="00D96341"/>
    <w:rsid w:val="00D96ECE"/>
    <w:rsid w:val="00DA47A7"/>
    <w:rsid w:val="00DA5C43"/>
    <w:rsid w:val="00DA5E2A"/>
    <w:rsid w:val="00DB1986"/>
    <w:rsid w:val="00DB329A"/>
    <w:rsid w:val="00DB4E9D"/>
    <w:rsid w:val="00DB5C56"/>
    <w:rsid w:val="00DB669B"/>
    <w:rsid w:val="00DB6E97"/>
    <w:rsid w:val="00DB796F"/>
    <w:rsid w:val="00DC018E"/>
    <w:rsid w:val="00DC05F5"/>
    <w:rsid w:val="00DC09F6"/>
    <w:rsid w:val="00DD0685"/>
    <w:rsid w:val="00DD1285"/>
    <w:rsid w:val="00DD2090"/>
    <w:rsid w:val="00DD24AE"/>
    <w:rsid w:val="00DD2832"/>
    <w:rsid w:val="00DD402C"/>
    <w:rsid w:val="00DD454D"/>
    <w:rsid w:val="00DD7712"/>
    <w:rsid w:val="00DE2006"/>
    <w:rsid w:val="00DE2ABA"/>
    <w:rsid w:val="00DE2D1F"/>
    <w:rsid w:val="00DE4146"/>
    <w:rsid w:val="00DE5BF9"/>
    <w:rsid w:val="00DE5DA7"/>
    <w:rsid w:val="00DE7505"/>
    <w:rsid w:val="00DF09CC"/>
    <w:rsid w:val="00DF0F54"/>
    <w:rsid w:val="00DF1A71"/>
    <w:rsid w:val="00DF6A49"/>
    <w:rsid w:val="00E01FF8"/>
    <w:rsid w:val="00E03D64"/>
    <w:rsid w:val="00E06145"/>
    <w:rsid w:val="00E06949"/>
    <w:rsid w:val="00E07F3C"/>
    <w:rsid w:val="00E10366"/>
    <w:rsid w:val="00E10C89"/>
    <w:rsid w:val="00E128A9"/>
    <w:rsid w:val="00E12D01"/>
    <w:rsid w:val="00E1456B"/>
    <w:rsid w:val="00E15200"/>
    <w:rsid w:val="00E218DC"/>
    <w:rsid w:val="00E24F3B"/>
    <w:rsid w:val="00E26561"/>
    <w:rsid w:val="00E2719B"/>
    <w:rsid w:val="00E272C8"/>
    <w:rsid w:val="00E27B84"/>
    <w:rsid w:val="00E27FCB"/>
    <w:rsid w:val="00E310B7"/>
    <w:rsid w:val="00E311F8"/>
    <w:rsid w:val="00E32FD0"/>
    <w:rsid w:val="00E33C42"/>
    <w:rsid w:val="00E3420C"/>
    <w:rsid w:val="00E40391"/>
    <w:rsid w:val="00E40827"/>
    <w:rsid w:val="00E4324A"/>
    <w:rsid w:val="00E45E53"/>
    <w:rsid w:val="00E503D8"/>
    <w:rsid w:val="00E5089E"/>
    <w:rsid w:val="00E53CDC"/>
    <w:rsid w:val="00E547E8"/>
    <w:rsid w:val="00E55DE3"/>
    <w:rsid w:val="00E571CD"/>
    <w:rsid w:val="00E609CF"/>
    <w:rsid w:val="00E61726"/>
    <w:rsid w:val="00E631B2"/>
    <w:rsid w:val="00E65E80"/>
    <w:rsid w:val="00E67469"/>
    <w:rsid w:val="00E67821"/>
    <w:rsid w:val="00E708F0"/>
    <w:rsid w:val="00E71666"/>
    <w:rsid w:val="00E75124"/>
    <w:rsid w:val="00E774F7"/>
    <w:rsid w:val="00E823B3"/>
    <w:rsid w:val="00E83C90"/>
    <w:rsid w:val="00E857D9"/>
    <w:rsid w:val="00E86661"/>
    <w:rsid w:val="00E8687B"/>
    <w:rsid w:val="00E86B78"/>
    <w:rsid w:val="00E8796F"/>
    <w:rsid w:val="00E9022E"/>
    <w:rsid w:val="00EA01FB"/>
    <w:rsid w:val="00EA1501"/>
    <w:rsid w:val="00EA30AB"/>
    <w:rsid w:val="00EA6E1D"/>
    <w:rsid w:val="00EB0972"/>
    <w:rsid w:val="00EB2E14"/>
    <w:rsid w:val="00EB34E2"/>
    <w:rsid w:val="00EB48A8"/>
    <w:rsid w:val="00EB672E"/>
    <w:rsid w:val="00EC3FF2"/>
    <w:rsid w:val="00EC4A8A"/>
    <w:rsid w:val="00EC6158"/>
    <w:rsid w:val="00EC72AD"/>
    <w:rsid w:val="00EC7A0D"/>
    <w:rsid w:val="00ED1952"/>
    <w:rsid w:val="00ED3BA5"/>
    <w:rsid w:val="00ED4F88"/>
    <w:rsid w:val="00ED6637"/>
    <w:rsid w:val="00ED6A36"/>
    <w:rsid w:val="00ED7C8C"/>
    <w:rsid w:val="00EE0C4F"/>
    <w:rsid w:val="00EE168E"/>
    <w:rsid w:val="00EE427D"/>
    <w:rsid w:val="00EF0A27"/>
    <w:rsid w:val="00EF1E89"/>
    <w:rsid w:val="00EF2009"/>
    <w:rsid w:val="00F007F8"/>
    <w:rsid w:val="00F05794"/>
    <w:rsid w:val="00F06919"/>
    <w:rsid w:val="00F07864"/>
    <w:rsid w:val="00F10534"/>
    <w:rsid w:val="00F109D5"/>
    <w:rsid w:val="00F15C05"/>
    <w:rsid w:val="00F15FD2"/>
    <w:rsid w:val="00F164C9"/>
    <w:rsid w:val="00F200A6"/>
    <w:rsid w:val="00F21D35"/>
    <w:rsid w:val="00F21DC7"/>
    <w:rsid w:val="00F22C17"/>
    <w:rsid w:val="00F249B1"/>
    <w:rsid w:val="00F254BF"/>
    <w:rsid w:val="00F261D1"/>
    <w:rsid w:val="00F34206"/>
    <w:rsid w:val="00F35101"/>
    <w:rsid w:val="00F35706"/>
    <w:rsid w:val="00F36161"/>
    <w:rsid w:val="00F4073F"/>
    <w:rsid w:val="00F4312D"/>
    <w:rsid w:val="00F4368A"/>
    <w:rsid w:val="00F43ADC"/>
    <w:rsid w:val="00F51A53"/>
    <w:rsid w:val="00F52831"/>
    <w:rsid w:val="00F52E78"/>
    <w:rsid w:val="00F535E8"/>
    <w:rsid w:val="00F55655"/>
    <w:rsid w:val="00F56D6D"/>
    <w:rsid w:val="00F57A4B"/>
    <w:rsid w:val="00F605ED"/>
    <w:rsid w:val="00F617ED"/>
    <w:rsid w:val="00F62823"/>
    <w:rsid w:val="00F64483"/>
    <w:rsid w:val="00F649BC"/>
    <w:rsid w:val="00F67D09"/>
    <w:rsid w:val="00F73D38"/>
    <w:rsid w:val="00F74508"/>
    <w:rsid w:val="00F75885"/>
    <w:rsid w:val="00F76FFD"/>
    <w:rsid w:val="00F80871"/>
    <w:rsid w:val="00F81504"/>
    <w:rsid w:val="00F81D48"/>
    <w:rsid w:val="00F82313"/>
    <w:rsid w:val="00F8339B"/>
    <w:rsid w:val="00F841C0"/>
    <w:rsid w:val="00F87EF1"/>
    <w:rsid w:val="00F908BF"/>
    <w:rsid w:val="00F91752"/>
    <w:rsid w:val="00F9212B"/>
    <w:rsid w:val="00F92EFD"/>
    <w:rsid w:val="00F96984"/>
    <w:rsid w:val="00FA215B"/>
    <w:rsid w:val="00FA3B1F"/>
    <w:rsid w:val="00FA4069"/>
    <w:rsid w:val="00FA5E7E"/>
    <w:rsid w:val="00FA6D5E"/>
    <w:rsid w:val="00FA7CD0"/>
    <w:rsid w:val="00FB1E67"/>
    <w:rsid w:val="00FB2914"/>
    <w:rsid w:val="00FB3528"/>
    <w:rsid w:val="00FB3738"/>
    <w:rsid w:val="00FB5229"/>
    <w:rsid w:val="00FB5AF9"/>
    <w:rsid w:val="00FB62B8"/>
    <w:rsid w:val="00FC00DC"/>
    <w:rsid w:val="00FC334C"/>
    <w:rsid w:val="00FC4241"/>
    <w:rsid w:val="00FC4985"/>
    <w:rsid w:val="00FD04CA"/>
    <w:rsid w:val="00FD1218"/>
    <w:rsid w:val="00FD29F1"/>
    <w:rsid w:val="00FE0A2B"/>
    <w:rsid w:val="00FE0B4C"/>
    <w:rsid w:val="00FE32CA"/>
    <w:rsid w:val="00FE48F2"/>
    <w:rsid w:val="00FE4C38"/>
    <w:rsid w:val="00FE67FC"/>
    <w:rsid w:val="00FE6AFE"/>
    <w:rsid w:val="00FF2457"/>
    <w:rsid w:val="00FF3AAD"/>
    <w:rsid w:val="00FF502E"/>
    <w:rsid w:val="00FF6B7E"/>
    <w:rsid w:val="00FF6DCF"/>
    <w:rsid w:val="081BF1C9"/>
    <w:rsid w:val="0FDF8446"/>
    <w:rsid w:val="1C12306C"/>
    <w:rsid w:val="30CACF59"/>
    <w:rsid w:val="69A2EC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1BBAD"/>
  <w15:chartTrackingRefBased/>
  <w15:docId w15:val="{9447C9B7-E6AE-41B9-9288-79E97B4E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D12"/>
    <w:pPr>
      <w:keepLines/>
      <w:tabs>
        <w:tab w:val="left" w:pos="851"/>
        <w:tab w:val="left" w:pos="1701"/>
        <w:tab w:val="left" w:pos="2552"/>
        <w:tab w:val="left" w:pos="3402"/>
        <w:tab w:val="left" w:pos="4253"/>
        <w:tab w:val="left" w:pos="5103"/>
        <w:tab w:val="left" w:pos="5954"/>
        <w:tab w:val="left" w:pos="6804"/>
        <w:tab w:val="left" w:pos="7655"/>
      </w:tabs>
      <w:spacing w:after="240" w:line="240" w:lineRule="auto"/>
    </w:pPr>
    <w:rPr>
      <w:rFonts w:ascii="Calibri" w:eastAsia="Times New Roman" w:hAnsi="Calibri" w:cs="Traditional Arabic"/>
      <w:sz w:val="24"/>
      <w:szCs w:val="26"/>
      <w:lang w:bidi="ar-BH"/>
    </w:rPr>
  </w:style>
  <w:style w:type="paragraph" w:styleId="Heading1">
    <w:name w:val="heading 1"/>
    <w:aliases w:val="Header 1"/>
    <w:basedOn w:val="Normal"/>
    <w:next w:val="Normal"/>
    <w:link w:val="Heading1Char"/>
    <w:qFormat/>
    <w:rsid w:val="00100D12"/>
    <w:pPr>
      <w:keepNext/>
      <w:numPr>
        <w:numId w:val="1"/>
      </w:numPr>
      <w:outlineLvl w:val="0"/>
    </w:pPr>
    <w:rPr>
      <w:b/>
      <w:bCs/>
      <w:caps/>
      <w:kern w:val="28"/>
      <w:sz w:val="28"/>
      <w:szCs w:val="33"/>
    </w:rPr>
  </w:style>
  <w:style w:type="paragraph" w:styleId="Heading2">
    <w:name w:val="heading 2"/>
    <w:aliases w:val="Header 2"/>
    <w:basedOn w:val="Heading1"/>
    <w:next w:val="Normal2"/>
    <w:link w:val="Heading2Char"/>
    <w:autoRedefine/>
    <w:qFormat/>
    <w:rsid w:val="00B65AA4"/>
    <w:pPr>
      <w:numPr>
        <w:numId w:val="0"/>
      </w:numPr>
      <w:shd w:val="clear" w:color="auto" w:fill="FFFFFF"/>
      <w:spacing w:before="375"/>
      <w:outlineLvl w:val="1"/>
    </w:pPr>
    <w:rPr>
      <w:rFonts w:asciiTheme="minorHAnsi" w:hAnsiTheme="minorHAnsi" w:cstheme="minorHAnsi"/>
      <w:b w:val="0"/>
      <w:bCs w:val="0"/>
      <w:caps w:val="0"/>
      <w:color w:val="002060"/>
      <w:szCs w:val="28"/>
    </w:rPr>
  </w:style>
  <w:style w:type="paragraph" w:styleId="Heading3">
    <w:name w:val="heading 3"/>
    <w:aliases w:val="H3,Sub Heading,(Shift Ctrl 3),h3"/>
    <w:basedOn w:val="Heading2"/>
    <w:next w:val="Normal"/>
    <w:link w:val="Heading3Char"/>
    <w:rsid w:val="00100D12"/>
    <w:pPr>
      <w:numPr>
        <w:ilvl w:val="2"/>
      </w:numPr>
      <w:outlineLvl w:val="2"/>
    </w:pPr>
    <w:rPr>
      <w:caps/>
    </w:rPr>
  </w:style>
  <w:style w:type="paragraph" w:styleId="Heading4">
    <w:name w:val="heading 4"/>
    <w:basedOn w:val="Heading3"/>
    <w:next w:val="Normal"/>
    <w:link w:val="Heading4Char"/>
    <w:rsid w:val="00100D12"/>
    <w:pPr>
      <w:numPr>
        <w:ilvl w:val="3"/>
      </w:numPr>
      <w:outlineLvl w:val="3"/>
    </w:pPr>
    <w:rPr>
      <w:i/>
      <w:iCs/>
    </w:rPr>
  </w:style>
  <w:style w:type="paragraph" w:styleId="Heading5">
    <w:name w:val="heading 5"/>
    <w:basedOn w:val="Normal"/>
    <w:next w:val="Normal"/>
    <w:link w:val="Heading5Char"/>
    <w:rsid w:val="00100D12"/>
    <w:pPr>
      <w:numPr>
        <w:ilvl w:val="4"/>
        <w:numId w:val="1"/>
      </w:numPr>
      <w:spacing w:before="240" w:after="60"/>
      <w:outlineLvl w:val="4"/>
    </w:pPr>
    <w:rPr>
      <w:b/>
      <w:bCs/>
    </w:rPr>
  </w:style>
  <w:style w:type="paragraph" w:styleId="Heading6">
    <w:name w:val="heading 6"/>
    <w:basedOn w:val="Normal"/>
    <w:next w:val="Normal"/>
    <w:link w:val="Heading6Char"/>
    <w:rsid w:val="00100D12"/>
    <w:pPr>
      <w:numPr>
        <w:ilvl w:val="5"/>
        <w:numId w:val="1"/>
      </w:numPr>
      <w:spacing w:before="240" w:after="60"/>
      <w:outlineLvl w:val="5"/>
    </w:pPr>
    <w:rPr>
      <w:rFonts w:ascii="Arial" w:hAnsi="Arial"/>
      <w:i/>
      <w:iCs/>
    </w:rPr>
  </w:style>
  <w:style w:type="paragraph" w:styleId="Heading7">
    <w:name w:val="heading 7"/>
    <w:basedOn w:val="Normal"/>
    <w:next w:val="Normal"/>
    <w:link w:val="Heading7Char"/>
    <w:rsid w:val="00100D12"/>
    <w:pPr>
      <w:numPr>
        <w:ilvl w:val="6"/>
        <w:numId w:val="1"/>
      </w:numPr>
      <w:spacing w:before="240" w:after="60"/>
      <w:outlineLvl w:val="6"/>
    </w:pPr>
    <w:rPr>
      <w:rFonts w:ascii="Arial" w:hAnsi="Arial"/>
      <w:sz w:val="20"/>
      <w:szCs w:val="24"/>
    </w:rPr>
  </w:style>
  <w:style w:type="paragraph" w:styleId="Heading8">
    <w:name w:val="heading 8"/>
    <w:basedOn w:val="Normal"/>
    <w:next w:val="Normal"/>
    <w:link w:val="Heading8Char"/>
    <w:rsid w:val="00100D12"/>
    <w:pPr>
      <w:numPr>
        <w:ilvl w:val="7"/>
        <w:numId w:val="1"/>
      </w:numPr>
      <w:spacing w:before="240" w:after="60"/>
      <w:outlineLvl w:val="7"/>
    </w:pPr>
    <w:rPr>
      <w:rFonts w:ascii="Arial" w:hAnsi="Arial"/>
      <w:i/>
      <w:iCs/>
      <w:sz w:val="20"/>
      <w:szCs w:val="24"/>
    </w:rPr>
  </w:style>
  <w:style w:type="paragraph" w:styleId="Heading9">
    <w:name w:val="heading 9"/>
    <w:basedOn w:val="Normal"/>
    <w:next w:val="Normal"/>
    <w:link w:val="Heading9Char"/>
    <w:rsid w:val="00100D12"/>
    <w:pPr>
      <w:numPr>
        <w:ilvl w:val="8"/>
        <w:numId w:val="1"/>
      </w:numPr>
      <w:spacing w:before="240" w:after="60"/>
      <w:outlineLvl w:val="8"/>
    </w:pPr>
    <w:rPr>
      <w:rFonts w:ascii="Arial" w:hAnsi="Arial"/>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rsid w:val="00100D12"/>
    <w:rPr>
      <w:rFonts w:ascii="Calibri" w:eastAsia="Times New Roman" w:hAnsi="Calibri" w:cs="Traditional Arabic"/>
      <w:b/>
      <w:bCs/>
      <w:caps/>
      <w:kern w:val="28"/>
      <w:sz w:val="28"/>
      <w:szCs w:val="33"/>
      <w:lang w:bidi="ar-BH"/>
    </w:rPr>
  </w:style>
  <w:style w:type="character" w:customStyle="1" w:styleId="Heading2Char">
    <w:name w:val="Heading 2 Char"/>
    <w:aliases w:val="Header 2 Char"/>
    <w:basedOn w:val="DefaultParagraphFont"/>
    <w:link w:val="Heading2"/>
    <w:rsid w:val="00B65AA4"/>
    <w:rPr>
      <w:rFonts w:eastAsia="Times New Roman" w:cstheme="minorHAnsi"/>
      <w:color w:val="002060"/>
      <w:kern w:val="28"/>
      <w:sz w:val="28"/>
      <w:szCs w:val="28"/>
      <w:shd w:val="clear" w:color="auto" w:fill="FFFFFF"/>
      <w:lang w:bidi="ar-BH"/>
    </w:rPr>
  </w:style>
  <w:style w:type="character" w:customStyle="1" w:styleId="Heading3Char">
    <w:name w:val="Heading 3 Char"/>
    <w:aliases w:val="H3 Char,Sub Heading Char,(Shift Ctrl 3) Char,h3 Char"/>
    <w:basedOn w:val="DefaultParagraphFont"/>
    <w:link w:val="Heading3"/>
    <w:rsid w:val="00100D12"/>
    <w:rPr>
      <w:rFonts w:asciiTheme="majorHAnsi" w:eastAsia="Times New Roman" w:hAnsiTheme="majorHAnsi" w:cstheme="majorHAnsi"/>
      <w:b/>
      <w:bCs/>
      <w:caps/>
      <w:color w:val="002060"/>
      <w:kern w:val="28"/>
      <w:sz w:val="28"/>
      <w:szCs w:val="28"/>
      <w:shd w:val="clear" w:color="auto" w:fill="FFFFFF"/>
      <w:lang w:bidi="ar-BH"/>
    </w:rPr>
  </w:style>
  <w:style w:type="character" w:customStyle="1" w:styleId="Heading4Char">
    <w:name w:val="Heading 4 Char"/>
    <w:basedOn w:val="DefaultParagraphFont"/>
    <w:link w:val="Heading4"/>
    <w:rsid w:val="00100D12"/>
    <w:rPr>
      <w:rFonts w:asciiTheme="majorHAnsi" w:eastAsia="Times New Roman" w:hAnsiTheme="majorHAnsi" w:cstheme="majorHAnsi"/>
      <w:b/>
      <w:bCs/>
      <w:i/>
      <w:iCs/>
      <w:caps/>
      <w:color w:val="002060"/>
      <w:kern w:val="28"/>
      <w:sz w:val="28"/>
      <w:szCs w:val="28"/>
      <w:shd w:val="clear" w:color="auto" w:fill="FFFFFF"/>
      <w:lang w:bidi="ar-BH"/>
    </w:rPr>
  </w:style>
  <w:style w:type="character" w:customStyle="1" w:styleId="Heading5Char">
    <w:name w:val="Heading 5 Char"/>
    <w:basedOn w:val="DefaultParagraphFont"/>
    <w:link w:val="Heading5"/>
    <w:rsid w:val="00100D12"/>
    <w:rPr>
      <w:rFonts w:ascii="Calibri" w:eastAsia="Times New Roman" w:hAnsi="Calibri" w:cs="Traditional Arabic"/>
      <w:b/>
      <w:bCs/>
      <w:sz w:val="24"/>
      <w:szCs w:val="26"/>
      <w:lang w:bidi="ar-BH"/>
    </w:rPr>
  </w:style>
  <w:style w:type="character" w:customStyle="1" w:styleId="Heading6Char">
    <w:name w:val="Heading 6 Char"/>
    <w:basedOn w:val="DefaultParagraphFont"/>
    <w:link w:val="Heading6"/>
    <w:rsid w:val="00100D12"/>
    <w:rPr>
      <w:rFonts w:ascii="Arial" w:eastAsia="Times New Roman" w:hAnsi="Arial" w:cs="Traditional Arabic"/>
      <w:i/>
      <w:iCs/>
      <w:sz w:val="24"/>
      <w:szCs w:val="26"/>
      <w:lang w:bidi="ar-BH"/>
    </w:rPr>
  </w:style>
  <w:style w:type="character" w:customStyle="1" w:styleId="Heading7Char">
    <w:name w:val="Heading 7 Char"/>
    <w:basedOn w:val="DefaultParagraphFont"/>
    <w:link w:val="Heading7"/>
    <w:rsid w:val="00100D12"/>
    <w:rPr>
      <w:rFonts w:ascii="Arial" w:eastAsia="Times New Roman" w:hAnsi="Arial" w:cs="Traditional Arabic"/>
      <w:sz w:val="20"/>
      <w:szCs w:val="24"/>
      <w:lang w:bidi="ar-BH"/>
    </w:rPr>
  </w:style>
  <w:style w:type="character" w:customStyle="1" w:styleId="Heading8Char">
    <w:name w:val="Heading 8 Char"/>
    <w:basedOn w:val="DefaultParagraphFont"/>
    <w:link w:val="Heading8"/>
    <w:rsid w:val="00100D12"/>
    <w:rPr>
      <w:rFonts w:ascii="Arial" w:eastAsia="Times New Roman" w:hAnsi="Arial" w:cs="Traditional Arabic"/>
      <w:i/>
      <w:iCs/>
      <w:sz w:val="20"/>
      <w:szCs w:val="24"/>
      <w:lang w:bidi="ar-BH"/>
    </w:rPr>
  </w:style>
  <w:style w:type="character" w:customStyle="1" w:styleId="Heading9Char">
    <w:name w:val="Heading 9 Char"/>
    <w:basedOn w:val="DefaultParagraphFont"/>
    <w:link w:val="Heading9"/>
    <w:rsid w:val="00100D12"/>
    <w:rPr>
      <w:rFonts w:ascii="Arial" w:eastAsia="Times New Roman" w:hAnsi="Arial" w:cs="Traditional Arabic"/>
      <w:i/>
      <w:iCs/>
      <w:sz w:val="18"/>
      <w:szCs w:val="21"/>
      <w:lang w:bidi="ar-BH"/>
    </w:rPr>
  </w:style>
  <w:style w:type="paragraph" w:customStyle="1" w:styleId="Normal2">
    <w:name w:val="Normal2"/>
    <w:basedOn w:val="Normal"/>
    <w:rsid w:val="00100D12"/>
    <w:pPr>
      <w:ind w:left="1701"/>
    </w:pPr>
  </w:style>
  <w:style w:type="paragraph" w:styleId="BodyText">
    <w:name w:val="Body Text"/>
    <w:basedOn w:val="Normal"/>
    <w:link w:val="BodyTextChar"/>
    <w:rsid w:val="00100D12"/>
    <w:pPr>
      <w:spacing w:line="240" w:lineRule="atLeast"/>
    </w:pPr>
    <w:rPr>
      <w:color w:val="000000"/>
    </w:rPr>
  </w:style>
  <w:style w:type="character" w:customStyle="1" w:styleId="BodyTextChar">
    <w:name w:val="Body Text Char"/>
    <w:basedOn w:val="DefaultParagraphFont"/>
    <w:link w:val="BodyText"/>
    <w:rsid w:val="00100D12"/>
    <w:rPr>
      <w:rFonts w:ascii="Calibri" w:eastAsia="Times New Roman" w:hAnsi="Calibri" w:cs="Traditional Arabic"/>
      <w:color w:val="000000"/>
      <w:sz w:val="24"/>
      <w:szCs w:val="26"/>
      <w:lang w:bidi="ar-BH"/>
    </w:rPr>
  </w:style>
  <w:style w:type="character" w:styleId="Hyperlink">
    <w:name w:val="Hyperlink"/>
    <w:uiPriority w:val="99"/>
    <w:rsid w:val="00100D12"/>
    <w:rPr>
      <w:rFonts w:cs="Times New Roman"/>
      <w:color w:val="0000FF"/>
      <w:u w:val="single"/>
    </w:rPr>
  </w:style>
  <w:style w:type="paragraph" w:customStyle="1" w:styleId="HPHeading1">
    <w:name w:val="HP Heading 1"/>
    <w:basedOn w:val="Normal"/>
    <w:rsid w:val="00100D12"/>
    <w:pPr>
      <w:keepLines w:val="0"/>
      <w:tabs>
        <w:tab w:val="clear" w:pos="851"/>
        <w:tab w:val="clear" w:pos="1701"/>
        <w:tab w:val="clear" w:pos="2552"/>
        <w:tab w:val="clear" w:pos="3402"/>
        <w:tab w:val="clear" w:pos="4253"/>
        <w:tab w:val="clear" w:pos="5103"/>
        <w:tab w:val="clear" w:pos="5954"/>
        <w:tab w:val="clear" w:pos="6804"/>
        <w:tab w:val="clear" w:pos="7655"/>
      </w:tabs>
      <w:spacing w:after="200" w:line="240" w:lineRule="atLeast"/>
      <w:outlineLvl w:val="0"/>
    </w:pPr>
    <w:rPr>
      <w:rFonts w:ascii="Futura Hv" w:hAnsi="Futura Hv" w:cs="Times New Roman"/>
      <w:color w:val="000080"/>
      <w:szCs w:val="24"/>
      <w:lang w:bidi="ar-SA"/>
    </w:rPr>
  </w:style>
  <w:style w:type="paragraph" w:customStyle="1" w:styleId="Default">
    <w:name w:val="Default"/>
    <w:rsid w:val="00100D12"/>
    <w:pPr>
      <w:widowControl w:val="0"/>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CM51">
    <w:name w:val="CM51"/>
    <w:basedOn w:val="Default"/>
    <w:next w:val="Default"/>
    <w:rsid w:val="00100D12"/>
    <w:pPr>
      <w:spacing w:after="108"/>
    </w:pPr>
    <w:rPr>
      <w:rFonts w:cs="Times New Roman"/>
      <w:color w:val="auto"/>
    </w:rPr>
  </w:style>
  <w:style w:type="paragraph" w:customStyle="1" w:styleId="CM46">
    <w:name w:val="CM46"/>
    <w:basedOn w:val="Default"/>
    <w:next w:val="Default"/>
    <w:rsid w:val="00100D12"/>
    <w:pPr>
      <w:spacing w:after="205"/>
    </w:pPr>
    <w:rPr>
      <w:rFonts w:cs="Times New Roman"/>
      <w:color w:val="auto"/>
    </w:rPr>
  </w:style>
  <w:style w:type="paragraph" w:customStyle="1" w:styleId="CM7">
    <w:name w:val="CM7"/>
    <w:basedOn w:val="Default"/>
    <w:next w:val="Default"/>
    <w:rsid w:val="00100D12"/>
    <w:rPr>
      <w:rFonts w:cs="Times New Roman"/>
      <w:color w:val="auto"/>
    </w:rPr>
  </w:style>
  <w:style w:type="paragraph" w:customStyle="1" w:styleId="CM60">
    <w:name w:val="CM60"/>
    <w:basedOn w:val="Default"/>
    <w:next w:val="Default"/>
    <w:rsid w:val="00100D12"/>
    <w:pPr>
      <w:spacing w:after="55"/>
    </w:pPr>
    <w:rPr>
      <w:rFonts w:cs="Times New Roman"/>
      <w:color w:val="auto"/>
    </w:rPr>
  </w:style>
  <w:style w:type="paragraph" w:customStyle="1" w:styleId="CM54">
    <w:name w:val="CM54"/>
    <w:basedOn w:val="Default"/>
    <w:next w:val="Default"/>
    <w:rsid w:val="00100D12"/>
    <w:pPr>
      <w:spacing w:after="320"/>
    </w:pPr>
    <w:rPr>
      <w:rFonts w:cs="Times New Roman"/>
      <w:color w:val="auto"/>
    </w:rPr>
  </w:style>
  <w:style w:type="paragraph" w:customStyle="1" w:styleId="Normal3">
    <w:name w:val="Normal3"/>
    <w:basedOn w:val="Normal"/>
    <w:rsid w:val="00100D12"/>
    <w:pPr>
      <w:ind w:left="2552"/>
    </w:pPr>
  </w:style>
  <w:style w:type="paragraph" w:customStyle="1" w:styleId="Normal4">
    <w:name w:val="Normal4"/>
    <w:basedOn w:val="Normal"/>
    <w:rsid w:val="00100D12"/>
    <w:pPr>
      <w:ind w:left="3402"/>
    </w:pPr>
  </w:style>
  <w:style w:type="paragraph" w:styleId="TOC1">
    <w:name w:val="toc 1"/>
    <w:basedOn w:val="Normal"/>
    <w:next w:val="Normal"/>
    <w:uiPriority w:val="39"/>
    <w:rsid w:val="00100D12"/>
    <w:pPr>
      <w:tabs>
        <w:tab w:val="clear" w:pos="851"/>
        <w:tab w:val="clear" w:pos="1701"/>
        <w:tab w:val="clear" w:pos="2552"/>
        <w:tab w:val="clear" w:pos="3402"/>
        <w:tab w:val="clear" w:pos="4253"/>
        <w:tab w:val="clear" w:pos="5103"/>
        <w:tab w:val="clear" w:pos="5954"/>
        <w:tab w:val="clear" w:pos="6804"/>
        <w:tab w:val="clear" w:pos="7655"/>
      </w:tabs>
      <w:spacing w:before="120" w:after="120"/>
    </w:pPr>
    <w:rPr>
      <w:rFonts w:cs="Times New Roman"/>
      <w:b/>
      <w:bCs/>
      <w:caps/>
      <w:sz w:val="20"/>
      <w:szCs w:val="20"/>
    </w:rPr>
  </w:style>
  <w:style w:type="paragraph" w:customStyle="1" w:styleId="HPHeading2">
    <w:name w:val="HP Heading 2"/>
    <w:basedOn w:val="HPHeading1"/>
    <w:rsid w:val="00100D12"/>
    <w:pPr>
      <w:ind w:left="1152"/>
      <w:outlineLvl w:val="1"/>
    </w:pPr>
  </w:style>
  <w:style w:type="paragraph" w:customStyle="1" w:styleId="HPBodyText">
    <w:name w:val="HP Body Text"/>
    <w:basedOn w:val="Normal"/>
    <w:rsid w:val="00100D12"/>
    <w:pPr>
      <w:keepLines w:val="0"/>
      <w:tabs>
        <w:tab w:val="clear" w:pos="851"/>
        <w:tab w:val="clear" w:pos="1701"/>
        <w:tab w:val="clear" w:pos="2552"/>
        <w:tab w:val="clear" w:pos="3402"/>
        <w:tab w:val="clear" w:pos="4253"/>
        <w:tab w:val="clear" w:pos="5103"/>
        <w:tab w:val="clear" w:pos="5954"/>
        <w:tab w:val="clear" w:pos="6804"/>
        <w:tab w:val="clear" w:pos="7655"/>
      </w:tabs>
      <w:spacing w:after="200" w:line="220" w:lineRule="atLeast"/>
      <w:ind w:left="2304"/>
    </w:pPr>
    <w:rPr>
      <w:rFonts w:ascii="Futura Bk" w:hAnsi="Futura Bk" w:cs="Times New Roman"/>
      <w:szCs w:val="24"/>
      <w:lang w:bidi="ar-SA"/>
    </w:rPr>
  </w:style>
  <w:style w:type="paragraph" w:customStyle="1" w:styleId="CM56">
    <w:name w:val="CM56"/>
    <w:basedOn w:val="Default"/>
    <w:next w:val="Default"/>
    <w:rsid w:val="00100D12"/>
    <w:pPr>
      <w:spacing w:after="430"/>
    </w:pPr>
    <w:rPr>
      <w:rFonts w:cs="Times New Roman"/>
      <w:color w:val="auto"/>
    </w:rPr>
  </w:style>
  <w:style w:type="paragraph" w:customStyle="1" w:styleId="CM58">
    <w:name w:val="CM58"/>
    <w:basedOn w:val="Default"/>
    <w:next w:val="Default"/>
    <w:rsid w:val="00100D12"/>
    <w:pPr>
      <w:spacing w:after="573"/>
    </w:pPr>
    <w:rPr>
      <w:rFonts w:cs="Times New Roman"/>
      <w:color w:val="auto"/>
    </w:rPr>
  </w:style>
  <w:style w:type="paragraph" w:customStyle="1" w:styleId="CM55">
    <w:name w:val="CM55"/>
    <w:basedOn w:val="Default"/>
    <w:next w:val="Default"/>
    <w:rsid w:val="00100D12"/>
    <w:pPr>
      <w:spacing w:after="245"/>
    </w:pPr>
    <w:rPr>
      <w:rFonts w:cs="Times New Roman"/>
      <w:color w:val="auto"/>
    </w:rPr>
  </w:style>
  <w:style w:type="paragraph" w:customStyle="1" w:styleId="CM24">
    <w:name w:val="CM24"/>
    <w:basedOn w:val="Default"/>
    <w:next w:val="Default"/>
    <w:rsid w:val="00100D12"/>
    <w:rPr>
      <w:rFonts w:cs="Times New Roman"/>
      <w:color w:val="auto"/>
    </w:rPr>
  </w:style>
  <w:style w:type="paragraph" w:customStyle="1" w:styleId="CM44">
    <w:name w:val="CM44"/>
    <w:basedOn w:val="Default"/>
    <w:next w:val="Default"/>
    <w:rsid w:val="00100D12"/>
    <w:pPr>
      <w:spacing w:after="635"/>
    </w:pPr>
    <w:rPr>
      <w:rFonts w:cs="Times New Roman"/>
      <w:color w:val="auto"/>
    </w:rPr>
  </w:style>
  <w:style w:type="paragraph" w:customStyle="1" w:styleId="CM1">
    <w:name w:val="CM1"/>
    <w:basedOn w:val="Default"/>
    <w:next w:val="Default"/>
    <w:rsid w:val="00100D12"/>
    <w:pPr>
      <w:spacing w:line="226" w:lineRule="atLeast"/>
    </w:pPr>
    <w:rPr>
      <w:rFonts w:cs="Times New Roman"/>
      <w:color w:val="auto"/>
    </w:rPr>
  </w:style>
  <w:style w:type="table" w:styleId="TableGrid">
    <w:name w:val="Table Grid"/>
    <w:basedOn w:val="TableNormal"/>
    <w:uiPriority w:val="59"/>
    <w:rsid w:val="00100D12"/>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100D12"/>
    <w:rPr>
      <w:rFonts w:ascii="Tahoma" w:hAnsi="Tahoma" w:cs="Tahoma"/>
      <w:sz w:val="16"/>
      <w:szCs w:val="16"/>
    </w:rPr>
  </w:style>
  <w:style w:type="character" w:customStyle="1" w:styleId="BalloonTextChar">
    <w:name w:val="Balloon Text Char"/>
    <w:basedOn w:val="DefaultParagraphFont"/>
    <w:link w:val="BalloonText"/>
    <w:semiHidden/>
    <w:rsid w:val="00100D12"/>
    <w:rPr>
      <w:rFonts w:ascii="Tahoma" w:eastAsia="Times New Roman" w:hAnsi="Tahoma" w:cs="Tahoma"/>
      <w:sz w:val="16"/>
      <w:szCs w:val="16"/>
      <w:lang w:bidi="ar-BH"/>
    </w:rPr>
  </w:style>
  <w:style w:type="paragraph" w:styleId="Header">
    <w:name w:val="header"/>
    <w:aliases w:val="ho,header odd,Alt Header,Heading 11,h,index"/>
    <w:basedOn w:val="Normal"/>
    <w:link w:val="HeaderChar"/>
    <w:rsid w:val="00100D12"/>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HeaderChar">
    <w:name w:val="Header Char"/>
    <w:aliases w:val="ho Char,header odd Char,Alt Header Char,Heading 11 Char,h Char,index Char"/>
    <w:basedOn w:val="DefaultParagraphFont"/>
    <w:link w:val="Header"/>
    <w:rsid w:val="00100D12"/>
    <w:rPr>
      <w:rFonts w:ascii="Calibri" w:eastAsia="Times New Roman" w:hAnsi="Calibri" w:cs="Traditional Arabic"/>
      <w:sz w:val="24"/>
      <w:szCs w:val="26"/>
      <w:lang w:bidi="ar-BH"/>
    </w:rPr>
  </w:style>
  <w:style w:type="paragraph" w:styleId="Footer">
    <w:name w:val="footer"/>
    <w:basedOn w:val="Normal"/>
    <w:link w:val="FooterChar"/>
    <w:uiPriority w:val="99"/>
    <w:rsid w:val="00100D12"/>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FooterChar">
    <w:name w:val="Footer Char"/>
    <w:basedOn w:val="DefaultParagraphFont"/>
    <w:link w:val="Footer"/>
    <w:uiPriority w:val="99"/>
    <w:rsid w:val="00100D12"/>
    <w:rPr>
      <w:rFonts w:ascii="Calibri" w:eastAsia="Times New Roman" w:hAnsi="Calibri" w:cs="Traditional Arabic"/>
      <w:sz w:val="24"/>
      <w:szCs w:val="26"/>
      <w:lang w:bidi="ar-BH"/>
    </w:rPr>
  </w:style>
  <w:style w:type="character" w:styleId="PageNumber">
    <w:name w:val="page number"/>
    <w:rsid w:val="00100D12"/>
    <w:rPr>
      <w:rFonts w:cs="Times New Roman"/>
    </w:rPr>
  </w:style>
  <w:style w:type="paragraph" w:styleId="TOC2">
    <w:name w:val="toc 2"/>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 w:val="left" w:pos="880"/>
        <w:tab w:val="right" w:leader="dot" w:pos="9782"/>
      </w:tabs>
      <w:spacing w:after="0"/>
      <w:ind w:left="216"/>
    </w:pPr>
    <w:rPr>
      <w:rFonts w:cs="Times New Roman"/>
      <w:smallCaps/>
      <w:sz w:val="20"/>
      <w:szCs w:val="20"/>
    </w:rPr>
  </w:style>
  <w:style w:type="paragraph" w:styleId="TOC3">
    <w:name w:val="toc 3"/>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 w:val="left" w:pos="1100"/>
        <w:tab w:val="right" w:leader="dot" w:pos="9782"/>
      </w:tabs>
      <w:spacing w:after="0"/>
      <w:ind w:left="446"/>
    </w:pPr>
    <w:rPr>
      <w:rFonts w:cs="Times New Roman"/>
      <w:i/>
      <w:iCs/>
      <w:sz w:val="20"/>
      <w:szCs w:val="20"/>
    </w:rPr>
  </w:style>
  <w:style w:type="paragraph" w:styleId="TOC4">
    <w:name w:val="toc 4"/>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660"/>
    </w:pPr>
    <w:rPr>
      <w:rFonts w:cs="Times New Roman"/>
      <w:sz w:val="18"/>
      <w:szCs w:val="18"/>
    </w:rPr>
  </w:style>
  <w:style w:type="paragraph" w:styleId="TOC5">
    <w:name w:val="toc 5"/>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880"/>
    </w:pPr>
    <w:rPr>
      <w:rFonts w:cs="Times New Roman"/>
      <w:sz w:val="18"/>
      <w:szCs w:val="18"/>
    </w:rPr>
  </w:style>
  <w:style w:type="paragraph" w:styleId="TOC6">
    <w:name w:val="toc 6"/>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1100"/>
    </w:pPr>
    <w:rPr>
      <w:rFonts w:cs="Times New Roman"/>
      <w:sz w:val="18"/>
      <w:szCs w:val="18"/>
    </w:rPr>
  </w:style>
  <w:style w:type="paragraph" w:styleId="TOC7">
    <w:name w:val="toc 7"/>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1320"/>
    </w:pPr>
    <w:rPr>
      <w:rFonts w:cs="Times New Roman"/>
      <w:sz w:val="18"/>
      <w:szCs w:val="18"/>
    </w:rPr>
  </w:style>
  <w:style w:type="paragraph" w:styleId="TOC8">
    <w:name w:val="toc 8"/>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1540"/>
    </w:pPr>
    <w:rPr>
      <w:rFonts w:cs="Times New Roman"/>
      <w:sz w:val="18"/>
      <w:szCs w:val="18"/>
    </w:rPr>
  </w:style>
  <w:style w:type="paragraph" w:styleId="TOC9">
    <w:name w:val="toc 9"/>
    <w:basedOn w:val="Normal"/>
    <w:next w:val="Normal"/>
    <w:autoRedefine/>
    <w:uiPriority w:val="39"/>
    <w:rsid w:val="00100D12"/>
    <w:pPr>
      <w:tabs>
        <w:tab w:val="clear" w:pos="851"/>
        <w:tab w:val="clear" w:pos="1701"/>
        <w:tab w:val="clear" w:pos="2552"/>
        <w:tab w:val="clear" w:pos="3402"/>
        <w:tab w:val="clear" w:pos="4253"/>
        <w:tab w:val="clear" w:pos="5103"/>
        <w:tab w:val="clear" w:pos="5954"/>
        <w:tab w:val="clear" w:pos="6804"/>
        <w:tab w:val="clear" w:pos="7655"/>
      </w:tabs>
      <w:ind w:left="1760"/>
    </w:pPr>
    <w:rPr>
      <w:rFonts w:cs="Times New Roman"/>
      <w:sz w:val="18"/>
      <w:szCs w:val="18"/>
    </w:rPr>
  </w:style>
  <w:style w:type="paragraph" w:customStyle="1" w:styleId="CM59">
    <w:name w:val="CM59"/>
    <w:basedOn w:val="Default"/>
    <w:next w:val="Default"/>
    <w:rsid w:val="00100D12"/>
    <w:pPr>
      <w:spacing w:after="768"/>
    </w:pPr>
    <w:rPr>
      <w:rFonts w:cs="Times New Roman"/>
      <w:color w:val="auto"/>
    </w:rPr>
  </w:style>
  <w:style w:type="paragraph" w:customStyle="1" w:styleId="CM57">
    <w:name w:val="CM57"/>
    <w:basedOn w:val="Default"/>
    <w:next w:val="Default"/>
    <w:rsid w:val="00100D12"/>
    <w:pPr>
      <w:spacing w:after="475"/>
    </w:pPr>
    <w:rPr>
      <w:rFonts w:cs="Times New Roman"/>
      <w:color w:val="auto"/>
    </w:rPr>
  </w:style>
  <w:style w:type="paragraph" w:styleId="PlainText">
    <w:name w:val="Plain Text"/>
    <w:basedOn w:val="Normal"/>
    <w:link w:val="PlainTextChar"/>
    <w:uiPriority w:val="99"/>
    <w:rsid w:val="00100D12"/>
    <w:pPr>
      <w:keepLines w:val="0"/>
      <w:tabs>
        <w:tab w:val="clear" w:pos="851"/>
        <w:tab w:val="clear" w:pos="1701"/>
        <w:tab w:val="clear" w:pos="2552"/>
        <w:tab w:val="clear" w:pos="3402"/>
        <w:tab w:val="clear" w:pos="4253"/>
        <w:tab w:val="clear" w:pos="5103"/>
        <w:tab w:val="clear" w:pos="5954"/>
        <w:tab w:val="clear" w:pos="6804"/>
        <w:tab w:val="clear" w:pos="7655"/>
      </w:tabs>
    </w:pPr>
    <w:rPr>
      <w:rFonts w:ascii="Courier New" w:hAnsi="Courier New" w:cs="Times New Roman"/>
      <w:noProof/>
      <w:sz w:val="20"/>
      <w:szCs w:val="20"/>
      <w:lang w:bidi="ar-SA"/>
    </w:rPr>
  </w:style>
  <w:style w:type="character" w:customStyle="1" w:styleId="PlainTextChar">
    <w:name w:val="Plain Text Char"/>
    <w:basedOn w:val="DefaultParagraphFont"/>
    <w:link w:val="PlainText"/>
    <w:uiPriority w:val="99"/>
    <w:rsid w:val="00100D12"/>
    <w:rPr>
      <w:rFonts w:ascii="Courier New" w:eastAsia="Times New Roman" w:hAnsi="Courier New" w:cs="Times New Roman"/>
      <w:noProof/>
      <w:sz w:val="20"/>
      <w:szCs w:val="20"/>
    </w:rPr>
  </w:style>
  <w:style w:type="paragraph" w:styleId="TableofFigures">
    <w:name w:val="table of figures"/>
    <w:basedOn w:val="Normal"/>
    <w:next w:val="Normal"/>
    <w:semiHidden/>
    <w:rsid w:val="00100D12"/>
    <w:pPr>
      <w:keepLines w:val="0"/>
      <w:widowControl w:val="0"/>
      <w:tabs>
        <w:tab w:val="clear" w:pos="851"/>
        <w:tab w:val="clear" w:pos="1701"/>
        <w:tab w:val="clear" w:pos="2552"/>
        <w:tab w:val="clear" w:pos="3402"/>
        <w:tab w:val="clear" w:pos="4253"/>
        <w:tab w:val="clear" w:pos="5103"/>
        <w:tab w:val="clear" w:pos="5954"/>
        <w:tab w:val="clear" w:pos="6804"/>
        <w:tab w:val="clear" w:pos="7655"/>
      </w:tabs>
      <w:ind w:left="440" w:hanging="440"/>
      <w:jc w:val="both"/>
    </w:pPr>
    <w:rPr>
      <w:rFonts w:ascii="Verdana" w:hAnsi="Verdana" w:cs="Times New Roman"/>
      <w:color w:val="333399"/>
      <w:sz w:val="20"/>
      <w:szCs w:val="20"/>
      <w:lang w:eastAsia="fr-FR" w:bidi="ar-SA"/>
    </w:rPr>
  </w:style>
  <w:style w:type="paragraph" w:styleId="Caption">
    <w:name w:val="caption"/>
    <w:basedOn w:val="Normal"/>
    <w:next w:val="Normal"/>
    <w:rsid w:val="00100D12"/>
    <w:rPr>
      <w:b/>
      <w:bCs/>
      <w:sz w:val="20"/>
      <w:szCs w:val="20"/>
    </w:rPr>
  </w:style>
  <w:style w:type="paragraph" w:customStyle="1" w:styleId="xl25">
    <w:name w:val="xl25"/>
    <w:basedOn w:val="Normal"/>
    <w:rsid w:val="00100D12"/>
    <w:pPr>
      <w:keepLines w:val="0"/>
      <w:pBdr>
        <w:bottom w:val="single" w:sz="4" w:space="0" w:color="auto"/>
      </w:pBdr>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pPr>
    <w:rPr>
      <w:rFonts w:ascii="Arial Unicode MS" w:eastAsia="Arial Unicode MS" w:hAnsi="Arial Unicode MS" w:cs="Arial Unicode MS"/>
      <w:szCs w:val="24"/>
      <w:lang w:bidi="ar-SA"/>
    </w:rPr>
  </w:style>
  <w:style w:type="character" w:customStyle="1" w:styleId="EmailStyle55">
    <w:name w:val="EmailStyle55"/>
    <w:semiHidden/>
    <w:rsid w:val="00100D12"/>
    <w:rPr>
      <w:rFonts w:ascii="Arial" w:hAnsi="Arial" w:cs="Arial"/>
      <w:color w:val="000080"/>
      <w:sz w:val="20"/>
      <w:szCs w:val="20"/>
    </w:rPr>
  </w:style>
  <w:style w:type="paragraph" w:styleId="Title">
    <w:name w:val="Title"/>
    <w:basedOn w:val="Normal"/>
    <w:next w:val="Normal"/>
    <w:link w:val="TitleChar"/>
    <w:uiPriority w:val="10"/>
    <w:qFormat/>
    <w:rsid w:val="00100D12"/>
    <w:pPr>
      <w:spacing w:before="240" w:after="60"/>
      <w:jc w:val="center"/>
      <w:outlineLvl w:val="0"/>
    </w:pPr>
    <w:rPr>
      <w:rFonts w:cs="Times New Roman"/>
      <w:b/>
      <w:bCs/>
      <w:kern w:val="28"/>
      <w:sz w:val="44"/>
      <w:szCs w:val="32"/>
    </w:rPr>
  </w:style>
  <w:style w:type="character" w:customStyle="1" w:styleId="TitleChar">
    <w:name w:val="Title Char"/>
    <w:basedOn w:val="DefaultParagraphFont"/>
    <w:link w:val="Title"/>
    <w:uiPriority w:val="10"/>
    <w:rsid w:val="00100D12"/>
    <w:rPr>
      <w:rFonts w:ascii="Calibri" w:eastAsia="Times New Roman" w:hAnsi="Calibri" w:cs="Times New Roman"/>
      <w:b/>
      <w:bCs/>
      <w:kern w:val="28"/>
      <w:sz w:val="44"/>
      <w:szCs w:val="32"/>
      <w:lang w:bidi="ar-BH"/>
    </w:rPr>
  </w:style>
  <w:style w:type="character" w:styleId="Strong">
    <w:name w:val="Strong"/>
    <w:uiPriority w:val="22"/>
    <w:qFormat/>
    <w:rsid w:val="00100D12"/>
    <w:rPr>
      <w:rFonts w:cs="Times New Roman"/>
      <w:b/>
      <w:bCs/>
    </w:rPr>
  </w:style>
  <w:style w:type="character" w:styleId="CommentReference">
    <w:name w:val="annotation reference"/>
    <w:uiPriority w:val="99"/>
    <w:rsid w:val="00100D12"/>
    <w:rPr>
      <w:sz w:val="16"/>
      <w:szCs w:val="16"/>
    </w:rPr>
  </w:style>
  <w:style w:type="paragraph" w:styleId="CommentText">
    <w:name w:val="annotation text"/>
    <w:basedOn w:val="Normal"/>
    <w:link w:val="CommentTextChar"/>
    <w:uiPriority w:val="99"/>
    <w:rsid w:val="00100D12"/>
    <w:rPr>
      <w:sz w:val="20"/>
      <w:szCs w:val="20"/>
    </w:rPr>
  </w:style>
  <w:style w:type="character" w:customStyle="1" w:styleId="CommentTextChar">
    <w:name w:val="Comment Text Char"/>
    <w:basedOn w:val="DefaultParagraphFont"/>
    <w:link w:val="CommentText"/>
    <w:uiPriority w:val="99"/>
    <w:rsid w:val="00100D12"/>
    <w:rPr>
      <w:rFonts w:ascii="Calibri" w:eastAsia="Times New Roman" w:hAnsi="Calibri" w:cs="Traditional Arabic"/>
      <w:sz w:val="20"/>
      <w:szCs w:val="20"/>
      <w:lang w:bidi="ar-BH"/>
    </w:rPr>
  </w:style>
  <w:style w:type="paragraph" w:styleId="CommentSubject">
    <w:name w:val="annotation subject"/>
    <w:basedOn w:val="CommentText"/>
    <w:next w:val="CommentText"/>
    <w:link w:val="CommentSubjectChar"/>
    <w:rsid w:val="00100D12"/>
    <w:rPr>
      <w:b/>
      <w:bCs/>
    </w:rPr>
  </w:style>
  <w:style w:type="character" w:customStyle="1" w:styleId="CommentSubjectChar">
    <w:name w:val="Comment Subject Char"/>
    <w:basedOn w:val="CommentTextChar"/>
    <w:link w:val="CommentSubject"/>
    <w:rsid w:val="00100D12"/>
    <w:rPr>
      <w:rFonts w:ascii="Calibri" w:eastAsia="Times New Roman" w:hAnsi="Calibri" w:cs="Traditional Arabic"/>
      <w:b/>
      <w:bCs/>
      <w:sz w:val="20"/>
      <w:szCs w:val="20"/>
      <w:lang w:bidi="ar-BH"/>
    </w:rPr>
  </w:style>
  <w:style w:type="table" w:styleId="TableGrid8">
    <w:name w:val="Table Grid 8"/>
    <w:basedOn w:val="TableNormal"/>
    <w:rsid w:val="00100D12"/>
    <w:pPr>
      <w:keepLines/>
      <w:tabs>
        <w:tab w:val="left" w:pos="851"/>
        <w:tab w:val="left" w:pos="1701"/>
        <w:tab w:val="left" w:pos="2552"/>
        <w:tab w:val="left" w:pos="3402"/>
        <w:tab w:val="left" w:pos="4253"/>
        <w:tab w:val="left" w:pos="5103"/>
        <w:tab w:val="left" w:pos="5954"/>
        <w:tab w:val="left" w:pos="6804"/>
        <w:tab w:val="left" w:pos="7655"/>
      </w:tabs>
      <w:spacing w:after="0" w:line="240" w:lineRule="auto"/>
      <w:ind w:left="851"/>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4">
    <w:name w:val="Table List 4"/>
    <w:basedOn w:val="TableNormal"/>
    <w:rsid w:val="00100D12"/>
    <w:pPr>
      <w:keepLines/>
      <w:tabs>
        <w:tab w:val="left" w:pos="851"/>
        <w:tab w:val="left" w:pos="1701"/>
        <w:tab w:val="left" w:pos="2552"/>
        <w:tab w:val="left" w:pos="3402"/>
        <w:tab w:val="left" w:pos="4253"/>
        <w:tab w:val="left" w:pos="5103"/>
        <w:tab w:val="left" w:pos="5954"/>
        <w:tab w:val="left" w:pos="6804"/>
        <w:tab w:val="left" w:pos="7655"/>
      </w:tabs>
      <w:spacing w:after="0" w:line="240" w:lineRule="auto"/>
      <w:ind w:left="851"/>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DarkList">
    <w:name w:val="Dark List"/>
    <w:basedOn w:val="TableNormal"/>
    <w:uiPriority w:val="70"/>
    <w:rsid w:val="00100D12"/>
    <w:pPr>
      <w:spacing w:after="0" w:line="240" w:lineRule="auto"/>
    </w:pPr>
    <w:rPr>
      <w:rFonts w:ascii="Times New Roman" w:eastAsia="Times New Roman" w:hAnsi="Times New Roman" w:cs="Times New Roman"/>
      <w:sz w:val="24"/>
      <w:szCs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ListParagraph">
    <w:name w:val="List Paragraph"/>
    <w:basedOn w:val="Normal"/>
    <w:link w:val="ListParagraphChar"/>
    <w:uiPriority w:val="34"/>
    <w:qFormat/>
    <w:rsid w:val="00100D12"/>
    <w:pPr>
      <w:ind w:left="720"/>
      <w:contextualSpacing/>
    </w:pPr>
  </w:style>
  <w:style w:type="paragraph" w:styleId="NormalWeb">
    <w:name w:val="Normal (Web)"/>
    <w:basedOn w:val="Normal"/>
    <w:uiPriority w:val="99"/>
    <w:unhideWhenUsed/>
    <w:rsid w:val="00100D12"/>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pPr>
    <w:rPr>
      <w:rFonts w:ascii="Times" w:hAnsi="Times" w:cs="Times New Roman"/>
      <w:sz w:val="20"/>
      <w:szCs w:val="20"/>
      <w:lang w:bidi="ar-SA"/>
    </w:rPr>
  </w:style>
  <w:style w:type="paragraph" w:customStyle="1" w:styleId="H3a">
    <w:name w:val="H3a"/>
    <w:basedOn w:val="Heading3"/>
    <w:next w:val="Heading3"/>
    <w:rsid w:val="00100D12"/>
    <w:pPr>
      <w:numPr>
        <w:ilvl w:val="0"/>
      </w:numPr>
      <w:tabs>
        <w:tab w:val="clear" w:pos="851"/>
      </w:tabs>
    </w:pPr>
    <w:rPr>
      <w:color w:val="auto"/>
    </w:rPr>
  </w:style>
  <w:style w:type="paragraph" w:styleId="Revision">
    <w:name w:val="Revision"/>
    <w:hidden/>
    <w:uiPriority w:val="71"/>
    <w:semiHidden/>
    <w:rsid w:val="00100D12"/>
    <w:pPr>
      <w:spacing w:after="0" w:line="240" w:lineRule="auto"/>
    </w:pPr>
    <w:rPr>
      <w:rFonts w:ascii="Calibri" w:eastAsia="Times New Roman" w:hAnsi="Calibri" w:cs="Traditional Arabic"/>
      <w:sz w:val="24"/>
      <w:szCs w:val="26"/>
      <w:lang w:bidi="ar-BH"/>
    </w:rPr>
  </w:style>
  <w:style w:type="paragraph" w:customStyle="1" w:styleId="p1">
    <w:name w:val="p1"/>
    <w:basedOn w:val="Normal"/>
    <w:rsid w:val="00100D12"/>
    <w:pPr>
      <w:keepLines w:val="0"/>
      <w:tabs>
        <w:tab w:val="clear" w:pos="851"/>
        <w:tab w:val="clear" w:pos="1701"/>
        <w:tab w:val="clear" w:pos="2552"/>
        <w:tab w:val="clear" w:pos="3402"/>
        <w:tab w:val="clear" w:pos="4253"/>
        <w:tab w:val="clear" w:pos="5103"/>
        <w:tab w:val="clear" w:pos="5954"/>
        <w:tab w:val="clear" w:pos="6804"/>
        <w:tab w:val="clear" w:pos="7655"/>
      </w:tabs>
      <w:spacing w:after="0"/>
    </w:pPr>
    <w:rPr>
      <w:rFonts w:ascii="Helvetica" w:hAnsi="Helvetica" w:cs="Times New Roman"/>
      <w:sz w:val="17"/>
      <w:szCs w:val="17"/>
      <w:lang w:bidi="ar-SA"/>
    </w:rPr>
  </w:style>
  <w:style w:type="paragraph" w:styleId="Date">
    <w:name w:val="Date"/>
    <w:basedOn w:val="Normal"/>
    <w:next w:val="Normal"/>
    <w:link w:val="DateChar"/>
    <w:semiHidden/>
    <w:unhideWhenUsed/>
    <w:rsid w:val="00100D12"/>
  </w:style>
  <w:style w:type="character" w:customStyle="1" w:styleId="DateChar">
    <w:name w:val="Date Char"/>
    <w:basedOn w:val="DefaultParagraphFont"/>
    <w:link w:val="Date"/>
    <w:semiHidden/>
    <w:rsid w:val="00100D12"/>
    <w:rPr>
      <w:rFonts w:ascii="Calibri" w:eastAsia="Times New Roman" w:hAnsi="Calibri" w:cs="Traditional Arabic"/>
      <w:sz w:val="24"/>
      <w:szCs w:val="26"/>
      <w:lang w:bidi="ar-BH"/>
    </w:rPr>
  </w:style>
  <w:style w:type="paragraph" w:customStyle="1" w:styleId="Header3">
    <w:name w:val="Header 3"/>
    <w:basedOn w:val="Heading3"/>
    <w:link w:val="Header3Char"/>
    <w:autoRedefine/>
    <w:qFormat/>
    <w:rsid w:val="00100D12"/>
    <w:pPr>
      <w:numPr>
        <w:numId w:val="3"/>
      </w:numPr>
      <w:tabs>
        <w:tab w:val="clear" w:pos="1701"/>
        <w:tab w:val="left" w:pos="1170"/>
      </w:tabs>
    </w:pPr>
    <w:rPr>
      <w:color w:val="auto"/>
    </w:rPr>
  </w:style>
  <w:style w:type="character" w:customStyle="1" w:styleId="ListParagraphChar">
    <w:name w:val="List Paragraph Char"/>
    <w:basedOn w:val="DefaultParagraphFont"/>
    <w:link w:val="ListParagraph"/>
    <w:uiPriority w:val="34"/>
    <w:rsid w:val="00100D12"/>
    <w:rPr>
      <w:rFonts w:ascii="Calibri" w:eastAsia="Times New Roman" w:hAnsi="Calibri" w:cs="Traditional Arabic"/>
      <w:sz w:val="24"/>
      <w:szCs w:val="26"/>
      <w:lang w:bidi="ar-BH"/>
    </w:rPr>
  </w:style>
  <w:style w:type="character" w:customStyle="1" w:styleId="Header3Char">
    <w:name w:val="Header 3 Char"/>
    <w:basedOn w:val="ListParagraphChar"/>
    <w:link w:val="Header3"/>
    <w:rsid w:val="00100D12"/>
    <w:rPr>
      <w:rFonts w:ascii="Calibri" w:eastAsia="Times New Roman" w:hAnsi="Calibri" w:cstheme="minorHAnsi"/>
      <w:caps/>
      <w:kern w:val="28"/>
      <w:sz w:val="28"/>
      <w:szCs w:val="28"/>
      <w:shd w:val="clear" w:color="auto" w:fill="FFFFFF"/>
      <w:lang w:bidi="ar-BH"/>
    </w:rPr>
  </w:style>
  <w:style w:type="paragraph" w:styleId="TOCHeading">
    <w:name w:val="TOC Heading"/>
    <w:basedOn w:val="Heading1"/>
    <w:next w:val="Normal"/>
    <w:uiPriority w:val="39"/>
    <w:unhideWhenUsed/>
    <w:qFormat/>
    <w:rsid w:val="00100D12"/>
    <w:pPr>
      <w:numPr>
        <w:numId w:val="0"/>
      </w:numPr>
      <w:tabs>
        <w:tab w:val="clear" w:pos="851"/>
        <w:tab w:val="clear" w:pos="1701"/>
        <w:tab w:val="clear" w:pos="2552"/>
        <w:tab w:val="clear" w:pos="3402"/>
        <w:tab w:val="clear" w:pos="4253"/>
        <w:tab w:val="clear" w:pos="5103"/>
        <w:tab w:val="clear" w:pos="5954"/>
        <w:tab w:val="clear" w:pos="6804"/>
        <w:tab w:val="clear" w:pos="7655"/>
      </w:tabs>
      <w:spacing w:before="240" w:after="0" w:line="259" w:lineRule="auto"/>
      <w:outlineLvl w:val="9"/>
    </w:pPr>
    <w:rPr>
      <w:rFonts w:asciiTheme="majorHAnsi" w:eastAsiaTheme="majorEastAsia" w:hAnsiTheme="majorHAnsi" w:cstheme="majorBidi"/>
      <w:b w:val="0"/>
      <w:bCs w:val="0"/>
      <w:caps w:val="0"/>
      <w:color w:val="2F5496" w:themeColor="accent1" w:themeShade="BF"/>
      <w:kern w:val="0"/>
      <w:sz w:val="32"/>
      <w:szCs w:val="32"/>
      <w:lang w:bidi="ar-SA"/>
    </w:rPr>
  </w:style>
  <w:style w:type="character" w:customStyle="1" w:styleId="UnresolvedMention1">
    <w:name w:val="Unresolved Mention1"/>
    <w:basedOn w:val="DefaultParagraphFont"/>
    <w:uiPriority w:val="99"/>
    <w:semiHidden/>
    <w:unhideWhenUsed/>
    <w:rsid w:val="00100D12"/>
    <w:rPr>
      <w:color w:val="808080"/>
      <w:shd w:val="clear" w:color="auto" w:fill="E6E6E6"/>
    </w:rPr>
  </w:style>
  <w:style w:type="character" w:styleId="FollowedHyperlink">
    <w:name w:val="FollowedHyperlink"/>
    <w:basedOn w:val="DefaultParagraphFont"/>
    <w:semiHidden/>
    <w:unhideWhenUsed/>
    <w:rsid w:val="00100D12"/>
    <w:rPr>
      <w:color w:val="954F72" w:themeColor="followedHyperlink"/>
      <w:u w:val="single"/>
    </w:rPr>
  </w:style>
  <w:style w:type="character" w:styleId="FootnoteReference">
    <w:name w:val="footnote reference"/>
    <w:basedOn w:val="DefaultParagraphFont"/>
    <w:uiPriority w:val="99"/>
    <w:semiHidden/>
    <w:unhideWhenUsed/>
    <w:rsid w:val="00100D12"/>
    <w:rPr>
      <w:vertAlign w:val="superscript"/>
    </w:rPr>
  </w:style>
  <w:style w:type="character" w:customStyle="1" w:styleId="UnresolvedMention2">
    <w:name w:val="Unresolved Mention2"/>
    <w:basedOn w:val="DefaultParagraphFont"/>
    <w:uiPriority w:val="99"/>
    <w:semiHidden/>
    <w:unhideWhenUsed/>
    <w:rsid w:val="00100D12"/>
    <w:rPr>
      <w:color w:val="808080"/>
      <w:shd w:val="clear" w:color="auto" w:fill="E6E6E6"/>
    </w:rPr>
  </w:style>
  <w:style w:type="character" w:customStyle="1" w:styleId="UnresolvedMention3">
    <w:name w:val="Unresolved Mention3"/>
    <w:basedOn w:val="DefaultParagraphFont"/>
    <w:uiPriority w:val="99"/>
    <w:semiHidden/>
    <w:unhideWhenUsed/>
    <w:rsid w:val="00100D12"/>
    <w:rPr>
      <w:color w:val="808080"/>
      <w:shd w:val="clear" w:color="auto" w:fill="E6E6E6"/>
    </w:rPr>
  </w:style>
  <w:style w:type="character" w:customStyle="1" w:styleId="UnresolvedMention4">
    <w:name w:val="Unresolved Mention4"/>
    <w:basedOn w:val="DefaultParagraphFont"/>
    <w:uiPriority w:val="99"/>
    <w:semiHidden/>
    <w:unhideWhenUsed/>
    <w:rsid w:val="00100D12"/>
    <w:rPr>
      <w:color w:val="808080"/>
      <w:shd w:val="clear" w:color="auto" w:fill="E6E6E6"/>
    </w:rPr>
  </w:style>
  <w:style w:type="character" w:customStyle="1" w:styleId="UnresolvedMention5">
    <w:name w:val="Unresolved Mention5"/>
    <w:basedOn w:val="DefaultParagraphFont"/>
    <w:uiPriority w:val="99"/>
    <w:semiHidden/>
    <w:unhideWhenUsed/>
    <w:rsid w:val="00100D12"/>
    <w:rPr>
      <w:color w:val="808080"/>
      <w:shd w:val="clear" w:color="auto" w:fill="E6E6E6"/>
    </w:rPr>
  </w:style>
  <w:style w:type="character" w:customStyle="1" w:styleId="authoritycitesmall">
    <w:name w:val="authoritycitesmall"/>
    <w:basedOn w:val="DefaultParagraphFont"/>
    <w:rsid w:val="00100D12"/>
  </w:style>
  <w:style w:type="character" w:customStyle="1" w:styleId="authoritycitesmall-cta">
    <w:name w:val="authoritycitesmall-cta"/>
    <w:basedOn w:val="DefaultParagraphFont"/>
    <w:rsid w:val="00100D12"/>
  </w:style>
  <w:style w:type="character" w:customStyle="1" w:styleId="UnresolvedMention6">
    <w:name w:val="Unresolved Mention6"/>
    <w:basedOn w:val="DefaultParagraphFont"/>
    <w:uiPriority w:val="99"/>
    <w:semiHidden/>
    <w:unhideWhenUsed/>
    <w:rsid w:val="00100D12"/>
    <w:rPr>
      <w:color w:val="808080"/>
      <w:shd w:val="clear" w:color="auto" w:fill="E6E6E6"/>
    </w:rPr>
  </w:style>
  <w:style w:type="character" w:customStyle="1" w:styleId="UnresolvedMention7">
    <w:name w:val="Unresolved Mention7"/>
    <w:basedOn w:val="DefaultParagraphFont"/>
    <w:uiPriority w:val="99"/>
    <w:semiHidden/>
    <w:unhideWhenUsed/>
    <w:rsid w:val="00100D12"/>
    <w:rPr>
      <w:color w:val="605E5C"/>
      <w:shd w:val="clear" w:color="auto" w:fill="E1DFDD"/>
    </w:rPr>
  </w:style>
  <w:style w:type="paragraph" w:styleId="NoSpacing">
    <w:name w:val="No Spacing"/>
    <w:link w:val="NoSpacingChar"/>
    <w:uiPriority w:val="1"/>
    <w:qFormat/>
    <w:rsid w:val="00100D12"/>
    <w:pPr>
      <w:spacing w:after="0" w:line="240" w:lineRule="auto"/>
    </w:pPr>
  </w:style>
  <w:style w:type="character" w:customStyle="1" w:styleId="NoSpacingChar">
    <w:name w:val="No Spacing Char"/>
    <w:basedOn w:val="DefaultParagraphFont"/>
    <w:link w:val="NoSpacing"/>
    <w:uiPriority w:val="1"/>
    <w:rsid w:val="00100D12"/>
  </w:style>
  <w:style w:type="paragraph" w:customStyle="1" w:styleId="xxmsonormal">
    <w:name w:val="x_x_msonormal"/>
    <w:basedOn w:val="Normal"/>
    <w:rsid w:val="00100D12"/>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pPr>
    <w:rPr>
      <w:rFonts w:ascii="Times New Roman" w:hAnsi="Times New Roman" w:cs="Times New Roman"/>
      <w:szCs w:val="24"/>
      <w:lang w:bidi="ar-SA"/>
    </w:rPr>
  </w:style>
  <w:style w:type="character" w:styleId="UnresolvedMention">
    <w:name w:val="Unresolved Mention"/>
    <w:basedOn w:val="DefaultParagraphFont"/>
    <w:uiPriority w:val="99"/>
    <w:semiHidden/>
    <w:unhideWhenUsed/>
    <w:rsid w:val="00100D12"/>
    <w:rPr>
      <w:color w:val="605E5C"/>
      <w:shd w:val="clear" w:color="auto" w:fill="E1DFDD"/>
    </w:rPr>
  </w:style>
  <w:style w:type="character" w:styleId="SubtleEmphasis">
    <w:name w:val="Subtle Emphasis"/>
    <w:basedOn w:val="DefaultParagraphFont"/>
    <w:uiPriority w:val="19"/>
    <w:qFormat/>
    <w:rsid w:val="00324F4E"/>
    <w:rPr>
      <w:i/>
      <w:iCs/>
      <w:color w:val="404040" w:themeColor="text1" w:themeTint="BF"/>
    </w:rPr>
  </w:style>
  <w:style w:type="paragraph" w:styleId="EndnoteText">
    <w:name w:val="endnote text"/>
    <w:basedOn w:val="Normal"/>
    <w:link w:val="EndnoteTextChar"/>
    <w:uiPriority w:val="99"/>
    <w:semiHidden/>
    <w:unhideWhenUsed/>
    <w:rsid w:val="00583E49"/>
    <w:pPr>
      <w:keepLines w:val="0"/>
      <w:tabs>
        <w:tab w:val="clear" w:pos="851"/>
        <w:tab w:val="clear" w:pos="1701"/>
        <w:tab w:val="clear" w:pos="2552"/>
        <w:tab w:val="clear" w:pos="3402"/>
        <w:tab w:val="clear" w:pos="4253"/>
        <w:tab w:val="clear" w:pos="5103"/>
        <w:tab w:val="clear" w:pos="5954"/>
        <w:tab w:val="clear" w:pos="6804"/>
        <w:tab w:val="clear" w:pos="7655"/>
      </w:tabs>
      <w:spacing w:after="0"/>
    </w:pPr>
    <w:rPr>
      <w:rFonts w:asciiTheme="minorHAnsi" w:eastAsiaTheme="minorHAnsi" w:hAnsiTheme="minorHAnsi" w:cstheme="minorBidi"/>
      <w:sz w:val="20"/>
      <w:szCs w:val="20"/>
      <w:lang w:bidi="ar-SA"/>
    </w:rPr>
  </w:style>
  <w:style w:type="character" w:customStyle="1" w:styleId="EndnoteTextChar">
    <w:name w:val="Endnote Text Char"/>
    <w:basedOn w:val="DefaultParagraphFont"/>
    <w:link w:val="EndnoteText"/>
    <w:uiPriority w:val="99"/>
    <w:semiHidden/>
    <w:rsid w:val="00583E49"/>
    <w:rPr>
      <w:sz w:val="20"/>
      <w:szCs w:val="20"/>
    </w:rPr>
  </w:style>
  <w:style w:type="character" w:styleId="EndnoteReference">
    <w:name w:val="endnote reference"/>
    <w:basedOn w:val="DefaultParagraphFont"/>
    <w:uiPriority w:val="99"/>
    <w:semiHidden/>
    <w:unhideWhenUsed/>
    <w:rsid w:val="00583E49"/>
    <w:rPr>
      <w:vertAlign w:val="superscript"/>
    </w:rPr>
  </w:style>
  <w:style w:type="table" w:customStyle="1" w:styleId="TableGrid1">
    <w:name w:val="Table Grid1"/>
    <w:basedOn w:val="TableNormal"/>
    <w:next w:val="TableGrid"/>
    <w:uiPriority w:val="59"/>
    <w:rsid w:val="00531764"/>
    <w:pPr>
      <w:spacing w:after="0" w:line="240" w:lineRule="auto"/>
    </w:pPr>
    <w:rPr>
      <w:rFonts w:ascii="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sid w:val="004C4FC9"/>
    <w:pPr>
      <w:keepLines w:val="0"/>
      <w:tabs>
        <w:tab w:val="clear" w:pos="851"/>
        <w:tab w:val="clear" w:pos="1701"/>
        <w:tab w:val="clear" w:pos="2552"/>
        <w:tab w:val="clear" w:pos="3402"/>
        <w:tab w:val="clear" w:pos="4253"/>
        <w:tab w:val="clear" w:pos="5103"/>
        <w:tab w:val="clear" w:pos="5954"/>
        <w:tab w:val="clear" w:pos="6804"/>
        <w:tab w:val="clear" w:pos="7655"/>
      </w:tabs>
      <w:spacing w:after="0"/>
    </w:pPr>
    <w:rPr>
      <w:rFonts w:ascii="Times New Roman" w:eastAsiaTheme="minorHAnsi" w:hAnsi="Times New Roman" w:cs="Times New Roman"/>
      <w:sz w:val="20"/>
      <w:szCs w:val="20"/>
      <w:lang w:bidi="ar-SA"/>
    </w:rPr>
  </w:style>
  <w:style w:type="character" w:customStyle="1" w:styleId="FootnoteTextChar">
    <w:name w:val="Footnote Text Char"/>
    <w:basedOn w:val="DefaultParagraphFont"/>
    <w:link w:val="FootnoteText"/>
    <w:uiPriority w:val="99"/>
    <w:rsid w:val="004C4FC9"/>
    <w:rPr>
      <w:rFonts w:ascii="Times New Roman" w:hAnsi="Times New Roman" w:cs="Times New Roman"/>
      <w:sz w:val="20"/>
      <w:szCs w:val="20"/>
    </w:rPr>
  </w:style>
  <w:style w:type="paragraph" w:customStyle="1" w:styleId="xmsonormal">
    <w:name w:val="x_msonormal"/>
    <w:basedOn w:val="Normal"/>
    <w:rsid w:val="004C4FC9"/>
    <w:pPr>
      <w:keepLines w:val="0"/>
      <w:tabs>
        <w:tab w:val="clear" w:pos="851"/>
        <w:tab w:val="clear" w:pos="1701"/>
        <w:tab w:val="clear" w:pos="2552"/>
        <w:tab w:val="clear" w:pos="3402"/>
        <w:tab w:val="clear" w:pos="4253"/>
        <w:tab w:val="clear" w:pos="5103"/>
        <w:tab w:val="clear" w:pos="5954"/>
        <w:tab w:val="clear" w:pos="6804"/>
        <w:tab w:val="clear" w:pos="7655"/>
      </w:tabs>
      <w:spacing w:after="0"/>
    </w:pPr>
    <w:rPr>
      <w:rFonts w:eastAsiaTheme="minorHAnsi" w:cs="Calibri"/>
      <w:sz w:val="22"/>
      <w:szCs w:val="22"/>
      <w:lang w:bidi="ar-SA"/>
    </w:rPr>
  </w:style>
  <w:style w:type="paragraph" w:customStyle="1" w:styleId="xmsolistparagraph">
    <w:name w:val="x_msolistparagraph"/>
    <w:basedOn w:val="Normal"/>
    <w:rsid w:val="00773687"/>
    <w:pPr>
      <w:keepLines w:val="0"/>
      <w:tabs>
        <w:tab w:val="clear" w:pos="851"/>
        <w:tab w:val="clear" w:pos="1701"/>
        <w:tab w:val="clear" w:pos="2552"/>
        <w:tab w:val="clear" w:pos="3402"/>
        <w:tab w:val="clear" w:pos="4253"/>
        <w:tab w:val="clear" w:pos="5103"/>
        <w:tab w:val="clear" w:pos="5954"/>
        <w:tab w:val="clear" w:pos="6804"/>
        <w:tab w:val="clear" w:pos="7655"/>
      </w:tabs>
      <w:spacing w:after="0"/>
    </w:pPr>
    <w:rPr>
      <w:rFonts w:eastAsiaTheme="minorHAnsi" w:cs="Calibri"/>
      <w:sz w:val="22"/>
      <w:szCs w:val="22"/>
      <w:lang w:bidi="ar-SA"/>
    </w:rPr>
  </w:style>
  <w:style w:type="character" w:customStyle="1" w:styleId="cf01">
    <w:name w:val="cf01"/>
    <w:basedOn w:val="DefaultParagraphFont"/>
    <w:rsid w:val="00B82D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79195">
      <w:bodyDiv w:val="1"/>
      <w:marLeft w:val="0"/>
      <w:marRight w:val="0"/>
      <w:marTop w:val="0"/>
      <w:marBottom w:val="0"/>
      <w:divBdr>
        <w:top w:val="none" w:sz="0" w:space="0" w:color="auto"/>
        <w:left w:val="none" w:sz="0" w:space="0" w:color="auto"/>
        <w:bottom w:val="none" w:sz="0" w:space="0" w:color="auto"/>
        <w:right w:val="none" w:sz="0" w:space="0" w:color="auto"/>
      </w:divBdr>
    </w:div>
    <w:div w:id="142427159">
      <w:bodyDiv w:val="1"/>
      <w:marLeft w:val="0"/>
      <w:marRight w:val="0"/>
      <w:marTop w:val="0"/>
      <w:marBottom w:val="0"/>
      <w:divBdr>
        <w:top w:val="none" w:sz="0" w:space="0" w:color="auto"/>
        <w:left w:val="none" w:sz="0" w:space="0" w:color="auto"/>
        <w:bottom w:val="none" w:sz="0" w:space="0" w:color="auto"/>
        <w:right w:val="none" w:sz="0" w:space="0" w:color="auto"/>
      </w:divBdr>
    </w:div>
    <w:div w:id="386151530">
      <w:bodyDiv w:val="1"/>
      <w:marLeft w:val="0"/>
      <w:marRight w:val="0"/>
      <w:marTop w:val="0"/>
      <w:marBottom w:val="0"/>
      <w:divBdr>
        <w:top w:val="none" w:sz="0" w:space="0" w:color="auto"/>
        <w:left w:val="none" w:sz="0" w:space="0" w:color="auto"/>
        <w:bottom w:val="none" w:sz="0" w:space="0" w:color="auto"/>
        <w:right w:val="none" w:sz="0" w:space="0" w:color="auto"/>
      </w:divBdr>
    </w:div>
    <w:div w:id="570386000">
      <w:bodyDiv w:val="1"/>
      <w:marLeft w:val="0"/>
      <w:marRight w:val="0"/>
      <w:marTop w:val="0"/>
      <w:marBottom w:val="0"/>
      <w:divBdr>
        <w:top w:val="none" w:sz="0" w:space="0" w:color="auto"/>
        <w:left w:val="none" w:sz="0" w:space="0" w:color="auto"/>
        <w:bottom w:val="none" w:sz="0" w:space="0" w:color="auto"/>
        <w:right w:val="none" w:sz="0" w:space="0" w:color="auto"/>
      </w:divBdr>
    </w:div>
    <w:div w:id="687291019">
      <w:bodyDiv w:val="1"/>
      <w:marLeft w:val="0"/>
      <w:marRight w:val="0"/>
      <w:marTop w:val="0"/>
      <w:marBottom w:val="0"/>
      <w:divBdr>
        <w:top w:val="none" w:sz="0" w:space="0" w:color="auto"/>
        <w:left w:val="none" w:sz="0" w:space="0" w:color="auto"/>
        <w:bottom w:val="none" w:sz="0" w:space="0" w:color="auto"/>
        <w:right w:val="none" w:sz="0" w:space="0" w:color="auto"/>
      </w:divBdr>
    </w:div>
    <w:div w:id="742335037">
      <w:bodyDiv w:val="1"/>
      <w:marLeft w:val="0"/>
      <w:marRight w:val="0"/>
      <w:marTop w:val="0"/>
      <w:marBottom w:val="0"/>
      <w:divBdr>
        <w:top w:val="none" w:sz="0" w:space="0" w:color="auto"/>
        <w:left w:val="none" w:sz="0" w:space="0" w:color="auto"/>
        <w:bottom w:val="none" w:sz="0" w:space="0" w:color="auto"/>
        <w:right w:val="none" w:sz="0" w:space="0" w:color="auto"/>
      </w:divBdr>
    </w:div>
    <w:div w:id="746225211">
      <w:bodyDiv w:val="1"/>
      <w:marLeft w:val="0"/>
      <w:marRight w:val="0"/>
      <w:marTop w:val="0"/>
      <w:marBottom w:val="0"/>
      <w:divBdr>
        <w:top w:val="none" w:sz="0" w:space="0" w:color="auto"/>
        <w:left w:val="none" w:sz="0" w:space="0" w:color="auto"/>
        <w:bottom w:val="none" w:sz="0" w:space="0" w:color="auto"/>
        <w:right w:val="none" w:sz="0" w:space="0" w:color="auto"/>
      </w:divBdr>
    </w:div>
    <w:div w:id="748113735">
      <w:bodyDiv w:val="1"/>
      <w:marLeft w:val="0"/>
      <w:marRight w:val="0"/>
      <w:marTop w:val="0"/>
      <w:marBottom w:val="0"/>
      <w:divBdr>
        <w:top w:val="none" w:sz="0" w:space="0" w:color="auto"/>
        <w:left w:val="none" w:sz="0" w:space="0" w:color="auto"/>
        <w:bottom w:val="none" w:sz="0" w:space="0" w:color="auto"/>
        <w:right w:val="none" w:sz="0" w:space="0" w:color="auto"/>
      </w:divBdr>
      <w:divsChild>
        <w:div w:id="728958276">
          <w:marLeft w:val="0"/>
          <w:marRight w:val="0"/>
          <w:marTop w:val="0"/>
          <w:marBottom w:val="0"/>
          <w:divBdr>
            <w:top w:val="none" w:sz="0" w:space="0" w:color="auto"/>
            <w:left w:val="none" w:sz="0" w:space="0" w:color="auto"/>
            <w:bottom w:val="none" w:sz="0" w:space="0" w:color="auto"/>
            <w:right w:val="none" w:sz="0" w:space="0" w:color="auto"/>
          </w:divBdr>
          <w:divsChild>
            <w:div w:id="711534946">
              <w:marLeft w:val="0"/>
              <w:marRight w:val="0"/>
              <w:marTop w:val="0"/>
              <w:marBottom w:val="0"/>
              <w:divBdr>
                <w:top w:val="none" w:sz="0" w:space="0" w:color="auto"/>
                <w:left w:val="none" w:sz="0" w:space="0" w:color="auto"/>
                <w:bottom w:val="none" w:sz="0" w:space="0" w:color="auto"/>
                <w:right w:val="none" w:sz="0" w:space="0" w:color="auto"/>
              </w:divBdr>
            </w:div>
          </w:divsChild>
        </w:div>
        <w:div w:id="932860970">
          <w:marLeft w:val="0"/>
          <w:marRight w:val="0"/>
          <w:marTop w:val="0"/>
          <w:marBottom w:val="0"/>
          <w:divBdr>
            <w:top w:val="none" w:sz="0" w:space="0" w:color="auto"/>
            <w:left w:val="none" w:sz="0" w:space="0" w:color="auto"/>
            <w:bottom w:val="none" w:sz="0" w:space="0" w:color="auto"/>
            <w:right w:val="none" w:sz="0" w:space="0" w:color="auto"/>
          </w:divBdr>
          <w:divsChild>
            <w:div w:id="769620792">
              <w:marLeft w:val="0"/>
              <w:marRight w:val="0"/>
              <w:marTop w:val="0"/>
              <w:marBottom w:val="0"/>
              <w:divBdr>
                <w:top w:val="none" w:sz="0" w:space="0" w:color="auto"/>
                <w:left w:val="none" w:sz="0" w:space="0" w:color="auto"/>
                <w:bottom w:val="none" w:sz="0" w:space="0" w:color="auto"/>
                <w:right w:val="none" w:sz="0" w:space="0" w:color="auto"/>
              </w:divBdr>
            </w:div>
          </w:divsChild>
        </w:div>
        <w:div w:id="1783720124">
          <w:marLeft w:val="0"/>
          <w:marRight w:val="0"/>
          <w:marTop w:val="0"/>
          <w:marBottom w:val="0"/>
          <w:divBdr>
            <w:top w:val="none" w:sz="0" w:space="0" w:color="auto"/>
            <w:left w:val="none" w:sz="0" w:space="0" w:color="auto"/>
            <w:bottom w:val="none" w:sz="0" w:space="0" w:color="auto"/>
            <w:right w:val="none" w:sz="0" w:space="0" w:color="auto"/>
          </w:divBdr>
          <w:divsChild>
            <w:div w:id="572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3689">
      <w:bodyDiv w:val="1"/>
      <w:marLeft w:val="0"/>
      <w:marRight w:val="0"/>
      <w:marTop w:val="0"/>
      <w:marBottom w:val="0"/>
      <w:divBdr>
        <w:top w:val="none" w:sz="0" w:space="0" w:color="auto"/>
        <w:left w:val="none" w:sz="0" w:space="0" w:color="auto"/>
        <w:bottom w:val="none" w:sz="0" w:space="0" w:color="auto"/>
        <w:right w:val="none" w:sz="0" w:space="0" w:color="auto"/>
      </w:divBdr>
      <w:divsChild>
        <w:div w:id="975257155">
          <w:marLeft w:val="446"/>
          <w:marRight w:val="0"/>
          <w:marTop w:val="0"/>
          <w:marBottom w:val="0"/>
          <w:divBdr>
            <w:top w:val="none" w:sz="0" w:space="0" w:color="auto"/>
            <w:left w:val="none" w:sz="0" w:space="0" w:color="auto"/>
            <w:bottom w:val="none" w:sz="0" w:space="0" w:color="auto"/>
            <w:right w:val="none" w:sz="0" w:space="0" w:color="auto"/>
          </w:divBdr>
        </w:div>
      </w:divsChild>
    </w:div>
    <w:div w:id="809982994">
      <w:bodyDiv w:val="1"/>
      <w:marLeft w:val="0"/>
      <w:marRight w:val="0"/>
      <w:marTop w:val="0"/>
      <w:marBottom w:val="0"/>
      <w:divBdr>
        <w:top w:val="none" w:sz="0" w:space="0" w:color="auto"/>
        <w:left w:val="none" w:sz="0" w:space="0" w:color="auto"/>
        <w:bottom w:val="none" w:sz="0" w:space="0" w:color="auto"/>
        <w:right w:val="none" w:sz="0" w:space="0" w:color="auto"/>
      </w:divBdr>
    </w:div>
    <w:div w:id="882449869">
      <w:bodyDiv w:val="1"/>
      <w:marLeft w:val="0"/>
      <w:marRight w:val="0"/>
      <w:marTop w:val="0"/>
      <w:marBottom w:val="0"/>
      <w:divBdr>
        <w:top w:val="none" w:sz="0" w:space="0" w:color="auto"/>
        <w:left w:val="none" w:sz="0" w:space="0" w:color="auto"/>
        <w:bottom w:val="none" w:sz="0" w:space="0" w:color="auto"/>
        <w:right w:val="none" w:sz="0" w:space="0" w:color="auto"/>
      </w:divBdr>
    </w:div>
    <w:div w:id="921179228">
      <w:bodyDiv w:val="1"/>
      <w:marLeft w:val="0"/>
      <w:marRight w:val="0"/>
      <w:marTop w:val="0"/>
      <w:marBottom w:val="0"/>
      <w:divBdr>
        <w:top w:val="none" w:sz="0" w:space="0" w:color="auto"/>
        <w:left w:val="none" w:sz="0" w:space="0" w:color="auto"/>
        <w:bottom w:val="none" w:sz="0" w:space="0" w:color="auto"/>
        <w:right w:val="none" w:sz="0" w:space="0" w:color="auto"/>
      </w:divBdr>
    </w:div>
    <w:div w:id="969751111">
      <w:bodyDiv w:val="1"/>
      <w:marLeft w:val="0"/>
      <w:marRight w:val="0"/>
      <w:marTop w:val="0"/>
      <w:marBottom w:val="0"/>
      <w:divBdr>
        <w:top w:val="none" w:sz="0" w:space="0" w:color="auto"/>
        <w:left w:val="none" w:sz="0" w:space="0" w:color="auto"/>
        <w:bottom w:val="none" w:sz="0" w:space="0" w:color="auto"/>
        <w:right w:val="none" w:sz="0" w:space="0" w:color="auto"/>
      </w:divBdr>
    </w:div>
    <w:div w:id="974602110">
      <w:bodyDiv w:val="1"/>
      <w:marLeft w:val="0"/>
      <w:marRight w:val="0"/>
      <w:marTop w:val="0"/>
      <w:marBottom w:val="0"/>
      <w:divBdr>
        <w:top w:val="none" w:sz="0" w:space="0" w:color="auto"/>
        <w:left w:val="none" w:sz="0" w:space="0" w:color="auto"/>
        <w:bottom w:val="none" w:sz="0" w:space="0" w:color="auto"/>
        <w:right w:val="none" w:sz="0" w:space="0" w:color="auto"/>
      </w:divBdr>
    </w:div>
    <w:div w:id="1279217460">
      <w:bodyDiv w:val="1"/>
      <w:marLeft w:val="0"/>
      <w:marRight w:val="0"/>
      <w:marTop w:val="0"/>
      <w:marBottom w:val="0"/>
      <w:divBdr>
        <w:top w:val="none" w:sz="0" w:space="0" w:color="auto"/>
        <w:left w:val="none" w:sz="0" w:space="0" w:color="auto"/>
        <w:bottom w:val="none" w:sz="0" w:space="0" w:color="auto"/>
        <w:right w:val="none" w:sz="0" w:space="0" w:color="auto"/>
      </w:divBdr>
    </w:div>
    <w:div w:id="1300114092">
      <w:bodyDiv w:val="1"/>
      <w:marLeft w:val="0"/>
      <w:marRight w:val="0"/>
      <w:marTop w:val="0"/>
      <w:marBottom w:val="0"/>
      <w:divBdr>
        <w:top w:val="none" w:sz="0" w:space="0" w:color="auto"/>
        <w:left w:val="none" w:sz="0" w:space="0" w:color="auto"/>
        <w:bottom w:val="none" w:sz="0" w:space="0" w:color="auto"/>
        <w:right w:val="none" w:sz="0" w:space="0" w:color="auto"/>
      </w:divBdr>
    </w:div>
    <w:div w:id="1306741355">
      <w:bodyDiv w:val="1"/>
      <w:marLeft w:val="0"/>
      <w:marRight w:val="0"/>
      <w:marTop w:val="0"/>
      <w:marBottom w:val="0"/>
      <w:divBdr>
        <w:top w:val="none" w:sz="0" w:space="0" w:color="auto"/>
        <w:left w:val="none" w:sz="0" w:space="0" w:color="auto"/>
        <w:bottom w:val="none" w:sz="0" w:space="0" w:color="auto"/>
        <w:right w:val="none" w:sz="0" w:space="0" w:color="auto"/>
      </w:divBdr>
      <w:divsChild>
        <w:div w:id="339046789">
          <w:marLeft w:val="0"/>
          <w:marRight w:val="0"/>
          <w:marTop w:val="0"/>
          <w:marBottom w:val="0"/>
          <w:divBdr>
            <w:top w:val="none" w:sz="0" w:space="0" w:color="auto"/>
            <w:left w:val="none" w:sz="0" w:space="0" w:color="auto"/>
            <w:bottom w:val="none" w:sz="0" w:space="0" w:color="auto"/>
            <w:right w:val="none" w:sz="0" w:space="0" w:color="auto"/>
          </w:divBdr>
          <w:divsChild>
            <w:div w:id="1836918730">
              <w:marLeft w:val="0"/>
              <w:marRight w:val="0"/>
              <w:marTop w:val="0"/>
              <w:marBottom w:val="0"/>
              <w:divBdr>
                <w:top w:val="none" w:sz="0" w:space="0" w:color="auto"/>
                <w:left w:val="none" w:sz="0" w:space="0" w:color="auto"/>
                <w:bottom w:val="none" w:sz="0" w:space="0" w:color="auto"/>
                <w:right w:val="none" w:sz="0" w:space="0" w:color="auto"/>
              </w:divBdr>
            </w:div>
          </w:divsChild>
        </w:div>
        <w:div w:id="923615055">
          <w:marLeft w:val="0"/>
          <w:marRight w:val="0"/>
          <w:marTop w:val="0"/>
          <w:marBottom w:val="0"/>
          <w:divBdr>
            <w:top w:val="none" w:sz="0" w:space="0" w:color="auto"/>
            <w:left w:val="none" w:sz="0" w:space="0" w:color="auto"/>
            <w:bottom w:val="none" w:sz="0" w:space="0" w:color="auto"/>
            <w:right w:val="none" w:sz="0" w:space="0" w:color="auto"/>
          </w:divBdr>
          <w:divsChild>
            <w:div w:id="718212996">
              <w:marLeft w:val="0"/>
              <w:marRight w:val="0"/>
              <w:marTop w:val="0"/>
              <w:marBottom w:val="0"/>
              <w:divBdr>
                <w:top w:val="none" w:sz="0" w:space="0" w:color="auto"/>
                <w:left w:val="none" w:sz="0" w:space="0" w:color="auto"/>
                <w:bottom w:val="none" w:sz="0" w:space="0" w:color="auto"/>
                <w:right w:val="none" w:sz="0" w:space="0" w:color="auto"/>
              </w:divBdr>
            </w:div>
          </w:divsChild>
        </w:div>
        <w:div w:id="1454861975">
          <w:marLeft w:val="0"/>
          <w:marRight w:val="0"/>
          <w:marTop w:val="0"/>
          <w:marBottom w:val="0"/>
          <w:divBdr>
            <w:top w:val="none" w:sz="0" w:space="0" w:color="auto"/>
            <w:left w:val="none" w:sz="0" w:space="0" w:color="auto"/>
            <w:bottom w:val="none" w:sz="0" w:space="0" w:color="auto"/>
            <w:right w:val="none" w:sz="0" w:space="0" w:color="auto"/>
          </w:divBdr>
          <w:divsChild>
            <w:div w:id="17042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2673">
      <w:bodyDiv w:val="1"/>
      <w:marLeft w:val="0"/>
      <w:marRight w:val="0"/>
      <w:marTop w:val="0"/>
      <w:marBottom w:val="0"/>
      <w:divBdr>
        <w:top w:val="none" w:sz="0" w:space="0" w:color="auto"/>
        <w:left w:val="none" w:sz="0" w:space="0" w:color="auto"/>
        <w:bottom w:val="none" w:sz="0" w:space="0" w:color="auto"/>
        <w:right w:val="none" w:sz="0" w:space="0" w:color="auto"/>
      </w:divBdr>
    </w:div>
    <w:div w:id="1425613998">
      <w:bodyDiv w:val="1"/>
      <w:marLeft w:val="0"/>
      <w:marRight w:val="0"/>
      <w:marTop w:val="0"/>
      <w:marBottom w:val="0"/>
      <w:divBdr>
        <w:top w:val="none" w:sz="0" w:space="0" w:color="auto"/>
        <w:left w:val="none" w:sz="0" w:space="0" w:color="auto"/>
        <w:bottom w:val="none" w:sz="0" w:space="0" w:color="auto"/>
        <w:right w:val="none" w:sz="0" w:space="0" w:color="auto"/>
      </w:divBdr>
    </w:div>
    <w:div w:id="1438871451">
      <w:bodyDiv w:val="1"/>
      <w:marLeft w:val="0"/>
      <w:marRight w:val="0"/>
      <w:marTop w:val="0"/>
      <w:marBottom w:val="0"/>
      <w:divBdr>
        <w:top w:val="none" w:sz="0" w:space="0" w:color="auto"/>
        <w:left w:val="none" w:sz="0" w:space="0" w:color="auto"/>
        <w:bottom w:val="none" w:sz="0" w:space="0" w:color="auto"/>
        <w:right w:val="none" w:sz="0" w:space="0" w:color="auto"/>
      </w:divBdr>
    </w:div>
    <w:div w:id="1457717639">
      <w:bodyDiv w:val="1"/>
      <w:marLeft w:val="0"/>
      <w:marRight w:val="0"/>
      <w:marTop w:val="0"/>
      <w:marBottom w:val="0"/>
      <w:divBdr>
        <w:top w:val="none" w:sz="0" w:space="0" w:color="auto"/>
        <w:left w:val="none" w:sz="0" w:space="0" w:color="auto"/>
        <w:bottom w:val="none" w:sz="0" w:space="0" w:color="auto"/>
        <w:right w:val="none" w:sz="0" w:space="0" w:color="auto"/>
      </w:divBdr>
    </w:div>
    <w:div w:id="1520460614">
      <w:bodyDiv w:val="1"/>
      <w:marLeft w:val="0"/>
      <w:marRight w:val="0"/>
      <w:marTop w:val="0"/>
      <w:marBottom w:val="0"/>
      <w:divBdr>
        <w:top w:val="none" w:sz="0" w:space="0" w:color="auto"/>
        <w:left w:val="none" w:sz="0" w:space="0" w:color="auto"/>
        <w:bottom w:val="none" w:sz="0" w:space="0" w:color="auto"/>
        <w:right w:val="none" w:sz="0" w:space="0" w:color="auto"/>
      </w:divBdr>
      <w:divsChild>
        <w:div w:id="1895655274">
          <w:marLeft w:val="1440"/>
          <w:marRight w:val="0"/>
          <w:marTop w:val="0"/>
          <w:marBottom w:val="0"/>
          <w:divBdr>
            <w:top w:val="none" w:sz="0" w:space="0" w:color="auto"/>
            <w:left w:val="none" w:sz="0" w:space="0" w:color="auto"/>
            <w:bottom w:val="none" w:sz="0" w:space="0" w:color="auto"/>
            <w:right w:val="none" w:sz="0" w:space="0" w:color="auto"/>
          </w:divBdr>
        </w:div>
        <w:div w:id="2032828366">
          <w:marLeft w:val="720"/>
          <w:marRight w:val="0"/>
          <w:marTop w:val="0"/>
          <w:marBottom w:val="0"/>
          <w:divBdr>
            <w:top w:val="none" w:sz="0" w:space="0" w:color="auto"/>
            <w:left w:val="none" w:sz="0" w:space="0" w:color="auto"/>
            <w:bottom w:val="none" w:sz="0" w:space="0" w:color="auto"/>
            <w:right w:val="none" w:sz="0" w:space="0" w:color="auto"/>
          </w:divBdr>
        </w:div>
        <w:div w:id="2039159155">
          <w:marLeft w:val="1440"/>
          <w:marRight w:val="0"/>
          <w:marTop w:val="0"/>
          <w:marBottom w:val="0"/>
          <w:divBdr>
            <w:top w:val="none" w:sz="0" w:space="0" w:color="auto"/>
            <w:left w:val="none" w:sz="0" w:space="0" w:color="auto"/>
            <w:bottom w:val="none" w:sz="0" w:space="0" w:color="auto"/>
            <w:right w:val="none" w:sz="0" w:space="0" w:color="auto"/>
          </w:divBdr>
        </w:div>
      </w:divsChild>
    </w:div>
    <w:div w:id="1548445012">
      <w:bodyDiv w:val="1"/>
      <w:marLeft w:val="0"/>
      <w:marRight w:val="0"/>
      <w:marTop w:val="0"/>
      <w:marBottom w:val="0"/>
      <w:divBdr>
        <w:top w:val="none" w:sz="0" w:space="0" w:color="auto"/>
        <w:left w:val="none" w:sz="0" w:space="0" w:color="auto"/>
        <w:bottom w:val="none" w:sz="0" w:space="0" w:color="auto"/>
        <w:right w:val="none" w:sz="0" w:space="0" w:color="auto"/>
      </w:divBdr>
    </w:div>
    <w:div w:id="1569850095">
      <w:bodyDiv w:val="1"/>
      <w:marLeft w:val="0"/>
      <w:marRight w:val="0"/>
      <w:marTop w:val="0"/>
      <w:marBottom w:val="0"/>
      <w:divBdr>
        <w:top w:val="none" w:sz="0" w:space="0" w:color="auto"/>
        <w:left w:val="none" w:sz="0" w:space="0" w:color="auto"/>
        <w:bottom w:val="none" w:sz="0" w:space="0" w:color="auto"/>
        <w:right w:val="none" w:sz="0" w:space="0" w:color="auto"/>
      </w:divBdr>
    </w:div>
    <w:div w:id="1711106187">
      <w:bodyDiv w:val="1"/>
      <w:marLeft w:val="0"/>
      <w:marRight w:val="0"/>
      <w:marTop w:val="0"/>
      <w:marBottom w:val="0"/>
      <w:divBdr>
        <w:top w:val="none" w:sz="0" w:space="0" w:color="auto"/>
        <w:left w:val="none" w:sz="0" w:space="0" w:color="auto"/>
        <w:bottom w:val="none" w:sz="0" w:space="0" w:color="auto"/>
        <w:right w:val="none" w:sz="0" w:space="0" w:color="auto"/>
      </w:divBdr>
    </w:div>
    <w:div w:id="1991054680">
      <w:bodyDiv w:val="1"/>
      <w:marLeft w:val="0"/>
      <w:marRight w:val="0"/>
      <w:marTop w:val="0"/>
      <w:marBottom w:val="0"/>
      <w:divBdr>
        <w:top w:val="none" w:sz="0" w:space="0" w:color="auto"/>
        <w:left w:val="none" w:sz="0" w:space="0" w:color="auto"/>
        <w:bottom w:val="none" w:sz="0" w:space="0" w:color="auto"/>
        <w:right w:val="none" w:sz="0" w:space="0" w:color="auto"/>
      </w:divBdr>
    </w:div>
    <w:div w:id="2070959423">
      <w:bodyDiv w:val="1"/>
      <w:marLeft w:val="0"/>
      <w:marRight w:val="0"/>
      <w:marTop w:val="0"/>
      <w:marBottom w:val="0"/>
      <w:divBdr>
        <w:top w:val="none" w:sz="0" w:space="0" w:color="auto"/>
        <w:left w:val="none" w:sz="0" w:space="0" w:color="auto"/>
        <w:bottom w:val="none" w:sz="0" w:space="0" w:color="auto"/>
        <w:right w:val="none" w:sz="0" w:space="0" w:color="auto"/>
      </w:divBdr>
    </w:div>
    <w:div w:id="208275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merican.edu/provost/ogis/elta-esl/how-to-apply.cf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j1visa.state.gov/participants/how-to-apply/about-ds-2019/ds-2019-frequently-asked-questions/" TargetMode="External"/><Relationship Id="rId21" Type="http://schemas.openxmlformats.org/officeDocument/2006/relationships/hyperlink" Target="https://www.american.edu/student-affairs/isss/upload/cfis-form-attachment-a.pdf" TargetMode="External"/><Relationship Id="rId42" Type="http://schemas.openxmlformats.org/officeDocument/2006/relationships/hyperlink" Target="https://www.uscis.gov/sites/default/files/document/forms/i-134instr.pdf" TargetMode="External"/><Relationship Id="rId47" Type="http://schemas.openxmlformats.org/officeDocument/2006/relationships/hyperlink" Target="https://studyinthestates.dhs.gov/sevis-help-hub/sevis-basics/system-data-entry-standards/name-standards" TargetMode="External"/><Relationship Id="rId63" Type="http://schemas.openxmlformats.org/officeDocument/2006/relationships/image" Target="media/image12.png"/><Relationship Id="rId68" Type="http://schemas.openxmlformats.org/officeDocument/2006/relationships/image" Target="media/image17.png"/><Relationship Id="rId84" Type="http://schemas.openxmlformats.org/officeDocument/2006/relationships/hyperlink" Target="http://www.usembassy.gov" TargetMode="External"/><Relationship Id="rId89" Type="http://schemas.openxmlformats.org/officeDocument/2006/relationships/hyperlink" Target="https://urldefense.proofpoint.com/v2/url?u=https-3A__lnks.gd_l_eyJhbGciOiJIUzI1NiJ9.eyJidWxsZXRpbl9saW5rX2lkIjoxMDEsInVyaSI6ImJwMjpjbGljayIsImJ1bGxldGluX2lkIjoiMjAxOTEwMzAuMTIyMzIxMTEiLCJ1cmwiOiJodHRwczovL3d3dy51c2Npcy5nb3YvSTUzOU9ubGluZSJ9.oZ45NyRefbrBfAABi0Z4sdxi7CopxEriPQRzbGK4F4k_br_70725396183-2Dl&amp;d=DwMFAA&amp;c=U0G0XJAMhEk_X0GAGzCL7Q&amp;r=IYZaZ-7RGktC_rzMDzsmmay8hZLliROMcMRA3mbB_aM&amp;m=-utB8j1nALqjGiSM7CWUbWxhxAEzSM1a9NfS_mgjDcM&amp;s=JpHtQs5F2ssNrSTM9BHjsXvU1Fa6jGPn6Cahyc2sv2A&amp;e=" TargetMode="External"/><Relationship Id="rId16" Type="http://schemas.openxmlformats.org/officeDocument/2006/relationships/hyperlink" Target="https://www.american.edu/ocl/isss/upload/f1-and-j1-student-visa-comparison.pdf" TargetMode="Externa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hyperlink" Target="https://travel.state.gov/content/travel/en/us-visas/visa-information-resources/administrative-processing-information.html" TargetMode="External"/><Relationship Id="rId37" Type="http://schemas.openxmlformats.org/officeDocument/2006/relationships/hyperlink" Target="https://www.american.edu/student-affairs/isss/upload/cfis_2023.pdf" TargetMode="External"/><Relationship Id="rId53" Type="http://schemas.openxmlformats.org/officeDocument/2006/relationships/hyperlink" Target="https://ieagleadmin.american.edu/istart/controllers/admin/login.html" TargetMode="External"/><Relationship Id="rId58" Type="http://schemas.openxmlformats.org/officeDocument/2006/relationships/image" Target="media/image9.png"/><Relationship Id="rId74" Type="http://schemas.openxmlformats.org/officeDocument/2006/relationships/image" Target="media/image22.png"/><Relationship Id="rId79" Type="http://schemas.openxmlformats.org/officeDocument/2006/relationships/hyperlink" Target="https://ieagle.american.edu/" TargetMode="External"/><Relationship Id="rId102" Type="http://schemas.openxmlformats.org/officeDocument/2006/relationships/image" Target="media/image30.png"/><Relationship Id="rId5" Type="http://schemas.openxmlformats.org/officeDocument/2006/relationships/webSettings" Target="webSettings.xml"/><Relationship Id="rId90" Type="http://schemas.openxmlformats.org/officeDocument/2006/relationships/hyperlink" Target="https://ieagle.american.edu/istart/controllers/start/start.cfm?_ga=2.185093225.1987979669.1615813059-1491098748.1601665249" TargetMode="External"/><Relationship Id="rId95" Type="http://schemas.openxmlformats.org/officeDocument/2006/relationships/hyperlink" Target="http://www.american.edu/ocl/isss/immigrationsdocs.cfm" TargetMode="External"/><Relationship Id="rId22" Type="http://schemas.openxmlformats.org/officeDocument/2006/relationships/hyperlink" Target="https://www.american.edu/student-affairs/isss/financial-documents.cfm" TargetMode="External"/><Relationship Id="rId27" Type="http://schemas.openxmlformats.org/officeDocument/2006/relationships/hyperlink" Target="https://www.american.edu/ocl/isss/immigration-and-visa-incoming-students.cfm" TargetMode="External"/><Relationship Id="rId43" Type="http://schemas.openxmlformats.org/officeDocument/2006/relationships/hyperlink" Target="https://studyinthestates.dhs.gov/sevis-help-hub/sevis-basics/system-data-entry-standards/name-standards" TargetMode="External"/><Relationship Id="rId48" Type="http://schemas.openxmlformats.org/officeDocument/2006/relationships/image" Target="media/image2.emf"/><Relationship Id="rId64" Type="http://schemas.openxmlformats.org/officeDocument/2006/relationships/image" Target="media/image13.png"/><Relationship Id="rId69" Type="http://schemas.openxmlformats.org/officeDocument/2006/relationships/image" Target="media/image18.png"/><Relationship Id="rId80" Type="http://schemas.openxmlformats.org/officeDocument/2006/relationships/hyperlink" Target="https://www.american.edu/ocl/isss/immigration-and-visa-incoming-students.cfm" TargetMode="External"/><Relationship Id="rId85" Type="http://schemas.openxmlformats.org/officeDocument/2006/relationships/hyperlink" Target="http://www.american.edu/ocl/isss/visa-interview-tips.cfm" TargetMode="External"/><Relationship Id="rId12" Type="http://schemas.openxmlformats.org/officeDocument/2006/relationships/comments" Target="comments.xml"/><Relationship Id="rId17" Type="http://schemas.openxmlformats.org/officeDocument/2006/relationships/hyperlink" Target="javascript:HandleLink('cpe_0_0','CPNEWWIN:_blank%5e@https://www.nafsa.org/_/file/_/amresource/8cfr2142f.htm?_ga=1.230982364.236205795.1487956350');" TargetMode="External"/><Relationship Id="rId33" Type="http://schemas.openxmlformats.org/officeDocument/2006/relationships/hyperlink" Target="https://www.american.edu/ocl/isss/Cost-Guides.cfm" TargetMode="External"/><Relationship Id="rId38" Type="http://schemas.openxmlformats.org/officeDocument/2006/relationships/hyperlink" Target="https://www.american.edu/ocl/isss/Cost-Guides.cfm" TargetMode="External"/><Relationship Id="rId59" Type="http://schemas.openxmlformats.org/officeDocument/2006/relationships/image" Target="media/image10.emf"/><Relationship Id="rId103" Type="http://schemas.openxmlformats.org/officeDocument/2006/relationships/image" Target="media/image31.png"/><Relationship Id="rId108" Type="http://schemas.microsoft.com/office/2011/relationships/people" Target="people.xml"/><Relationship Id="rId54" Type="http://schemas.openxmlformats.org/officeDocument/2006/relationships/hyperlink" Target="mailto:isss@american.edu" TargetMode="External"/><Relationship Id="rId70" Type="http://schemas.openxmlformats.org/officeDocument/2006/relationships/hyperlink" Target="mailto:isssdocuments@american.edu" TargetMode="External"/><Relationship Id="rId75" Type="http://schemas.openxmlformats.org/officeDocument/2006/relationships/hyperlink" Target="mailto:isssdocuments@american.edu" TargetMode="External"/><Relationship Id="rId91" Type="http://schemas.openxmlformats.org/officeDocument/2006/relationships/hyperlink" Target="https://ieagle.american.edu/istart/controllers/start/start.cfm?_ga=2.260187213.1987979669.1615813059-1491098748.1601665249" TargetMode="External"/><Relationship Id="rId96" Type="http://schemas.openxmlformats.org/officeDocument/2006/relationships/hyperlink" Target="http://www.american.edu/ocl/isss/Financial-Proof.cf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mailto:isssdocuments@american.edu" TargetMode="External"/><Relationship Id="rId28" Type="http://schemas.openxmlformats.org/officeDocument/2006/relationships/hyperlink" Target="https://fmjfee.com/i901fee/index.html" TargetMode="External"/><Relationship Id="rId36" Type="http://schemas.openxmlformats.org/officeDocument/2006/relationships/hyperlink" Target="https://www.american.edu/ocl/isss/washingtoncollegeoflawcostguides.cfm" TargetMode="External"/><Relationship Id="rId49" Type="http://schemas.openxmlformats.org/officeDocument/2006/relationships/image" Target="media/image3.emf"/><Relationship Id="rId57" Type="http://schemas.openxmlformats.org/officeDocument/2006/relationships/image" Target="media/image8.png"/><Relationship Id="rId106"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hyperlink" Target="https://travel.state.gov/content/travel/en/us-visas/visa-information-resources/wait-times.html" TargetMode="External"/><Relationship Id="rId44" Type="http://schemas.openxmlformats.org/officeDocument/2006/relationships/hyperlink" Target="https://travel.state.gov/content/travel/en/us-visas/visa-information-resources/wait-times.html" TargetMode="External"/><Relationship Id="rId52" Type="http://schemas.openxmlformats.org/officeDocument/2006/relationships/hyperlink" Target="https://www.american.edu/student-affairs/isss/upload/cfis-form-attachment-a.pdf" TargetMode="External"/><Relationship Id="rId60" Type="http://schemas.openxmlformats.org/officeDocument/2006/relationships/image" Target="media/image11.png"/><Relationship Id="rId65" Type="http://schemas.openxmlformats.org/officeDocument/2006/relationships/image" Target="media/image14.png"/><Relationship Id="rId73" Type="http://schemas.openxmlformats.org/officeDocument/2006/relationships/image" Target="media/image21.png"/><Relationship Id="rId78" Type="http://schemas.openxmlformats.org/officeDocument/2006/relationships/hyperlink" Target="mailto:J1ev@american.edu" TargetMode="External"/><Relationship Id="rId81" Type="http://schemas.openxmlformats.org/officeDocument/2006/relationships/hyperlink" Target="https://www.american.edu/ocl/isss/financial-documents.cfm" TargetMode="External"/><Relationship Id="rId86" Type="http://schemas.openxmlformats.org/officeDocument/2006/relationships/hyperlink" Target="http://www.american.edu/ocl/isss" TargetMode="External"/><Relationship Id="rId94" Type="http://schemas.openxmlformats.org/officeDocument/2006/relationships/hyperlink" Target="mailto:ISSSdocuments@american.edu" TargetMode="External"/><Relationship Id="rId99" Type="http://schemas.openxmlformats.org/officeDocument/2006/relationships/image" Target="media/image27.png"/><Relationship Id="rId101"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hyperlink" Target="javascript:HandleLink('cpe_0_0','CPNEWWIN:_blank%5e@http://www.nafsa.org/_/file/_/amresource/22cfr62.htm?_ga=1.20866427.236205795.1487956350%20-%20subparta');" TargetMode="External"/><Relationship Id="rId39" Type="http://schemas.openxmlformats.org/officeDocument/2006/relationships/hyperlink" Target="https://www.american.edu/student-affairs/isss/upload/cfis-form-attachment-a.pdf" TargetMode="External"/><Relationship Id="rId109" Type="http://schemas.openxmlformats.org/officeDocument/2006/relationships/theme" Target="theme/theme1.xml"/><Relationship Id="rId34" Type="http://schemas.openxmlformats.org/officeDocument/2006/relationships/hyperlink" Target="https://www.american.edu/aucentral/about-student-health-insurance-plan.cfm" TargetMode="External"/><Relationship Id="rId50" Type="http://schemas.openxmlformats.org/officeDocument/2006/relationships/image" Target="media/image4.png"/><Relationship Id="rId55" Type="http://schemas.openxmlformats.org/officeDocument/2006/relationships/image" Target="media/image6.png"/><Relationship Id="rId76" Type="http://schemas.openxmlformats.org/officeDocument/2006/relationships/image" Target="media/image23.png"/><Relationship Id="rId97" Type="http://schemas.openxmlformats.org/officeDocument/2006/relationships/image" Target="media/image25.png"/><Relationship Id="rId104"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hyperlink" Target="https://ieagle.american.edu/istart/controllers/start/start.cfm?_ga=2.260187213.1987979669.1615813059-1491098748.1601665249" TargetMode="External"/><Relationship Id="rId2" Type="http://schemas.openxmlformats.org/officeDocument/2006/relationships/numbering" Target="numbering.xml"/><Relationship Id="rId29" Type="http://schemas.openxmlformats.org/officeDocument/2006/relationships/hyperlink" Target="https://travel.state.gov/content/travel/en/us-visas.html" TargetMode="External"/><Relationship Id="rId24" Type="http://schemas.openxmlformats.org/officeDocument/2006/relationships/hyperlink" Target="https://www.american.edu/transfer-students/" TargetMode="External"/><Relationship Id="rId40" Type="http://schemas.openxmlformats.org/officeDocument/2006/relationships/hyperlink" Target="https://www.american.edu/financialaid/alternative-loans.cfm" TargetMode="External"/><Relationship Id="rId45" Type="http://schemas.openxmlformats.org/officeDocument/2006/relationships/hyperlink" Target="https://www.american.edu/admissions/international/instructions.cfm" TargetMode="External"/><Relationship Id="rId66" Type="http://schemas.openxmlformats.org/officeDocument/2006/relationships/image" Target="media/image15.png"/><Relationship Id="rId87" Type="http://schemas.openxmlformats.org/officeDocument/2006/relationships/hyperlink" Target="https://ieagle.american.edu/istart/controllers/start/start.cfm?_ga=2.185093225.1987979669.1615813059-1491098748.1601665249" TargetMode="External"/><Relationship Id="rId110" Type="http://schemas.microsoft.com/office/2020/10/relationships/intelligence" Target="intelligence2.xml"/><Relationship Id="rId61" Type="http://schemas.openxmlformats.org/officeDocument/2006/relationships/hyperlink" Target="https://studyinthestates.dhs.gov/2021/11/read-new-policy-guidance-for-the-use-of-electronic-signatures-and-transmission-of-the-form" TargetMode="External"/><Relationship Id="rId82" Type="http://schemas.openxmlformats.org/officeDocument/2006/relationships/hyperlink" Target="mailto:CFIS" TargetMode="External"/><Relationship Id="rId19" Type="http://schemas.openxmlformats.org/officeDocument/2006/relationships/hyperlink" Target="https://www.american.edu/student-affairs/isss/cost-guides.cfm" TargetMode="External"/><Relationship Id="rId14" Type="http://schemas.microsoft.com/office/2016/09/relationships/commentsIds" Target="commentsIds.xml"/><Relationship Id="rId30" Type="http://schemas.openxmlformats.org/officeDocument/2006/relationships/hyperlink" Target="https://www.american.edu/ocl/isss/visa-interview-tips.cfm" TargetMode="External"/><Relationship Id="rId35" Type="http://schemas.openxmlformats.org/officeDocument/2006/relationships/hyperlink" Target="https://www.american.edu/ocl/isss/cost-guides.cfm" TargetMode="External"/><Relationship Id="rId56" Type="http://schemas.openxmlformats.org/officeDocument/2006/relationships/image" Target="media/image7.png"/><Relationship Id="rId77" Type="http://schemas.openxmlformats.org/officeDocument/2006/relationships/image" Target="media/image24.png"/><Relationship Id="rId100" Type="http://schemas.openxmlformats.org/officeDocument/2006/relationships/image" Target="media/image28.png"/><Relationship Id="rId105"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5.png"/><Relationship Id="rId72" Type="http://schemas.openxmlformats.org/officeDocument/2006/relationships/image" Target="media/image20.png"/><Relationship Id="rId93" Type="http://schemas.openxmlformats.org/officeDocument/2006/relationships/hyperlink" Target="mailto:ISSSdocuments@american.edu" TargetMode="External"/><Relationship Id="rId98" Type="http://schemas.openxmlformats.org/officeDocument/2006/relationships/image" Target="media/image26.png"/><Relationship Id="rId3" Type="http://schemas.openxmlformats.org/officeDocument/2006/relationships/styles" Target="styles.xml"/><Relationship Id="rId25" Type="http://schemas.openxmlformats.org/officeDocument/2006/relationships/hyperlink" Target="https://www.ice.gov/doclib/sevis/pdf/I20-guidance.pdf" TargetMode="External"/><Relationship Id="rId46" Type="http://schemas.openxmlformats.org/officeDocument/2006/relationships/hyperlink" Target="mailto:isssdocuments@american.edu" TargetMode="External"/><Relationship Id="rId67" Type="http://schemas.openxmlformats.org/officeDocument/2006/relationships/image" Target="media/image16.png"/><Relationship Id="rId20" Type="http://schemas.openxmlformats.org/officeDocument/2006/relationships/hyperlink" Target="https://www.american.edu/student-affairs/isss/upload/cfis_2023.pdf" TargetMode="External"/><Relationship Id="rId41" Type="http://schemas.openxmlformats.org/officeDocument/2006/relationships/hyperlink" Target="https://www.uscis.gov/sites/default/files/files/form/i-134.pdf" TargetMode="External"/><Relationship Id="rId62" Type="http://schemas.openxmlformats.org/officeDocument/2006/relationships/hyperlink" Target="https://j1visa.state.gov/participants/how-to-apply/about-ds-2019/ds-2019-frequently-asked-questions/" TargetMode="External"/><Relationship Id="rId83" Type="http://schemas.openxmlformats.org/officeDocument/2006/relationships/hyperlink" Target="http://www.fmjfee.com" TargetMode="External"/><Relationship Id="rId88" Type="http://schemas.openxmlformats.org/officeDocument/2006/relationships/hyperlink" Target="https://travel.stat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65699-A2DF-40C0-BF59-26B5CF1DB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2110</TotalTime>
  <Pages>98</Pages>
  <Words>20990</Words>
  <Characters>118039</Characters>
  <Application>Microsoft Office Word</Application>
  <DocSecurity>0</DocSecurity>
  <Lines>983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Fatmira Hoxha</dc:creator>
  <cp:keywords/>
  <dc:description/>
  <cp:lastModifiedBy>Nicole Powers</cp:lastModifiedBy>
  <cp:revision>26</cp:revision>
  <cp:lastPrinted>2021-07-15T20:04:00Z</cp:lastPrinted>
  <dcterms:created xsi:type="dcterms:W3CDTF">2023-06-13T12:42:00Z</dcterms:created>
  <dcterms:modified xsi:type="dcterms:W3CDTF">2023-10-10T21:04:00Z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c1fb32990dcd7a62acf5a6a4300cc3cd5bf744b50896c395b0b4b9f729b2d186</vt:lpwstr>
  </property>
</Properties>
</file>